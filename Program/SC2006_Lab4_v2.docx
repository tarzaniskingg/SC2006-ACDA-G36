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82F2" w14:textId="77777777" w:rsidR="00274B62" w:rsidRPr="00A510ED" w:rsidRDefault="00274B62">
      <w:pPr>
        <w:pStyle w:val="line"/>
      </w:pPr>
    </w:p>
    <w:p w14:paraId="361C6FA8" w14:textId="77777777" w:rsidR="00274B62" w:rsidRDefault="00274B62">
      <w:pPr>
        <w:pStyle w:val="Title"/>
      </w:pPr>
      <w:r>
        <w:t>Software Requirements Specification</w:t>
      </w:r>
    </w:p>
    <w:p w14:paraId="7BF44F87" w14:textId="77777777" w:rsidR="00274B62" w:rsidRDefault="00274B62">
      <w:pPr>
        <w:pStyle w:val="Title"/>
        <w:spacing w:before="0" w:after="400"/>
        <w:rPr>
          <w:sz w:val="40"/>
        </w:rPr>
      </w:pPr>
      <w:r>
        <w:rPr>
          <w:sz w:val="40"/>
        </w:rPr>
        <w:t>for</w:t>
      </w:r>
    </w:p>
    <w:p w14:paraId="0574AB0E" w14:textId="3E58A5F6" w:rsidR="00274B62" w:rsidRDefault="00587C2F" w:rsidP="00F96E47">
      <w:pPr>
        <w:pStyle w:val="Title"/>
      </w:pPr>
      <w:proofErr w:type="spellStart"/>
      <w:r w:rsidRPr="5DBC4B4C">
        <w:t>SG</w:t>
      </w:r>
      <w:r w:rsidR="00F96E47" w:rsidRPr="5DBC4B4C">
        <w:t>TravelBud</w:t>
      </w:r>
      <w:proofErr w:type="spellEnd"/>
    </w:p>
    <w:p w14:paraId="6E51AFF4" w14:textId="15DD54F3" w:rsidR="13ADB37E" w:rsidRDefault="0056516C" w:rsidP="13ADB37E">
      <w:pPr>
        <w:pStyle w:val="ByLine"/>
      </w:pPr>
      <w:r>
        <w:t xml:space="preserve">Version </w:t>
      </w:r>
      <w:r w:rsidR="00E54A00">
        <w:t>4</w:t>
      </w:r>
      <w:r>
        <w:t>.</w:t>
      </w:r>
      <w:r w:rsidR="00EB73CD">
        <w:t>4</w:t>
      </w:r>
      <w:r>
        <w:t xml:space="preserve"> </w:t>
      </w:r>
      <w:r>
        <w:t>approved</w:t>
      </w:r>
    </w:p>
    <w:p w14:paraId="7BF45F77" w14:textId="66C6850C" w:rsidR="0056516C" w:rsidRDefault="0056516C" w:rsidP="13ADB37E">
      <w:pPr>
        <w:pStyle w:val="ByLine"/>
      </w:pPr>
      <w:r w:rsidRPr="5DBC4B4C">
        <w:t xml:space="preserve">Prepared by </w:t>
      </w:r>
      <w:r w:rsidR="009629E7" w:rsidRPr="5DBC4B4C">
        <w:t>Huynh Thao Tuong Van,</w:t>
      </w:r>
      <w:r w:rsidR="0074081D" w:rsidRPr="5DBC4B4C">
        <w:t xml:space="preserve"> Michelle Low </w:t>
      </w:r>
      <w:proofErr w:type="spellStart"/>
      <w:r w:rsidR="0074081D" w:rsidRPr="5DBC4B4C">
        <w:t>Yuan-Ying</w:t>
      </w:r>
      <w:proofErr w:type="spellEnd"/>
      <w:r w:rsidR="0074081D" w:rsidRPr="5DBC4B4C">
        <w:t>,</w:t>
      </w:r>
      <w:r w:rsidR="00C80F43" w:rsidRPr="5DBC4B4C">
        <w:t xml:space="preserve"> </w:t>
      </w:r>
      <w:r w:rsidR="00C80F43" w:rsidRPr="5DBC4B4C">
        <w:t>Ong Zhi Jie,</w:t>
      </w:r>
      <w:r w:rsidR="00397FD7" w:rsidRPr="5DBC4B4C">
        <w:t xml:space="preserve"> Teng Wen Ting, Wan </w:t>
      </w:r>
      <w:proofErr w:type="spellStart"/>
      <w:r w:rsidR="00397FD7" w:rsidRPr="5DBC4B4C">
        <w:t>Chenpeng</w:t>
      </w:r>
      <w:proofErr w:type="spellEnd"/>
    </w:p>
    <w:p w14:paraId="514DEB25" w14:textId="1580169E" w:rsidR="00397FD7" w:rsidRDefault="00632E64" w:rsidP="13ADB37E">
      <w:pPr>
        <w:pStyle w:val="ByLine"/>
      </w:pPr>
      <w:r>
        <w:t>NTU</w:t>
      </w:r>
    </w:p>
    <w:p w14:paraId="3812F8F4" w14:textId="09DC62D3" w:rsidR="00632E64" w:rsidRDefault="00836DDA" w:rsidP="13ADB37E">
      <w:pPr>
        <w:pStyle w:val="ByLine"/>
      </w:pPr>
      <w:r>
        <w:t>10 April</w:t>
      </w:r>
      <w:r w:rsidR="00632E64">
        <w:t xml:space="preserve"> 2026</w:t>
      </w:r>
    </w:p>
    <w:p w14:paraId="1CC42650" w14:textId="69E39B04" w:rsidR="00274B62" w:rsidRDefault="00587C2F">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br w:type="page"/>
      </w:r>
      <w:bookmarkStart w:id="5" w:name="_Toc222998622"/>
      <w:r w:rsidR="00274B62">
        <w:lastRenderedPageBreak/>
        <w:t>Table of Contents</w:t>
      </w:r>
      <w:bookmarkEnd w:id="5"/>
    </w:p>
    <w:p w14:paraId="634DFD05" w14:textId="717E8082" w:rsidR="000D4223" w:rsidRDefault="00274B62">
      <w:pPr>
        <w:pStyle w:val="TOC1"/>
        <w:rPr>
          <w:rFonts w:ascii="Aptos" w:hAnsi="Aptos" w:cs="Arial"/>
          <w:b w:val="0"/>
          <w:kern w:val="2"/>
          <w:szCs w:val="24"/>
          <w:lang w:eastAsia="zh-CN"/>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0D4223">
        <w:t>Table of Contents</w:t>
      </w:r>
      <w:r w:rsidR="000D4223">
        <w:tab/>
      </w:r>
      <w:r w:rsidR="000D4223">
        <w:fldChar w:fldCharType="begin"/>
      </w:r>
      <w:r w:rsidR="000D4223">
        <w:instrText xml:space="preserve"> PAGEREF _Toc222998622 \h </w:instrText>
      </w:r>
      <w:r w:rsidR="000D4223">
        <w:fldChar w:fldCharType="separate"/>
      </w:r>
      <w:r w:rsidR="00C14779">
        <w:t>ii</w:t>
      </w:r>
      <w:r w:rsidR="000D4223">
        <w:fldChar w:fldCharType="end"/>
      </w:r>
    </w:p>
    <w:p w14:paraId="41F09833" w14:textId="472711EB" w:rsidR="000D4223" w:rsidRDefault="000D4223">
      <w:pPr>
        <w:pStyle w:val="TOC1"/>
        <w:rPr>
          <w:rFonts w:ascii="Aptos" w:hAnsi="Aptos" w:cs="Arial"/>
          <w:b w:val="0"/>
          <w:kern w:val="2"/>
          <w:szCs w:val="24"/>
          <w:lang w:eastAsia="zh-CN"/>
        </w:rPr>
      </w:pPr>
      <w:r>
        <w:t>Revision History</w:t>
      </w:r>
      <w:r>
        <w:tab/>
      </w:r>
      <w:r>
        <w:fldChar w:fldCharType="begin"/>
      </w:r>
      <w:r>
        <w:instrText xml:space="preserve"> PAGEREF _Toc222998623 \h </w:instrText>
      </w:r>
      <w:r>
        <w:fldChar w:fldCharType="separate"/>
      </w:r>
      <w:r w:rsidR="00C14779">
        <w:t>ii</w:t>
      </w:r>
      <w:r>
        <w:fldChar w:fldCharType="end"/>
      </w:r>
    </w:p>
    <w:p w14:paraId="460BA38F" w14:textId="01111D64" w:rsidR="000D4223" w:rsidRDefault="000D4223">
      <w:pPr>
        <w:pStyle w:val="TOC1"/>
        <w:rPr>
          <w:rFonts w:ascii="Aptos" w:hAnsi="Aptos" w:cs="Arial"/>
          <w:b w:val="0"/>
          <w:kern w:val="2"/>
          <w:szCs w:val="24"/>
          <w:lang w:eastAsia="zh-CN"/>
        </w:rPr>
      </w:pPr>
      <w:r>
        <w:t>1.</w:t>
      </w:r>
      <w:r>
        <w:rPr>
          <w:rFonts w:ascii="Aptos" w:hAnsi="Aptos" w:cs="Arial"/>
          <w:b w:val="0"/>
          <w:kern w:val="2"/>
          <w:szCs w:val="24"/>
          <w:lang w:eastAsia="zh-CN"/>
        </w:rPr>
        <w:tab/>
      </w:r>
      <w:r>
        <w:t>Introduction</w:t>
      </w:r>
      <w:r>
        <w:tab/>
      </w:r>
      <w:r>
        <w:fldChar w:fldCharType="begin"/>
      </w:r>
      <w:r>
        <w:instrText xml:space="preserve"> PAGEREF _Toc222998624 \h </w:instrText>
      </w:r>
      <w:r>
        <w:fldChar w:fldCharType="separate"/>
      </w:r>
      <w:r w:rsidR="00C14779">
        <w:t>1</w:t>
      </w:r>
      <w:r>
        <w:fldChar w:fldCharType="end"/>
      </w:r>
    </w:p>
    <w:p w14:paraId="478E8648" w14:textId="2A4F7C8E" w:rsidR="000D4223" w:rsidRDefault="000D4223">
      <w:pPr>
        <w:pStyle w:val="TOC2"/>
        <w:tabs>
          <w:tab w:val="left" w:pos="960"/>
        </w:tabs>
        <w:rPr>
          <w:rFonts w:ascii="Aptos" w:hAnsi="Aptos" w:cs="Arial"/>
          <w:kern w:val="2"/>
          <w:sz w:val="24"/>
          <w:szCs w:val="24"/>
          <w:lang w:eastAsia="zh-CN"/>
        </w:rPr>
      </w:pPr>
      <w:r>
        <w:rPr>
          <w:noProof/>
        </w:rPr>
        <w:t>1.1</w:t>
      </w:r>
      <w:r>
        <w:rPr>
          <w:rFonts w:ascii="Aptos" w:hAnsi="Aptos" w:cs="Arial"/>
          <w:kern w:val="2"/>
          <w:sz w:val="24"/>
          <w:szCs w:val="24"/>
          <w:lang w:eastAsia="zh-CN"/>
        </w:rPr>
        <w:tab/>
      </w:r>
      <w:r>
        <w:rPr>
          <w:noProof/>
        </w:rPr>
        <w:t>Purpose</w:t>
      </w:r>
      <w:r>
        <w:rPr>
          <w:noProof/>
        </w:rPr>
        <w:tab/>
      </w:r>
      <w:r>
        <w:rPr>
          <w:noProof/>
        </w:rPr>
        <w:fldChar w:fldCharType="begin"/>
      </w:r>
      <w:r>
        <w:rPr>
          <w:noProof/>
        </w:rPr>
        <w:instrText xml:space="preserve"> PAGEREF _Toc222998625 \h </w:instrText>
      </w:r>
      <w:r>
        <w:rPr>
          <w:noProof/>
        </w:rPr>
      </w:r>
      <w:r>
        <w:rPr>
          <w:noProof/>
        </w:rPr>
        <w:fldChar w:fldCharType="separate"/>
      </w:r>
      <w:r w:rsidR="00C14779">
        <w:rPr>
          <w:noProof/>
        </w:rPr>
        <w:t>1</w:t>
      </w:r>
      <w:r>
        <w:rPr>
          <w:noProof/>
        </w:rPr>
        <w:fldChar w:fldCharType="end"/>
      </w:r>
    </w:p>
    <w:p w14:paraId="41C2501F" w14:textId="7202F457" w:rsidR="000D4223" w:rsidRDefault="000D4223">
      <w:pPr>
        <w:pStyle w:val="TOC2"/>
        <w:tabs>
          <w:tab w:val="left" w:pos="960"/>
        </w:tabs>
        <w:rPr>
          <w:rFonts w:ascii="Aptos" w:hAnsi="Aptos" w:cs="Arial"/>
          <w:kern w:val="2"/>
          <w:sz w:val="24"/>
          <w:szCs w:val="24"/>
          <w:lang w:eastAsia="zh-CN"/>
        </w:rPr>
      </w:pPr>
      <w:r>
        <w:rPr>
          <w:noProof/>
        </w:rPr>
        <w:t>1.2</w:t>
      </w:r>
      <w:r>
        <w:rPr>
          <w:rFonts w:ascii="Aptos" w:hAnsi="Aptos" w:cs="Arial"/>
          <w:kern w:val="2"/>
          <w:sz w:val="24"/>
          <w:szCs w:val="24"/>
          <w:lang w:eastAsia="zh-CN"/>
        </w:rPr>
        <w:tab/>
      </w:r>
      <w:r>
        <w:rPr>
          <w:noProof/>
        </w:rPr>
        <w:t>Document Conventions</w:t>
      </w:r>
      <w:r>
        <w:rPr>
          <w:noProof/>
        </w:rPr>
        <w:tab/>
      </w:r>
      <w:r>
        <w:rPr>
          <w:noProof/>
        </w:rPr>
        <w:fldChar w:fldCharType="begin"/>
      </w:r>
      <w:r>
        <w:rPr>
          <w:noProof/>
        </w:rPr>
        <w:instrText xml:space="preserve"> PAGEREF _Toc222998626 \h </w:instrText>
      </w:r>
      <w:r>
        <w:rPr>
          <w:noProof/>
        </w:rPr>
      </w:r>
      <w:r>
        <w:rPr>
          <w:noProof/>
        </w:rPr>
        <w:fldChar w:fldCharType="separate"/>
      </w:r>
      <w:r w:rsidR="00C14779">
        <w:rPr>
          <w:noProof/>
        </w:rPr>
        <w:t>1</w:t>
      </w:r>
      <w:r>
        <w:rPr>
          <w:noProof/>
        </w:rPr>
        <w:fldChar w:fldCharType="end"/>
      </w:r>
    </w:p>
    <w:p w14:paraId="5688988A" w14:textId="0EB1D848" w:rsidR="000D4223" w:rsidRDefault="000D4223">
      <w:pPr>
        <w:pStyle w:val="TOC2"/>
        <w:tabs>
          <w:tab w:val="left" w:pos="960"/>
        </w:tabs>
        <w:rPr>
          <w:rFonts w:ascii="Aptos" w:hAnsi="Aptos" w:cs="Arial"/>
          <w:kern w:val="2"/>
          <w:sz w:val="24"/>
          <w:szCs w:val="24"/>
          <w:lang w:eastAsia="zh-CN"/>
        </w:rPr>
      </w:pPr>
      <w:r>
        <w:rPr>
          <w:noProof/>
        </w:rPr>
        <w:t>1.3</w:t>
      </w:r>
      <w:r>
        <w:rPr>
          <w:rFonts w:ascii="Aptos" w:hAnsi="Aptos" w:cs="Arial"/>
          <w:kern w:val="2"/>
          <w:sz w:val="24"/>
          <w:szCs w:val="24"/>
          <w:lang w:eastAsia="zh-CN"/>
        </w:rPr>
        <w:tab/>
      </w:r>
      <w:r>
        <w:rPr>
          <w:noProof/>
        </w:rPr>
        <w:t>Intended Audience and Reading Suggestions</w:t>
      </w:r>
      <w:r>
        <w:rPr>
          <w:noProof/>
        </w:rPr>
        <w:tab/>
      </w:r>
      <w:r>
        <w:rPr>
          <w:noProof/>
        </w:rPr>
        <w:fldChar w:fldCharType="begin"/>
      </w:r>
      <w:r>
        <w:rPr>
          <w:noProof/>
        </w:rPr>
        <w:instrText xml:space="preserve"> PAGEREF _Toc222998627 \h </w:instrText>
      </w:r>
      <w:r>
        <w:rPr>
          <w:noProof/>
        </w:rPr>
      </w:r>
      <w:r>
        <w:rPr>
          <w:noProof/>
        </w:rPr>
        <w:fldChar w:fldCharType="separate"/>
      </w:r>
      <w:r w:rsidR="00C14779">
        <w:rPr>
          <w:noProof/>
        </w:rPr>
        <w:t>1</w:t>
      </w:r>
      <w:r>
        <w:rPr>
          <w:noProof/>
        </w:rPr>
        <w:fldChar w:fldCharType="end"/>
      </w:r>
    </w:p>
    <w:p w14:paraId="5150D9D2" w14:textId="6D2DDB55" w:rsidR="000D4223" w:rsidRDefault="000D4223">
      <w:pPr>
        <w:pStyle w:val="TOC2"/>
        <w:tabs>
          <w:tab w:val="left" w:pos="960"/>
        </w:tabs>
        <w:rPr>
          <w:rFonts w:ascii="Aptos" w:hAnsi="Aptos" w:cs="Arial"/>
          <w:kern w:val="2"/>
          <w:sz w:val="24"/>
          <w:szCs w:val="24"/>
          <w:lang w:eastAsia="zh-CN"/>
        </w:rPr>
      </w:pPr>
      <w:r>
        <w:rPr>
          <w:noProof/>
        </w:rPr>
        <w:t>1.4</w:t>
      </w:r>
      <w:r>
        <w:rPr>
          <w:rFonts w:ascii="Aptos" w:hAnsi="Aptos" w:cs="Arial"/>
          <w:kern w:val="2"/>
          <w:sz w:val="24"/>
          <w:szCs w:val="24"/>
          <w:lang w:eastAsia="zh-CN"/>
        </w:rPr>
        <w:tab/>
      </w:r>
      <w:r>
        <w:rPr>
          <w:noProof/>
        </w:rPr>
        <w:t>Product Scope</w:t>
      </w:r>
      <w:r>
        <w:rPr>
          <w:noProof/>
        </w:rPr>
        <w:tab/>
      </w:r>
      <w:r>
        <w:rPr>
          <w:noProof/>
        </w:rPr>
        <w:fldChar w:fldCharType="begin"/>
      </w:r>
      <w:r>
        <w:rPr>
          <w:noProof/>
        </w:rPr>
        <w:instrText xml:space="preserve"> PAGEREF _Toc222998628 \h </w:instrText>
      </w:r>
      <w:r>
        <w:rPr>
          <w:noProof/>
        </w:rPr>
      </w:r>
      <w:r>
        <w:rPr>
          <w:noProof/>
        </w:rPr>
        <w:fldChar w:fldCharType="separate"/>
      </w:r>
      <w:r w:rsidR="00C14779">
        <w:rPr>
          <w:noProof/>
        </w:rPr>
        <w:t>2</w:t>
      </w:r>
      <w:r>
        <w:rPr>
          <w:noProof/>
        </w:rPr>
        <w:fldChar w:fldCharType="end"/>
      </w:r>
    </w:p>
    <w:p w14:paraId="25C13883" w14:textId="3B3C3500" w:rsidR="000D4223" w:rsidRDefault="000D4223">
      <w:pPr>
        <w:pStyle w:val="TOC2"/>
        <w:tabs>
          <w:tab w:val="left" w:pos="960"/>
        </w:tabs>
        <w:rPr>
          <w:rFonts w:ascii="Aptos" w:hAnsi="Aptos" w:cs="Arial"/>
          <w:kern w:val="2"/>
          <w:sz w:val="24"/>
          <w:szCs w:val="24"/>
          <w:lang w:eastAsia="zh-CN"/>
        </w:rPr>
      </w:pPr>
      <w:r>
        <w:rPr>
          <w:noProof/>
        </w:rPr>
        <w:t>1.5</w:t>
      </w:r>
      <w:r>
        <w:rPr>
          <w:rFonts w:ascii="Aptos" w:hAnsi="Aptos" w:cs="Arial"/>
          <w:kern w:val="2"/>
          <w:sz w:val="24"/>
          <w:szCs w:val="24"/>
          <w:lang w:eastAsia="zh-CN"/>
        </w:rPr>
        <w:tab/>
      </w:r>
      <w:r>
        <w:rPr>
          <w:noProof/>
        </w:rPr>
        <w:t>References</w:t>
      </w:r>
      <w:r>
        <w:rPr>
          <w:noProof/>
        </w:rPr>
        <w:tab/>
      </w:r>
      <w:r>
        <w:rPr>
          <w:noProof/>
        </w:rPr>
        <w:fldChar w:fldCharType="begin"/>
      </w:r>
      <w:r>
        <w:rPr>
          <w:noProof/>
        </w:rPr>
        <w:instrText xml:space="preserve"> PAGEREF _Toc222998629 \h </w:instrText>
      </w:r>
      <w:r>
        <w:rPr>
          <w:noProof/>
        </w:rPr>
      </w:r>
      <w:r>
        <w:rPr>
          <w:noProof/>
        </w:rPr>
        <w:fldChar w:fldCharType="separate"/>
      </w:r>
      <w:r w:rsidR="00C14779">
        <w:rPr>
          <w:noProof/>
        </w:rPr>
        <w:t>2</w:t>
      </w:r>
      <w:r>
        <w:rPr>
          <w:noProof/>
        </w:rPr>
        <w:fldChar w:fldCharType="end"/>
      </w:r>
    </w:p>
    <w:p w14:paraId="00A1D0A9" w14:textId="5807152E" w:rsidR="000D4223" w:rsidRDefault="000D4223">
      <w:pPr>
        <w:pStyle w:val="TOC1"/>
        <w:rPr>
          <w:rFonts w:ascii="Aptos" w:hAnsi="Aptos" w:cs="Arial"/>
          <w:b w:val="0"/>
          <w:kern w:val="2"/>
          <w:szCs w:val="24"/>
          <w:lang w:eastAsia="zh-CN"/>
        </w:rPr>
      </w:pPr>
      <w:r>
        <w:t>2.</w:t>
      </w:r>
      <w:r>
        <w:rPr>
          <w:rFonts w:ascii="Aptos" w:hAnsi="Aptos" w:cs="Arial"/>
          <w:b w:val="0"/>
          <w:kern w:val="2"/>
          <w:szCs w:val="24"/>
          <w:lang w:eastAsia="zh-CN"/>
        </w:rPr>
        <w:tab/>
      </w:r>
      <w:r>
        <w:t>Overall Description</w:t>
      </w:r>
      <w:r>
        <w:tab/>
      </w:r>
      <w:r>
        <w:fldChar w:fldCharType="begin"/>
      </w:r>
      <w:r>
        <w:instrText xml:space="preserve"> PAGEREF _Toc222998630 \h </w:instrText>
      </w:r>
      <w:r>
        <w:fldChar w:fldCharType="separate"/>
      </w:r>
      <w:r w:rsidR="00C14779">
        <w:t>2</w:t>
      </w:r>
      <w:r>
        <w:fldChar w:fldCharType="end"/>
      </w:r>
    </w:p>
    <w:p w14:paraId="5ACE996B" w14:textId="6580B423" w:rsidR="000D4223" w:rsidRDefault="000D4223">
      <w:pPr>
        <w:pStyle w:val="TOC2"/>
        <w:tabs>
          <w:tab w:val="left" w:pos="960"/>
        </w:tabs>
        <w:rPr>
          <w:rFonts w:ascii="Aptos" w:hAnsi="Aptos" w:cs="Arial"/>
          <w:kern w:val="2"/>
          <w:sz w:val="24"/>
          <w:szCs w:val="24"/>
          <w:lang w:eastAsia="zh-CN"/>
        </w:rPr>
      </w:pPr>
      <w:r>
        <w:rPr>
          <w:noProof/>
        </w:rPr>
        <w:t>2.1</w:t>
      </w:r>
      <w:r>
        <w:rPr>
          <w:rFonts w:ascii="Aptos" w:hAnsi="Aptos" w:cs="Arial"/>
          <w:kern w:val="2"/>
          <w:sz w:val="24"/>
          <w:szCs w:val="24"/>
          <w:lang w:eastAsia="zh-CN"/>
        </w:rPr>
        <w:tab/>
      </w:r>
      <w:r>
        <w:rPr>
          <w:noProof/>
        </w:rPr>
        <w:t>Product Perspective</w:t>
      </w:r>
      <w:r>
        <w:rPr>
          <w:noProof/>
        </w:rPr>
        <w:tab/>
      </w:r>
      <w:r>
        <w:rPr>
          <w:noProof/>
        </w:rPr>
        <w:fldChar w:fldCharType="begin"/>
      </w:r>
      <w:r>
        <w:rPr>
          <w:noProof/>
        </w:rPr>
        <w:instrText xml:space="preserve"> PAGEREF _Toc222998631 \h </w:instrText>
      </w:r>
      <w:r>
        <w:rPr>
          <w:noProof/>
        </w:rPr>
      </w:r>
      <w:r>
        <w:rPr>
          <w:noProof/>
        </w:rPr>
        <w:fldChar w:fldCharType="separate"/>
      </w:r>
      <w:r w:rsidR="00C14779">
        <w:rPr>
          <w:noProof/>
        </w:rPr>
        <w:t>2</w:t>
      </w:r>
      <w:r>
        <w:rPr>
          <w:noProof/>
        </w:rPr>
        <w:fldChar w:fldCharType="end"/>
      </w:r>
    </w:p>
    <w:p w14:paraId="42E0764A" w14:textId="28AE0647" w:rsidR="000D4223" w:rsidRDefault="000D4223">
      <w:pPr>
        <w:pStyle w:val="TOC2"/>
        <w:tabs>
          <w:tab w:val="left" w:pos="960"/>
        </w:tabs>
        <w:rPr>
          <w:rFonts w:ascii="Aptos" w:hAnsi="Aptos" w:cs="Arial"/>
          <w:kern w:val="2"/>
          <w:sz w:val="24"/>
          <w:szCs w:val="24"/>
          <w:lang w:eastAsia="zh-CN"/>
        </w:rPr>
      </w:pPr>
      <w:r>
        <w:rPr>
          <w:noProof/>
        </w:rPr>
        <w:t>2.2</w:t>
      </w:r>
      <w:r>
        <w:rPr>
          <w:rFonts w:ascii="Aptos" w:hAnsi="Aptos" w:cs="Arial"/>
          <w:kern w:val="2"/>
          <w:sz w:val="24"/>
          <w:szCs w:val="24"/>
          <w:lang w:eastAsia="zh-CN"/>
        </w:rPr>
        <w:tab/>
      </w:r>
      <w:r>
        <w:rPr>
          <w:noProof/>
        </w:rPr>
        <w:t>Product Functions</w:t>
      </w:r>
      <w:r>
        <w:rPr>
          <w:noProof/>
        </w:rPr>
        <w:tab/>
      </w:r>
      <w:r>
        <w:rPr>
          <w:noProof/>
        </w:rPr>
        <w:fldChar w:fldCharType="begin"/>
      </w:r>
      <w:r>
        <w:rPr>
          <w:noProof/>
        </w:rPr>
        <w:instrText xml:space="preserve"> PAGEREF _Toc222998632 \h </w:instrText>
      </w:r>
      <w:r>
        <w:rPr>
          <w:noProof/>
        </w:rPr>
      </w:r>
      <w:r>
        <w:rPr>
          <w:noProof/>
        </w:rPr>
        <w:fldChar w:fldCharType="separate"/>
      </w:r>
      <w:r w:rsidR="00C14779">
        <w:rPr>
          <w:noProof/>
        </w:rPr>
        <w:t>2</w:t>
      </w:r>
      <w:r>
        <w:rPr>
          <w:noProof/>
        </w:rPr>
        <w:fldChar w:fldCharType="end"/>
      </w:r>
    </w:p>
    <w:p w14:paraId="3826C0B6" w14:textId="526C2D1F" w:rsidR="000D4223" w:rsidRDefault="000D4223">
      <w:pPr>
        <w:pStyle w:val="TOC2"/>
        <w:tabs>
          <w:tab w:val="left" w:pos="960"/>
        </w:tabs>
        <w:rPr>
          <w:rFonts w:ascii="Aptos" w:hAnsi="Aptos" w:cs="Arial"/>
          <w:kern w:val="2"/>
          <w:sz w:val="24"/>
          <w:szCs w:val="24"/>
          <w:lang w:eastAsia="zh-CN"/>
        </w:rPr>
      </w:pPr>
      <w:r>
        <w:rPr>
          <w:noProof/>
        </w:rPr>
        <w:t>2.3</w:t>
      </w:r>
      <w:r>
        <w:rPr>
          <w:rFonts w:ascii="Aptos" w:hAnsi="Aptos" w:cs="Arial"/>
          <w:kern w:val="2"/>
          <w:sz w:val="24"/>
          <w:szCs w:val="24"/>
          <w:lang w:eastAsia="zh-CN"/>
        </w:rPr>
        <w:tab/>
      </w:r>
      <w:r>
        <w:rPr>
          <w:noProof/>
        </w:rPr>
        <w:t>User Classes and Characteristics</w:t>
      </w:r>
      <w:r>
        <w:rPr>
          <w:noProof/>
        </w:rPr>
        <w:tab/>
      </w:r>
      <w:r>
        <w:rPr>
          <w:noProof/>
        </w:rPr>
        <w:fldChar w:fldCharType="begin"/>
      </w:r>
      <w:r>
        <w:rPr>
          <w:noProof/>
        </w:rPr>
        <w:instrText xml:space="preserve"> PAGEREF _Toc222998633 \h </w:instrText>
      </w:r>
      <w:r>
        <w:rPr>
          <w:noProof/>
        </w:rPr>
      </w:r>
      <w:r>
        <w:rPr>
          <w:noProof/>
        </w:rPr>
        <w:fldChar w:fldCharType="separate"/>
      </w:r>
      <w:r w:rsidR="00C14779">
        <w:rPr>
          <w:noProof/>
        </w:rPr>
        <w:t>3</w:t>
      </w:r>
      <w:r>
        <w:rPr>
          <w:noProof/>
        </w:rPr>
        <w:fldChar w:fldCharType="end"/>
      </w:r>
    </w:p>
    <w:p w14:paraId="41BBD910" w14:textId="3003D3E7" w:rsidR="000D4223" w:rsidRDefault="000D4223">
      <w:pPr>
        <w:pStyle w:val="TOC2"/>
        <w:tabs>
          <w:tab w:val="left" w:pos="960"/>
        </w:tabs>
        <w:rPr>
          <w:rFonts w:ascii="Aptos" w:hAnsi="Aptos" w:cs="Arial"/>
          <w:kern w:val="2"/>
          <w:sz w:val="24"/>
          <w:szCs w:val="24"/>
          <w:lang w:eastAsia="zh-CN"/>
        </w:rPr>
      </w:pPr>
      <w:r>
        <w:rPr>
          <w:noProof/>
        </w:rPr>
        <w:t>2.4</w:t>
      </w:r>
      <w:r>
        <w:rPr>
          <w:rFonts w:ascii="Aptos" w:hAnsi="Aptos" w:cs="Arial"/>
          <w:kern w:val="2"/>
          <w:sz w:val="24"/>
          <w:szCs w:val="24"/>
          <w:lang w:eastAsia="zh-CN"/>
        </w:rPr>
        <w:tab/>
      </w:r>
      <w:r>
        <w:rPr>
          <w:noProof/>
        </w:rPr>
        <w:t>Operating Environment</w:t>
      </w:r>
      <w:r>
        <w:rPr>
          <w:noProof/>
        </w:rPr>
        <w:tab/>
      </w:r>
      <w:r>
        <w:rPr>
          <w:noProof/>
        </w:rPr>
        <w:fldChar w:fldCharType="begin"/>
      </w:r>
      <w:r>
        <w:rPr>
          <w:noProof/>
        </w:rPr>
        <w:instrText xml:space="preserve"> PAGEREF _Toc222998634 \h </w:instrText>
      </w:r>
      <w:r>
        <w:rPr>
          <w:noProof/>
        </w:rPr>
      </w:r>
      <w:r>
        <w:rPr>
          <w:noProof/>
        </w:rPr>
        <w:fldChar w:fldCharType="separate"/>
      </w:r>
      <w:r w:rsidR="00C14779">
        <w:rPr>
          <w:noProof/>
        </w:rPr>
        <w:t>25</w:t>
      </w:r>
      <w:r>
        <w:rPr>
          <w:noProof/>
        </w:rPr>
        <w:fldChar w:fldCharType="end"/>
      </w:r>
    </w:p>
    <w:p w14:paraId="5E831792" w14:textId="79A32C9A" w:rsidR="000D4223" w:rsidRDefault="000D4223">
      <w:pPr>
        <w:pStyle w:val="TOC2"/>
        <w:tabs>
          <w:tab w:val="left" w:pos="960"/>
        </w:tabs>
        <w:rPr>
          <w:rFonts w:ascii="Aptos" w:hAnsi="Aptos" w:cs="Arial"/>
          <w:kern w:val="2"/>
          <w:sz w:val="24"/>
          <w:szCs w:val="24"/>
          <w:lang w:eastAsia="zh-CN"/>
        </w:rPr>
      </w:pPr>
      <w:r>
        <w:rPr>
          <w:noProof/>
        </w:rPr>
        <w:t>2.5</w:t>
      </w:r>
      <w:r>
        <w:rPr>
          <w:rFonts w:ascii="Aptos" w:hAnsi="Aptos" w:cs="Arial"/>
          <w:kern w:val="2"/>
          <w:sz w:val="24"/>
          <w:szCs w:val="24"/>
          <w:lang w:eastAsia="zh-CN"/>
        </w:rPr>
        <w:tab/>
      </w:r>
      <w:r>
        <w:rPr>
          <w:noProof/>
        </w:rPr>
        <w:t>Design and Implementation Constraints</w:t>
      </w:r>
      <w:r>
        <w:rPr>
          <w:noProof/>
        </w:rPr>
        <w:tab/>
      </w:r>
      <w:r>
        <w:rPr>
          <w:noProof/>
        </w:rPr>
        <w:fldChar w:fldCharType="begin"/>
      </w:r>
      <w:r>
        <w:rPr>
          <w:noProof/>
        </w:rPr>
        <w:instrText xml:space="preserve"> PAGEREF _Toc222998635 \h </w:instrText>
      </w:r>
      <w:r>
        <w:rPr>
          <w:noProof/>
        </w:rPr>
      </w:r>
      <w:r>
        <w:rPr>
          <w:noProof/>
        </w:rPr>
        <w:fldChar w:fldCharType="separate"/>
      </w:r>
      <w:r w:rsidR="00C14779">
        <w:rPr>
          <w:noProof/>
        </w:rPr>
        <w:t>25</w:t>
      </w:r>
      <w:r>
        <w:rPr>
          <w:noProof/>
        </w:rPr>
        <w:fldChar w:fldCharType="end"/>
      </w:r>
    </w:p>
    <w:p w14:paraId="662C374B" w14:textId="1EEA718A" w:rsidR="000D4223" w:rsidRDefault="000D4223">
      <w:pPr>
        <w:pStyle w:val="TOC2"/>
        <w:tabs>
          <w:tab w:val="left" w:pos="960"/>
        </w:tabs>
        <w:rPr>
          <w:rFonts w:ascii="Aptos" w:hAnsi="Aptos" w:cs="Arial"/>
          <w:kern w:val="2"/>
          <w:sz w:val="24"/>
          <w:szCs w:val="24"/>
          <w:lang w:eastAsia="zh-CN"/>
        </w:rPr>
      </w:pPr>
      <w:r>
        <w:rPr>
          <w:noProof/>
        </w:rPr>
        <w:t>2.6</w:t>
      </w:r>
      <w:r>
        <w:rPr>
          <w:rFonts w:ascii="Aptos" w:hAnsi="Aptos" w:cs="Arial"/>
          <w:kern w:val="2"/>
          <w:sz w:val="24"/>
          <w:szCs w:val="24"/>
          <w:lang w:eastAsia="zh-CN"/>
        </w:rPr>
        <w:tab/>
      </w:r>
      <w:r>
        <w:rPr>
          <w:noProof/>
        </w:rPr>
        <w:t>User Documentation</w:t>
      </w:r>
      <w:r>
        <w:rPr>
          <w:noProof/>
        </w:rPr>
        <w:tab/>
      </w:r>
      <w:r>
        <w:rPr>
          <w:noProof/>
        </w:rPr>
        <w:fldChar w:fldCharType="begin"/>
      </w:r>
      <w:r>
        <w:rPr>
          <w:noProof/>
        </w:rPr>
        <w:instrText xml:space="preserve"> PAGEREF _Toc222998636 \h </w:instrText>
      </w:r>
      <w:r>
        <w:rPr>
          <w:noProof/>
        </w:rPr>
      </w:r>
      <w:r>
        <w:rPr>
          <w:noProof/>
        </w:rPr>
        <w:fldChar w:fldCharType="separate"/>
      </w:r>
      <w:r w:rsidR="00C14779">
        <w:rPr>
          <w:noProof/>
        </w:rPr>
        <w:t>25</w:t>
      </w:r>
      <w:r>
        <w:rPr>
          <w:noProof/>
        </w:rPr>
        <w:fldChar w:fldCharType="end"/>
      </w:r>
    </w:p>
    <w:p w14:paraId="495230BB" w14:textId="1754EF63" w:rsidR="000D4223" w:rsidRDefault="000D4223">
      <w:pPr>
        <w:pStyle w:val="TOC2"/>
        <w:tabs>
          <w:tab w:val="left" w:pos="960"/>
        </w:tabs>
        <w:rPr>
          <w:rFonts w:ascii="Aptos" w:hAnsi="Aptos" w:cs="Arial"/>
          <w:kern w:val="2"/>
          <w:sz w:val="24"/>
          <w:szCs w:val="24"/>
          <w:lang w:eastAsia="zh-CN"/>
        </w:rPr>
      </w:pPr>
      <w:r>
        <w:rPr>
          <w:noProof/>
        </w:rPr>
        <w:t>2.7</w:t>
      </w:r>
      <w:r>
        <w:rPr>
          <w:rFonts w:ascii="Aptos" w:hAnsi="Aptos" w:cs="Arial"/>
          <w:kern w:val="2"/>
          <w:sz w:val="24"/>
          <w:szCs w:val="24"/>
          <w:lang w:eastAsia="zh-CN"/>
        </w:rPr>
        <w:tab/>
      </w:r>
      <w:r>
        <w:rPr>
          <w:noProof/>
        </w:rPr>
        <w:t>Assumptions and Dependencies</w:t>
      </w:r>
      <w:r>
        <w:rPr>
          <w:noProof/>
        </w:rPr>
        <w:tab/>
      </w:r>
      <w:r>
        <w:rPr>
          <w:noProof/>
        </w:rPr>
        <w:fldChar w:fldCharType="begin"/>
      </w:r>
      <w:r>
        <w:rPr>
          <w:noProof/>
        </w:rPr>
        <w:instrText xml:space="preserve"> PAGEREF _Toc222998637 \h </w:instrText>
      </w:r>
      <w:r>
        <w:rPr>
          <w:noProof/>
        </w:rPr>
      </w:r>
      <w:r>
        <w:rPr>
          <w:noProof/>
        </w:rPr>
        <w:fldChar w:fldCharType="separate"/>
      </w:r>
      <w:r w:rsidR="00C14779">
        <w:rPr>
          <w:noProof/>
        </w:rPr>
        <w:t>25</w:t>
      </w:r>
      <w:r>
        <w:rPr>
          <w:noProof/>
        </w:rPr>
        <w:fldChar w:fldCharType="end"/>
      </w:r>
    </w:p>
    <w:p w14:paraId="712452C4" w14:textId="630FBBC7" w:rsidR="000D4223" w:rsidRDefault="000D4223">
      <w:pPr>
        <w:pStyle w:val="TOC1"/>
        <w:rPr>
          <w:rFonts w:ascii="Aptos" w:hAnsi="Aptos" w:cs="Arial"/>
          <w:b w:val="0"/>
          <w:kern w:val="2"/>
          <w:szCs w:val="24"/>
          <w:lang w:eastAsia="zh-CN"/>
        </w:rPr>
      </w:pPr>
      <w:r>
        <w:t>3.</w:t>
      </w:r>
      <w:r>
        <w:rPr>
          <w:rFonts w:ascii="Aptos" w:hAnsi="Aptos" w:cs="Arial"/>
          <w:b w:val="0"/>
          <w:kern w:val="2"/>
          <w:szCs w:val="24"/>
          <w:lang w:eastAsia="zh-CN"/>
        </w:rPr>
        <w:tab/>
      </w:r>
      <w:r>
        <w:t>External Interface Requirements</w:t>
      </w:r>
      <w:r>
        <w:tab/>
      </w:r>
      <w:r>
        <w:fldChar w:fldCharType="begin"/>
      </w:r>
      <w:r>
        <w:instrText xml:space="preserve"> PAGEREF _Toc222998638 \h </w:instrText>
      </w:r>
      <w:r>
        <w:fldChar w:fldCharType="separate"/>
      </w:r>
      <w:r w:rsidR="00C14779">
        <w:t>26</w:t>
      </w:r>
      <w:r>
        <w:fldChar w:fldCharType="end"/>
      </w:r>
    </w:p>
    <w:p w14:paraId="19882B6E" w14:textId="3DC75C5F" w:rsidR="000D4223" w:rsidRDefault="000D4223">
      <w:pPr>
        <w:pStyle w:val="TOC2"/>
        <w:tabs>
          <w:tab w:val="left" w:pos="960"/>
        </w:tabs>
        <w:rPr>
          <w:rFonts w:ascii="Aptos" w:hAnsi="Aptos" w:cs="Arial"/>
          <w:kern w:val="2"/>
          <w:sz w:val="24"/>
          <w:szCs w:val="24"/>
          <w:lang w:eastAsia="zh-CN"/>
        </w:rPr>
      </w:pPr>
      <w:r>
        <w:rPr>
          <w:noProof/>
        </w:rPr>
        <w:t>3.1</w:t>
      </w:r>
      <w:r>
        <w:rPr>
          <w:rFonts w:ascii="Aptos" w:hAnsi="Aptos" w:cs="Arial"/>
          <w:kern w:val="2"/>
          <w:sz w:val="24"/>
          <w:szCs w:val="24"/>
          <w:lang w:eastAsia="zh-CN"/>
        </w:rPr>
        <w:tab/>
      </w:r>
      <w:r>
        <w:rPr>
          <w:noProof/>
        </w:rPr>
        <w:t>User Interfaces</w:t>
      </w:r>
      <w:r>
        <w:rPr>
          <w:noProof/>
        </w:rPr>
        <w:tab/>
      </w:r>
      <w:r>
        <w:rPr>
          <w:noProof/>
        </w:rPr>
        <w:fldChar w:fldCharType="begin"/>
      </w:r>
      <w:r>
        <w:rPr>
          <w:noProof/>
        </w:rPr>
        <w:instrText xml:space="preserve"> PAGEREF _Toc222998639 \h </w:instrText>
      </w:r>
      <w:r>
        <w:rPr>
          <w:noProof/>
        </w:rPr>
      </w:r>
      <w:r>
        <w:rPr>
          <w:noProof/>
        </w:rPr>
        <w:fldChar w:fldCharType="separate"/>
      </w:r>
      <w:r w:rsidR="00C14779">
        <w:rPr>
          <w:noProof/>
        </w:rPr>
        <w:t>26</w:t>
      </w:r>
      <w:r>
        <w:rPr>
          <w:noProof/>
        </w:rPr>
        <w:fldChar w:fldCharType="end"/>
      </w:r>
    </w:p>
    <w:p w14:paraId="17F6E91D" w14:textId="4B69A23B" w:rsidR="000D4223" w:rsidRDefault="000D4223">
      <w:pPr>
        <w:pStyle w:val="TOC2"/>
        <w:tabs>
          <w:tab w:val="left" w:pos="960"/>
        </w:tabs>
        <w:rPr>
          <w:rFonts w:ascii="Aptos" w:hAnsi="Aptos" w:cs="Arial"/>
          <w:kern w:val="2"/>
          <w:sz w:val="24"/>
          <w:szCs w:val="24"/>
          <w:lang w:eastAsia="zh-CN"/>
        </w:rPr>
      </w:pPr>
      <w:r>
        <w:rPr>
          <w:noProof/>
        </w:rPr>
        <w:t>3.2</w:t>
      </w:r>
      <w:r>
        <w:rPr>
          <w:rFonts w:ascii="Aptos" w:hAnsi="Aptos" w:cs="Arial"/>
          <w:kern w:val="2"/>
          <w:sz w:val="24"/>
          <w:szCs w:val="24"/>
          <w:lang w:eastAsia="zh-CN"/>
        </w:rPr>
        <w:tab/>
      </w:r>
      <w:r>
        <w:rPr>
          <w:noProof/>
        </w:rPr>
        <w:t>Hardware Interfaces</w:t>
      </w:r>
      <w:r>
        <w:rPr>
          <w:noProof/>
        </w:rPr>
        <w:tab/>
      </w:r>
      <w:r>
        <w:rPr>
          <w:noProof/>
        </w:rPr>
        <w:fldChar w:fldCharType="begin"/>
      </w:r>
      <w:r>
        <w:rPr>
          <w:noProof/>
        </w:rPr>
        <w:instrText xml:space="preserve"> PAGEREF _Toc222998640 \h </w:instrText>
      </w:r>
      <w:r>
        <w:rPr>
          <w:noProof/>
        </w:rPr>
      </w:r>
      <w:r>
        <w:rPr>
          <w:noProof/>
        </w:rPr>
        <w:fldChar w:fldCharType="separate"/>
      </w:r>
      <w:r w:rsidR="00C14779">
        <w:rPr>
          <w:noProof/>
        </w:rPr>
        <w:t>33</w:t>
      </w:r>
      <w:r>
        <w:rPr>
          <w:noProof/>
        </w:rPr>
        <w:fldChar w:fldCharType="end"/>
      </w:r>
    </w:p>
    <w:p w14:paraId="7659C251" w14:textId="3D806ECE" w:rsidR="000D4223" w:rsidRDefault="000D4223">
      <w:pPr>
        <w:pStyle w:val="TOC2"/>
        <w:tabs>
          <w:tab w:val="left" w:pos="960"/>
        </w:tabs>
        <w:rPr>
          <w:rFonts w:ascii="Aptos" w:hAnsi="Aptos" w:cs="Arial"/>
          <w:kern w:val="2"/>
          <w:sz w:val="24"/>
          <w:szCs w:val="24"/>
          <w:lang w:eastAsia="zh-CN"/>
        </w:rPr>
      </w:pPr>
      <w:r>
        <w:rPr>
          <w:noProof/>
        </w:rPr>
        <w:t>3.3</w:t>
      </w:r>
      <w:r>
        <w:rPr>
          <w:rFonts w:ascii="Aptos" w:hAnsi="Aptos" w:cs="Arial"/>
          <w:kern w:val="2"/>
          <w:sz w:val="24"/>
          <w:szCs w:val="24"/>
          <w:lang w:eastAsia="zh-CN"/>
        </w:rPr>
        <w:tab/>
      </w:r>
      <w:r>
        <w:rPr>
          <w:noProof/>
        </w:rPr>
        <w:t>Software Interfaces</w:t>
      </w:r>
      <w:r>
        <w:rPr>
          <w:noProof/>
        </w:rPr>
        <w:tab/>
      </w:r>
      <w:r>
        <w:rPr>
          <w:noProof/>
        </w:rPr>
        <w:fldChar w:fldCharType="begin"/>
      </w:r>
      <w:r>
        <w:rPr>
          <w:noProof/>
        </w:rPr>
        <w:instrText xml:space="preserve"> PAGEREF _Toc222998641 \h </w:instrText>
      </w:r>
      <w:r>
        <w:rPr>
          <w:noProof/>
        </w:rPr>
      </w:r>
      <w:r>
        <w:rPr>
          <w:noProof/>
        </w:rPr>
        <w:fldChar w:fldCharType="separate"/>
      </w:r>
      <w:r w:rsidR="00C14779">
        <w:rPr>
          <w:noProof/>
        </w:rPr>
        <w:t>33</w:t>
      </w:r>
      <w:r>
        <w:rPr>
          <w:noProof/>
        </w:rPr>
        <w:fldChar w:fldCharType="end"/>
      </w:r>
    </w:p>
    <w:p w14:paraId="6C8093E3" w14:textId="2459750A" w:rsidR="000D4223" w:rsidRDefault="000D4223">
      <w:pPr>
        <w:pStyle w:val="TOC2"/>
        <w:tabs>
          <w:tab w:val="left" w:pos="960"/>
        </w:tabs>
        <w:rPr>
          <w:rFonts w:ascii="Aptos" w:hAnsi="Aptos" w:cs="Arial"/>
          <w:kern w:val="2"/>
          <w:sz w:val="24"/>
          <w:szCs w:val="24"/>
          <w:lang w:eastAsia="zh-CN"/>
        </w:rPr>
      </w:pPr>
      <w:r>
        <w:rPr>
          <w:noProof/>
        </w:rPr>
        <w:t>3.4</w:t>
      </w:r>
      <w:r>
        <w:rPr>
          <w:rFonts w:ascii="Aptos" w:hAnsi="Aptos" w:cs="Arial"/>
          <w:kern w:val="2"/>
          <w:sz w:val="24"/>
          <w:szCs w:val="24"/>
          <w:lang w:eastAsia="zh-CN"/>
        </w:rPr>
        <w:tab/>
      </w:r>
      <w:r>
        <w:rPr>
          <w:noProof/>
        </w:rPr>
        <w:t>Communications Interfaces</w:t>
      </w:r>
      <w:r>
        <w:rPr>
          <w:noProof/>
        </w:rPr>
        <w:tab/>
      </w:r>
      <w:r>
        <w:rPr>
          <w:noProof/>
        </w:rPr>
        <w:fldChar w:fldCharType="begin"/>
      </w:r>
      <w:r>
        <w:rPr>
          <w:noProof/>
        </w:rPr>
        <w:instrText xml:space="preserve"> PAGEREF _Toc222998642 \h </w:instrText>
      </w:r>
      <w:r>
        <w:rPr>
          <w:noProof/>
        </w:rPr>
      </w:r>
      <w:r>
        <w:rPr>
          <w:noProof/>
        </w:rPr>
        <w:fldChar w:fldCharType="separate"/>
      </w:r>
      <w:r w:rsidR="00C14779">
        <w:rPr>
          <w:noProof/>
        </w:rPr>
        <w:t>33</w:t>
      </w:r>
      <w:r>
        <w:rPr>
          <w:noProof/>
        </w:rPr>
        <w:fldChar w:fldCharType="end"/>
      </w:r>
    </w:p>
    <w:p w14:paraId="1BB64C0D" w14:textId="6DD0A32B" w:rsidR="000D4223" w:rsidRDefault="000D4223">
      <w:pPr>
        <w:pStyle w:val="TOC1"/>
        <w:rPr>
          <w:rFonts w:ascii="Aptos" w:hAnsi="Aptos" w:cs="Arial"/>
          <w:b w:val="0"/>
          <w:kern w:val="2"/>
          <w:szCs w:val="24"/>
          <w:lang w:eastAsia="zh-CN"/>
        </w:rPr>
      </w:pPr>
      <w:r>
        <w:t>4.</w:t>
      </w:r>
      <w:r>
        <w:rPr>
          <w:rFonts w:ascii="Aptos" w:hAnsi="Aptos" w:cs="Arial"/>
          <w:b w:val="0"/>
          <w:kern w:val="2"/>
          <w:szCs w:val="24"/>
          <w:lang w:eastAsia="zh-CN"/>
        </w:rPr>
        <w:tab/>
      </w:r>
      <w:r>
        <w:t>System Features</w:t>
      </w:r>
      <w:r>
        <w:tab/>
      </w:r>
      <w:r>
        <w:fldChar w:fldCharType="begin"/>
      </w:r>
      <w:r>
        <w:instrText xml:space="preserve"> PAGEREF _Toc222998643 \h </w:instrText>
      </w:r>
      <w:r>
        <w:fldChar w:fldCharType="separate"/>
      </w:r>
      <w:r w:rsidR="00C14779">
        <w:t>34</w:t>
      </w:r>
      <w:r>
        <w:fldChar w:fldCharType="end"/>
      </w:r>
    </w:p>
    <w:p w14:paraId="3B904772" w14:textId="30CDA7F9" w:rsidR="000D4223" w:rsidRDefault="000D4223">
      <w:pPr>
        <w:pStyle w:val="TOC2"/>
        <w:tabs>
          <w:tab w:val="left" w:pos="960"/>
        </w:tabs>
        <w:rPr>
          <w:rFonts w:ascii="Aptos" w:hAnsi="Aptos" w:cs="Arial"/>
          <w:kern w:val="2"/>
          <w:sz w:val="24"/>
          <w:szCs w:val="24"/>
          <w:lang w:eastAsia="zh-CN"/>
        </w:rPr>
      </w:pPr>
      <w:r>
        <w:rPr>
          <w:noProof/>
        </w:rPr>
        <w:t>4.1</w:t>
      </w:r>
      <w:r>
        <w:rPr>
          <w:rFonts w:ascii="Aptos" w:hAnsi="Aptos" w:cs="Arial"/>
          <w:kern w:val="2"/>
          <w:sz w:val="24"/>
          <w:szCs w:val="24"/>
          <w:lang w:eastAsia="zh-CN"/>
        </w:rPr>
        <w:tab/>
      </w:r>
      <w:r>
        <w:rPr>
          <w:noProof/>
        </w:rPr>
        <w:t>User Input Preference</w:t>
      </w:r>
      <w:r>
        <w:rPr>
          <w:noProof/>
        </w:rPr>
        <w:tab/>
      </w:r>
      <w:r>
        <w:rPr>
          <w:noProof/>
        </w:rPr>
        <w:fldChar w:fldCharType="begin"/>
      </w:r>
      <w:r>
        <w:rPr>
          <w:noProof/>
        </w:rPr>
        <w:instrText xml:space="preserve"> PAGEREF _Toc222998644 \h </w:instrText>
      </w:r>
      <w:r>
        <w:rPr>
          <w:noProof/>
        </w:rPr>
      </w:r>
      <w:r>
        <w:rPr>
          <w:noProof/>
        </w:rPr>
        <w:fldChar w:fldCharType="separate"/>
      </w:r>
      <w:r w:rsidR="00C14779">
        <w:rPr>
          <w:noProof/>
        </w:rPr>
        <w:t>34</w:t>
      </w:r>
      <w:r>
        <w:rPr>
          <w:noProof/>
        </w:rPr>
        <w:fldChar w:fldCharType="end"/>
      </w:r>
    </w:p>
    <w:p w14:paraId="2911A726" w14:textId="2D3F570F" w:rsidR="000D4223" w:rsidRDefault="000D4223">
      <w:pPr>
        <w:pStyle w:val="TOC2"/>
        <w:tabs>
          <w:tab w:val="left" w:pos="960"/>
        </w:tabs>
        <w:rPr>
          <w:rFonts w:ascii="Aptos" w:hAnsi="Aptos" w:cs="Arial"/>
          <w:kern w:val="2"/>
          <w:sz w:val="24"/>
          <w:szCs w:val="24"/>
          <w:lang w:eastAsia="zh-CN"/>
        </w:rPr>
      </w:pPr>
      <w:r>
        <w:rPr>
          <w:noProof/>
        </w:rPr>
        <w:t>4.2</w:t>
      </w:r>
      <w:r>
        <w:rPr>
          <w:rFonts w:ascii="Aptos" w:hAnsi="Aptos" w:cs="Arial"/>
          <w:kern w:val="2"/>
          <w:sz w:val="24"/>
          <w:szCs w:val="24"/>
          <w:lang w:eastAsia="zh-CN"/>
        </w:rPr>
        <w:tab/>
      </w:r>
      <w:r>
        <w:rPr>
          <w:noProof/>
        </w:rPr>
        <w:t>Trip Request Input</w:t>
      </w:r>
      <w:r>
        <w:rPr>
          <w:noProof/>
        </w:rPr>
        <w:tab/>
      </w:r>
      <w:r>
        <w:rPr>
          <w:noProof/>
        </w:rPr>
        <w:fldChar w:fldCharType="begin"/>
      </w:r>
      <w:r>
        <w:rPr>
          <w:noProof/>
        </w:rPr>
        <w:instrText xml:space="preserve"> PAGEREF _Toc222998645 \h </w:instrText>
      </w:r>
      <w:r>
        <w:rPr>
          <w:noProof/>
        </w:rPr>
      </w:r>
      <w:r>
        <w:rPr>
          <w:noProof/>
        </w:rPr>
        <w:fldChar w:fldCharType="separate"/>
      </w:r>
      <w:r w:rsidR="00C14779">
        <w:rPr>
          <w:noProof/>
        </w:rPr>
        <w:t>36</w:t>
      </w:r>
      <w:r>
        <w:rPr>
          <w:noProof/>
        </w:rPr>
        <w:fldChar w:fldCharType="end"/>
      </w:r>
    </w:p>
    <w:p w14:paraId="25462244" w14:textId="5E23E4DE" w:rsidR="000D4223" w:rsidRDefault="000D4223">
      <w:pPr>
        <w:pStyle w:val="TOC2"/>
        <w:tabs>
          <w:tab w:val="left" w:pos="960"/>
        </w:tabs>
        <w:rPr>
          <w:rFonts w:ascii="Aptos" w:hAnsi="Aptos" w:cs="Arial"/>
          <w:kern w:val="2"/>
          <w:sz w:val="24"/>
          <w:szCs w:val="24"/>
          <w:lang w:eastAsia="zh-CN"/>
        </w:rPr>
      </w:pPr>
      <w:r>
        <w:rPr>
          <w:noProof/>
        </w:rPr>
        <w:t>4.3</w:t>
      </w:r>
      <w:r>
        <w:rPr>
          <w:rFonts w:ascii="Aptos" w:hAnsi="Aptos" w:cs="Arial"/>
          <w:kern w:val="2"/>
          <w:sz w:val="24"/>
          <w:szCs w:val="24"/>
          <w:lang w:eastAsia="zh-CN"/>
        </w:rPr>
        <w:tab/>
      </w:r>
      <w:r>
        <w:rPr>
          <w:noProof/>
        </w:rPr>
        <w:t>Assess Transport Conditions and Generate Risk Scores</w:t>
      </w:r>
      <w:r>
        <w:rPr>
          <w:noProof/>
        </w:rPr>
        <w:tab/>
      </w:r>
      <w:r>
        <w:rPr>
          <w:noProof/>
        </w:rPr>
        <w:fldChar w:fldCharType="begin"/>
      </w:r>
      <w:r>
        <w:rPr>
          <w:noProof/>
        </w:rPr>
        <w:instrText xml:space="preserve"> PAGEREF _Toc222998646 \h </w:instrText>
      </w:r>
      <w:r>
        <w:rPr>
          <w:noProof/>
        </w:rPr>
      </w:r>
      <w:r>
        <w:rPr>
          <w:noProof/>
        </w:rPr>
        <w:fldChar w:fldCharType="separate"/>
      </w:r>
      <w:r w:rsidR="00C14779">
        <w:rPr>
          <w:noProof/>
        </w:rPr>
        <w:t>39</w:t>
      </w:r>
      <w:r>
        <w:rPr>
          <w:noProof/>
        </w:rPr>
        <w:fldChar w:fldCharType="end"/>
      </w:r>
    </w:p>
    <w:p w14:paraId="0E9D4CCB" w14:textId="59E4AAED" w:rsidR="000D4223" w:rsidRDefault="000D4223">
      <w:pPr>
        <w:pStyle w:val="TOC2"/>
        <w:tabs>
          <w:tab w:val="left" w:pos="960"/>
        </w:tabs>
        <w:rPr>
          <w:rFonts w:ascii="Aptos" w:hAnsi="Aptos" w:cs="Arial"/>
          <w:kern w:val="2"/>
          <w:sz w:val="24"/>
          <w:szCs w:val="24"/>
          <w:lang w:eastAsia="zh-CN"/>
        </w:rPr>
      </w:pPr>
      <w:r>
        <w:rPr>
          <w:noProof/>
        </w:rPr>
        <w:t>4.4</w:t>
      </w:r>
      <w:r>
        <w:rPr>
          <w:rFonts w:ascii="Aptos" w:hAnsi="Aptos" w:cs="Arial"/>
          <w:kern w:val="2"/>
          <w:sz w:val="24"/>
          <w:szCs w:val="24"/>
          <w:lang w:eastAsia="zh-CN"/>
        </w:rPr>
        <w:tab/>
      </w:r>
      <w:r>
        <w:rPr>
          <w:noProof/>
        </w:rPr>
        <w:t>Route Generation and Ranking</w:t>
      </w:r>
      <w:r>
        <w:rPr>
          <w:noProof/>
        </w:rPr>
        <w:tab/>
      </w:r>
      <w:r>
        <w:rPr>
          <w:noProof/>
        </w:rPr>
        <w:fldChar w:fldCharType="begin"/>
      </w:r>
      <w:r>
        <w:rPr>
          <w:noProof/>
        </w:rPr>
        <w:instrText xml:space="preserve"> PAGEREF _Toc222998647 \h </w:instrText>
      </w:r>
      <w:r>
        <w:rPr>
          <w:noProof/>
        </w:rPr>
      </w:r>
      <w:r>
        <w:rPr>
          <w:noProof/>
        </w:rPr>
        <w:fldChar w:fldCharType="separate"/>
      </w:r>
      <w:r w:rsidR="00C14779">
        <w:rPr>
          <w:noProof/>
        </w:rPr>
        <w:t>42</w:t>
      </w:r>
      <w:r>
        <w:rPr>
          <w:noProof/>
        </w:rPr>
        <w:fldChar w:fldCharType="end"/>
      </w:r>
    </w:p>
    <w:p w14:paraId="4397C32A" w14:textId="64FB131A" w:rsidR="000D4223" w:rsidRDefault="000D4223">
      <w:pPr>
        <w:pStyle w:val="TOC2"/>
        <w:tabs>
          <w:tab w:val="left" w:pos="960"/>
        </w:tabs>
        <w:rPr>
          <w:rFonts w:ascii="Aptos" w:hAnsi="Aptos" w:cs="Arial"/>
          <w:kern w:val="2"/>
          <w:sz w:val="24"/>
          <w:szCs w:val="24"/>
          <w:lang w:eastAsia="zh-CN"/>
        </w:rPr>
      </w:pPr>
      <w:r>
        <w:rPr>
          <w:noProof/>
        </w:rPr>
        <w:t>4.5</w:t>
      </w:r>
      <w:r>
        <w:rPr>
          <w:rFonts w:ascii="Aptos" w:hAnsi="Aptos" w:cs="Arial"/>
          <w:kern w:val="2"/>
          <w:sz w:val="24"/>
          <w:szCs w:val="24"/>
          <w:lang w:eastAsia="zh-CN"/>
        </w:rPr>
        <w:tab/>
      </w:r>
      <w:r>
        <w:rPr>
          <w:noProof/>
        </w:rPr>
        <w:t>Data Freshness, Fallback &amp; Settings</w:t>
      </w:r>
      <w:r>
        <w:rPr>
          <w:noProof/>
        </w:rPr>
        <w:tab/>
      </w:r>
      <w:r>
        <w:rPr>
          <w:noProof/>
        </w:rPr>
        <w:fldChar w:fldCharType="begin"/>
      </w:r>
      <w:r>
        <w:rPr>
          <w:noProof/>
        </w:rPr>
        <w:instrText xml:space="preserve"> PAGEREF _Toc222998648 \h </w:instrText>
      </w:r>
      <w:r>
        <w:rPr>
          <w:noProof/>
        </w:rPr>
      </w:r>
      <w:r>
        <w:rPr>
          <w:noProof/>
        </w:rPr>
        <w:fldChar w:fldCharType="separate"/>
      </w:r>
      <w:r w:rsidR="00C14779">
        <w:rPr>
          <w:noProof/>
        </w:rPr>
        <w:t>48</w:t>
      </w:r>
      <w:r>
        <w:rPr>
          <w:noProof/>
        </w:rPr>
        <w:fldChar w:fldCharType="end"/>
      </w:r>
    </w:p>
    <w:p w14:paraId="3026FDAC" w14:textId="3FB5CFEF" w:rsidR="000D4223" w:rsidRDefault="000D4223">
      <w:pPr>
        <w:pStyle w:val="TOC1"/>
        <w:rPr>
          <w:rFonts w:ascii="Aptos" w:hAnsi="Aptos" w:cs="Arial"/>
          <w:b w:val="0"/>
          <w:kern w:val="2"/>
          <w:szCs w:val="24"/>
          <w:lang w:eastAsia="zh-CN"/>
        </w:rPr>
      </w:pPr>
      <w:r>
        <w:t>5.</w:t>
      </w:r>
      <w:r>
        <w:rPr>
          <w:rFonts w:ascii="Aptos" w:hAnsi="Aptos" w:cs="Arial"/>
          <w:b w:val="0"/>
          <w:kern w:val="2"/>
          <w:szCs w:val="24"/>
          <w:lang w:eastAsia="zh-CN"/>
        </w:rPr>
        <w:tab/>
      </w:r>
      <w:r>
        <w:t>Other Nonfunctional Requirements</w:t>
      </w:r>
      <w:r>
        <w:tab/>
      </w:r>
      <w:r>
        <w:fldChar w:fldCharType="begin"/>
      </w:r>
      <w:r>
        <w:instrText xml:space="preserve"> PAGEREF _Toc222998649 \h </w:instrText>
      </w:r>
      <w:r>
        <w:fldChar w:fldCharType="separate"/>
      </w:r>
      <w:r w:rsidR="00C14779">
        <w:t>50</w:t>
      </w:r>
      <w:r>
        <w:fldChar w:fldCharType="end"/>
      </w:r>
    </w:p>
    <w:p w14:paraId="62DE7A09" w14:textId="6455236E" w:rsidR="000D4223" w:rsidRDefault="000D4223">
      <w:pPr>
        <w:pStyle w:val="TOC2"/>
        <w:tabs>
          <w:tab w:val="left" w:pos="960"/>
        </w:tabs>
        <w:rPr>
          <w:rFonts w:ascii="Aptos" w:hAnsi="Aptos" w:cs="Arial"/>
          <w:kern w:val="2"/>
          <w:sz w:val="24"/>
          <w:szCs w:val="24"/>
          <w:lang w:eastAsia="zh-CN"/>
        </w:rPr>
      </w:pPr>
      <w:r>
        <w:rPr>
          <w:noProof/>
        </w:rPr>
        <w:t>5.1</w:t>
      </w:r>
      <w:r>
        <w:rPr>
          <w:rFonts w:ascii="Aptos" w:hAnsi="Aptos" w:cs="Arial"/>
          <w:kern w:val="2"/>
          <w:sz w:val="24"/>
          <w:szCs w:val="24"/>
          <w:lang w:eastAsia="zh-CN"/>
        </w:rPr>
        <w:tab/>
      </w:r>
      <w:r>
        <w:rPr>
          <w:noProof/>
        </w:rPr>
        <w:t>Performance Requirements</w:t>
      </w:r>
      <w:r>
        <w:rPr>
          <w:noProof/>
        </w:rPr>
        <w:tab/>
      </w:r>
      <w:r>
        <w:rPr>
          <w:noProof/>
        </w:rPr>
        <w:fldChar w:fldCharType="begin"/>
      </w:r>
      <w:r>
        <w:rPr>
          <w:noProof/>
        </w:rPr>
        <w:instrText xml:space="preserve"> PAGEREF _Toc222998650 \h </w:instrText>
      </w:r>
      <w:r>
        <w:rPr>
          <w:noProof/>
        </w:rPr>
      </w:r>
      <w:r>
        <w:rPr>
          <w:noProof/>
        </w:rPr>
        <w:fldChar w:fldCharType="separate"/>
      </w:r>
      <w:r w:rsidR="00C14779">
        <w:rPr>
          <w:noProof/>
        </w:rPr>
        <w:t>50</w:t>
      </w:r>
      <w:r>
        <w:rPr>
          <w:noProof/>
        </w:rPr>
        <w:fldChar w:fldCharType="end"/>
      </w:r>
    </w:p>
    <w:p w14:paraId="0BFCA136" w14:textId="10B60867" w:rsidR="000D4223" w:rsidRDefault="000D4223">
      <w:pPr>
        <w:pStyle w:val="TOC2"/>
        <w:tabs>
          <w:tab w:val="left" w:pos="960"/>
        </w:tabs>
        <w:rPr>
          <w:rFonts w:ascii="Aptos" w:hAnsi="Aptos" w:cs="Arial"/>
          <w:kern w:val="2"/>
          <w:sz w:val="24"/>
          <w:szCs w:val="24"/>
          <w:lang w:eastAsia="zh-CN"/>
        </w:rPr>
      </w:pPr>
      <w:r>
        <w:rPr>
          <w:noProof/>
        </w:rPr>
        <w:t>5.2</w:t>
      </w:r>
      <w:r>
        <w:rPr>
          <w:rFonts w:ascii="Aptos" w:hAnsi="Aptos" w:cs="Arial"/>
          <w:kern w:val="2"/>
          <w:sz w:val="24"/>
          <w:szCs w:val="24"/>
          <w:lang w:eastAsia="zh-CN"/>
        </w:rPr>
        <w:tab/>
      </w:r>
      <w:r>
        <w:rPr>
          <w:noProof/>
        </w:rPr>
        <w:t>Safety Requirements</w:t>
      </w:r>
      <w:r>
        <w:rPr>
          <w:noProof/>
        </w:rPr>
        <w:tab/>
      </w:r>
      <w:r>
        <w:rPr>
          <w:noProof/>
        </w:rPr>
        <w:fldChar w:fldCharType="begin"/>
      </w:r>
      <w:r>
        <w:rPr>
          <w:noProof/>
        </w:rPr>
        <w:instrText xml:space="preserve"> PAGEREF _Toc222998651 \h </w:instrText>
      </w:r>
      <w:r>
        <w:rPr>
          <w:noProof/>
        </w:rPr>
      </w:r>
      <w:r>
        <w:rPr>
          <w:noProof/>
        </w:rPr>
        <w:fldChar w:fldCharType="separate"/>
      </w:r>
      <w:r w:rsidR="00C14779">
        <w:rPr>
          <w:noProof/>
        </w:rPr>
        <w:t>51</w:t>
      </w:r>
      <w:r>
        <w:rPr>
          <w:noProof/>
        </w:rPr>
        <w:fldChar w:fldCharType="end"/>
      </w:r>
    </w:p>
    <w:p w14:paraId="75C14458" w14:textId="1DE5B23E" w:rsidR="000D4223" w:rsidRDefault="000D4223">
      <w:pPr>
        <w:pStyle w:val="TOC2"/>
        <w:tabs>
          <w:tab w:val="left" w:pos="960"/>
        </w:tabs>
        <w:rPr>
          <w:rFonts w:ascii="Aptos" w:hAnsi="Aptos" w:cs="Arial"/>
          <w:kern w:val="2"/>
          <w:sz w:val="24"/>
          <w:szCs w:val="24"/>
          <w:lang w:eastAsia="zh-CN"/>
        </w:rPr>
      </w:pPr>
      <w:r>
        <w:rPr>
          <w:noProof/>
        </w:rPr>
        <w:t>5.3</w:t>
      </w:r>
      <w:r>
        <w:rPr>
          <w:rFonts w:ascii="Aptos" w:hAnsi="Aptos" w:cs="Arial"/>
          <w:kern w:val="2"/>
          <w:sz w:val="24"/>
          <w:szCs w:val="24"/>
          <w:lang w:eastAsia="zh-CN"/>
        </w:rPr>
        <w:tab/>
      </w:r>
      <w:r>
        <w:rPr>
          <w:noProof/>
        </w:rPr>
        <w:t>Security Requirements</w:t>
      </w:r>
      <w:r>
        <w:rPr>
          <w:noProof/>
        </w:rPr>
        <w:tab/>
      </w:r>
      <w:r>
        <w:rPr>
          <w:noProof/>
        </w:rPr>
        <w:fldChar w:fldCharType="begin"/>
      </w:r>
      <w:r>
        <w:rPr>
          <w:noProof/>
        </w:rPr>
        <w:instrText xml:space="preserve"> PAGEREF _Toc222998652 \h </w:instrText>
      </w:r>
      <w:r>
        <w:rPr>
          <w:noProof/>
        </w:rPr>
      </w:r>
      <w:r>
        <w:rPr>
          <w:noProof/>
        </w:rPr>
        <w:fldChar w:fldCharType="separate"/>
      </w:r>
      <w:r w:rsidR="00C14779">
        <w:rPr>
          <w:noProof/>
        </w:rPr>
        <w:t>51</w:t>
      </w:r>
      <w:r>
        <w:rPr>
          <w:noProof/>
        </w:rPr>
        <w:fldChar w:fldCharType="end"/>
      </w:r>
    </w:p>
    <w:p w14:paraId="1267D8DC" w14:textId="147D7746" w:rsidR="000D4223" w:rsidRDefault="000D4223">
      <w:pPr>
        <w:pStyle w:val="TOC2"/>
        <w:tabs>
          <w:tab w:val="left" w:pos="960"/>
        </w:tabs>
        <w:rPr>
          <w:rFonts w:ascii="Aptos" w:hAnsi="Aptos" w:cs="Arial"/>
          <w:kern w:val="2"/>
          <w:sz w:val="24"/>
          <w:szCs w:val="24"/>
          <w:lang w:eastAsia="zh-CN"/>
        </w:rPr>
      </w:pPr>
      <w:r>
        <w:rPr>
          <w:noProof/>
        </w:rPr>
        <w:t>5.4</w:t>
      </w:r>
      <w:r>
        <w:rPr>
          <w:rFonts w:ascii="Aptos" w:hAnsi="Aptos" w:cs="Arial"/>
          <w:kern w:val="2"/>
          <w:sz w:val="24"/>
          <w:szCs w:val="24"/>
          <w:lang w:eastAsia="zh-CN"/>
        </w:rPr>
        <w:tab/>
      </w:r>
      <w:r>
        <w:rPr>
          <w:noProof/>
        </w:rPr>
        <w:t>Software Quality Attributes</w:t>
      </w:r>
      <w:r>
        <w:rPr>
          <w:noProof/>
        </w:rPr>
        <w:tab/>
      </w:r>
      <w:r>
        <w:rPr>
          <w:noProof/>
        </w:rPr>
        <w:fldChar w:fldCharType="begin"/>
      </w:r>
      <w:r>
        <w:rPr>
          <w:noProof/>
        </w:rPr>
        <w:instrText xml:space="preserve"> PAGEREF _Toc222998653 \h </w:instrText>
      </w:r>
      <w:r>
        <w:rPr>
          <w:noProof/>
        </w:rPr>
      </w:r>
      <w:r>
        <w:rPr>
          <w:noProof/>
        </w:rPr>
        <w:fldChar w:fldCharType="separate"/>
      </w:r>
      <w:r w:rsidR="00C14779">
        <w:rPr>
          <w:noProof/>
        </w:rPr>
        <w:t>51</w:t>
      </w:r>
      <w:r>
        <w:rPr>
          <w:noProof/>
        </w:rPr>
        <w:fldChar w:fldCharType="end"/>
      </w:r>
    </w:p>
    <w:p w14:paraId="34F7312F" w14:textId="667AD989" w:rsidR="000D4223" w:rsidRDefault="000D4223">
      <w:pPr>
        <w:pStyle w:val="TOC2"/>
        <w:tabs>
          <w:tab w:val="left" w:pos="960"/>
        </w:tabs>
        <w:rPr>
          <w:rFonts w:ascii="Aptos" w:hAnsi="Aptos" w:cs="Arial"/>
          <w:kern w:val="2"/>
          <w:sz w:val="24"/>
          <w:szCs w:val="24"/>
          <w:lang w:eastAsia="zh-CN"/>
        </w:rPr>
      </w:pPr>
      <w:r>
        <w:rPr>
          <w:noProof/>
        </w:rPr>
        <w:t>5.5</w:t>
      </w:r>
      <w:r>
        <w:rPr>
          <w:rFonts w:ascii="Aptos" w:hAnsi="Aptos" w:cs="Arial"/>
          <w:kern w:val="2"/>
          <w:sz w:val="24"/>
          <w:szCs w:val="24"/>
          <w:lang w:eastAsia="zh-CN"/>
        </w:rPr>
        <w:tab/>
      </w:r>
      <w:r>
        <w:rPr>
          <w:noProof/>
        </w:rPr>
        <w:t>Business Rules</w:t>
      </w:r>
      <w:r>
        <w:rPr>
          <w:noProof/>
        </w:rPr>
        <w:tab/>
      </w:r>
      <w:r>
        <w:rPr>
          <w:noProof/>
        </w:rPr>
        <w:fldChar w:fldCharType="begin"/>
      </w:r>
      <w:r>
        <w:rPr>
          <w:noProof/>
        </w:rPr>
        <w:instrText xml:space="preserve"> PAGEREF _Toc222998654 \h </w:instrText>
      </w:r>
      <w:r>
        <w:rPr>
          <w:noProof/>
        </w:rPr>
      </w:r>
      <w:r>
        <w:rPr>
          <w:noProof/>
        </w:rPr>
        <w:fldChar w:fldCharType="separate"/>
      </w:r>
      <w:r w:rsidR="00C14779">
        <w:rPr>
          <w:noProof/>
        </w:rPr>
        <w:t>51</w:t>
      </w:r>
      <w:r>
        <w:rPr>
          <w:noProof/>
        </w:rPr>
        <w:fldChar w:fldCharType="end"/>
      </w:r>
    </w:p>
    <w:p w14:paraId="0A26B9EF" w14:textId="7B90021D" w:rsidR="000D4223" w:rsidRDefault="000D4223">
      <w:pPr>
        <w:pStyle w:val="TOC1"/>
        <w:rPr>
          <w:rFonts w:ascii="Aptos" w:hAnsi="Aptos" w:cs="Arial"/>
          <w:b w:val="0"/>
          <w:kern w:val="2"/>
          <w:szCs w:val="24"/>
          <w:lang w:eastAsia="zh-CN"/>
        </w:rPr>
      </w:pPr>
      <w:r>
        <w:t>6.</w:t>
      </w:r>
      <w:r>
        <w:rPr>
          <w:rFonts w:ascii="Aptos" w:hAnsi="Aptos" w:cs="Arial"/>
          <w:b w:val="0"/>
          <w:kern w:val="2"/>
          <w:szCs w:val="24"/>
          <w:lang w:eastAsia="zh-CN"/>
        </w:rPr>
        <w:tab/>
      </w:r>
      <w:r>
        <w:t>Other Requirements</w:t>
      </w:r>
      <w:r>
        <w:tab/>
      </w:r>
      <w:r>
        <w:fldChar w:fldCharType="begin"/>
      </w:r>
      <w:r>
        <w:instrText xml:space="preserve"> PAGEREF _Toc222998655 \h </w:instrText>
      </w:r>
      <w:r>
        <w:fldChar w:fldCharType="separate"/>
      </w:r>
      <w:r w:rsidR="00C14779">
        <w:t>52</w:t>
      </w:r>
      <w:r>
        <w:fldChar w:fldCharType="end"/>
      </w:r>
    </w:p>
    <w:p w14:paraId="0AB7C1D8" w14:textId="580EA306" w:rsidR="000D4223" w:rsidRDefault="000D4223">
      <w:pPr>
        <w:pStyle w:val="TOC1"/>
        <w:rPr>
          <w:rFonts w:ascii="Aptos" w:hAnsi="Aptos" w:cs="Arial"/>
          <w:b w:val="0"/>
          <w:kern w:val="2"/>
          <w:szCs w:val="24"/>
          <w:lang w:eastAsia="zh-CN"/>
        </w:rPr>
      </w:pPr>
      <w:r>
        <w:t>Appendix A: Glossary</w:t>
      </w:r>
      <w:r>
        <w:tab/>
      </w:r>
      <w:r>
        <w:fldChar w:fldCharType="begin"/>
      </w:r>
      <w:r>
        <w:instrText xml:space="preserve"> PAGEREF _Toc222998656 \h </w:instrText>
      </w:r>
      <w:r>
        <w:fldChar w:fldCharType="separate"/>
      </w:r>
      <w:r w:rsidR="00C14779">
        <w:t>52</w:t>
      </w:r>
      <w:r>
        <w:fldChar w:fldCharType="end"/>
      </w:r>
    </w:p>
    <w:p w14:paraId="469441E7" w14:textId="0C803D07" w:rsidR="000D4223" w:rsidRDefault="000D4223">
      <w:pPr>
        <w:pStyle w:val="TOC2"/>
        <w:tabs>
          <w:tab w:val="left" w:pos="960"/>
        </w:tabs>
        <w:rPr>
          <w:rFonts w:ascii="Aptos" w:hAnsi="Aptos" w:cs="Arial"/>
          <w:kern w:val="2"/>
          <w:sz w:val="24"/>
          <w:szCs w:val="24"/>
          <w:lang w:eastAsia="zh-CN"/>
        </w:rPr>
      </w:pPr>
      <w:r>
        <w:rPr>
          <w:noProof/>
        </w:rPr>
        <w:t>6.1</w:t>
      </w:r>
      <w:r>
        <w:rPr>
          <w:rFonts w:ascii="Aptos" w:hAnsi="Aptos" w:cs="Arial"/>
          <w:kern w:val="2"/>
          <w:sz w:val="24"/>
          <w:szCs w:val="24"/>
          <w:lang w:eastAsia="zh-CN"/>
        </w:rPr>
        <w:tab/>
      </w:r>
      <w:r>
        <w:rPr>
          <w:noProof/>
        </w:rPr>
        <w:t>Data Dictionary</w:t>
      </w:r>
      <w:r>
        <w:rPr>
          <w:noProof/>
        </w:rPr>
        <w:tab/>
      </w:r>
      <w:r>
        <w:rPr>
          <w:noProof/>
        </w:rPr>
        <w:fldChar w:fldCharType="begin"/>
      </w:r>
      <w:r>
        <w:rPr>
          <w:noProof/>
        </w:rPr>
        <w:instrText xml:space="preserve"> PAGEREF _Toc222998657 \h </w:instrText>
      </w:r>
      <w:r>
        <w:rPr>
          <w:noProof/>
        </w:rPr>
      </w:r>
      <w:r>
        <w:rPr>
          <w:noProof/>
        </w:rPr>
        <w:fldChar w:fldCharType="separate"/>
      </w:r>
      <w:r w:rsidR="00C14779">
        <w:rPr>
          <w:noProof/>
        </w:rPr>
        <w:t>52</w:t>
      </w:r>
      <w:r>
        <w:rPr>
          <w:noProof/>
        </w:rPr>
        <w:fldChar w:fldCharType="end"/>
      </w:r>
    </w:p>
    <w:p w14:paraId="40B10ADE" w14:textId="7D83F11C" w:rsidR="000D4223" w:rsidRDefault="000D4223">
      <w:pPr>
        <w:pStyle w:val="TOC1"/>
        <w:rPr>
          <w:rFonts w:ascii="Aptos" w:hAnsi="Aptos" w:cs="Arial"/>
          <w:b w:val="0"/>
          <w:kern w:val="2"/>
          <w:szCs w:val="24"/>
          <w:lang w:eastAsia="zh-CN"/>
        </w:rPr>
      </w:pPr>
      <w:r>
        <w:t>Appendix B: Analysis Models</w:t>
      </w:r>
      <w:r>
        <w:tab/>
      </w:r>
      <w:r>
        <w:fldChar w:fldCharType="begin"/>
      </w:r>
      <w:r>
        <w:instrText xml:space="preserve"> PAGEREF _Toc222998658 \h </w:instrText>
      </w:r>
      <w:r>
        <w:fldChar w:fldCharType="separate"/>
      </w:r>
      <w:r w:rsidR="00C14779">
        <w:t>55</w:t>
      </w:r>
      <w:r>
        <w:fldChar w:fldCharType="end"/>
      </w:r>
    </w:p>
    <w:p w14:paraId="62FAB938" w14:textId="41F83B4C" w:rsidR="000D4223" w:rsidRDefault="000D4223">
      <w:pPr>
        <w:pStyle w:val="TOC2"/>
        <w:tabs>
          <w:tab w:val="left" w:pos="960"/>
        </w:tabs>
        <w:rPr>
          <w:rFonts w:ascii="Aptos" w:hAnsi="Aptos" w:cs="Arial"/>
          <w:kern w:val="2"/>
          <w:sz w:val="24"/>
          <w:szCs w:val="24"/>
          <w:lang w:eastAsia="zh-CN"/>
        </w:rPr>
      </w:pPr>
      <w:r>
        <w:rPr>
          <w:noProof/>
        </w:rPr>
        <w:t>6.2</w:t>
      </w:r>
      <w:r>
        <w:rPr>
          <w:rFonts w:ascii="Aptos" w:hAnsi="Aptos" w:cs="Arial"/>
          <w:kern w:val="2"/>
          <w:sz w:val="24"/>
          <w:szCs w:val="24"/>
          <w:lang w:eastAsia="zh-CN"/>
        </w:rPr>
        <w:tab/>
      </w:r>
      <w:r>
        <w:rPr>
          <w:noProof/>
        </w:rPr>
        <w:t>Class Diagram</w:t>
      </w:r>
      <w:r>
        <w:rPr>
          <w:noProof/>
        </w:rPr>
        <w:tab/>
      </w:r>
      <w:r>
        <w:rPr>
          <w:noProof/>
        </w:rPr>
        <w:fldChar w:fldCharType="begin"/>
      </w:r>
      <w:r>
        <w:rPr>
          <w:noProof/>
        </w:rPr>
        <w:instrText xml:space="preserve"> PAGEREF _Toc222998659 \h </w:instrText>
      </w:r>
      <w:r>
        <w:rPr>
          <w:noProof/>
        </w:rPr>
      </w:r>
      <w:r>
        <w:rPr>
          <w:noProof/>
        </w:rPr>
        <w:fldChar w:fldCharType="separate"/>
      </w:r>
      <w:r w:rsidR="00C14779">
        <w:rPr>
          <w:noProof/>
        </w:rPr>
        <w:t>84</w:t>
      </w:r>
      <w:r>
        <w:rPr>
          <w:noProof/>
        </w:rPr>
        <w:fldChar w:fldCharType="end"/>
      </w:r>
    </w:p>
    <w:p w14:paraId="47A079A0" w14:textId="2107E299" w:rsidR="000D4223" w:rsidRDefault="000D4223">
      <w:pPr>
        <w:pStyle w:val="TOC2"/>
        <w:tabs>
          <w:tab w:val="left" w:pos="960"/>
        </w:tabs>
        <w:rPr>
          <w:rFonts w:ascii="Aptos" w:hAnsi="Aptos" w:cs="Arial"/>
          <w:kern w:val="2"/>
          <w:sz w:val="24"/>
          <w:szCs w:val="24"/>
          <w:lang w:eastAsia="zh-CN"/>
        </w:rPr>
      </w:pPr>
      <w:r>
        <w:rPr>
          <w:noProof/>
        </w:rPr>
        <w:t>6.3</w:t>
      </w:r>
      <w:r>
        <w:rPr>
          <w:rFonts w:ascii="Aptos" w:hAnsi="Aptos" w:cs="Arial"/>
          <w:kern w:val="2"/>
          <w:sz w:val="24"/>
          <w:szCs w:val="24"/>
          <w:lang w:eastAsia="zh-CN"/>
        </w:rPr>
        <w:tab/>
      </w:r>
      <w:r>
        <w:rPr>
          <w:noProof/>
        </w:rPr>
        <w:t>Key Boundary Classes and Control Classes</w:t>
      </w:r>
      <w:r>
        <w:rPr>
          <w:noProof/>
        </w:rPr>
        <w:tab/>
      </w:r>
      <w:r>
        <w:rPr>
          <w:noProof/>
        </w:rPr>
        <w:fldChar w:fldCharType="begin"/>
      </w:r>
      <w:r>
        <w:rPr>
          <w:noProof/>
        </w:rPr>
        <w:instrText xml:space="preserve"> PAGEREF _Toc222998661 \h </w:instrText>
      </w:r>
      <w:r>
        <w:rPr>
          <w:noProof/>
        </w:rPr>
      </w:r>
      <w:r>
        <w:rPr>
          <w:noProof/>
        </w:rPr>
        <w:fldChar w:fldCharType="separate"/>
      </w:r>
      <w:r w:rsidR="00C14779">
        <w:rPr>
          <w:noProof/>
        </w:rPr>
        <w:t>84</w:t>
      </w:r>
      <w:r>
        <w:rPr>
          <w:noProof/>
        </w:rPr>
        <w:fldChar w:fldCharType="end"/>
      </w:r>
    </w:p>
    <w:p w14:paraId="7266D89F" w14:textId="21A5EC77" w:rsidR="000D4223" w:rsidRDefault="000D4223">
      <w:pPr>
        <w:pStyle w:val="TOC2"/>
        <w:tabs>
          <w:tab w:val="left" w:pos="960"/>
        </w:tabs>
        <w:rPr>
          <w:rFonts w:ascii="Aptos" w:hAnsi="Aptos" w:cs="Arial"/>
          <w:kern w:val="2"/>
          <w:sz w:val="24"/>
          <w:szCs w:val="24"/>
          <w:lang w:eastAsia="zh-CN"/>
        </w:rPr>
      </w:pPr>
      <w:r>
        <w:rPr>
          <w:noProof/>
        </w:rPr>
        <w:t>6.4</w:t>
      </w:r>
      <w:r>
        <w:rPr>
          <w:rFonts w:ascii="Aptos" w:hAnsi="Aptos" w:cs="Arial"/>
          <w:kern w:val="2"/>
          <w:sz w:val="24"/>
          <w:szCs w:val="24"/>
          <w:lang w:eastAsia="zh-CN"/>
        </w:rPr>
        <w:tab/>
      </w:r>
      <w:r>
        <w:rPr>
          <w:noProof/>
        </w:rPr>
        <w:t>Dialog Maps</w:t>
      </w:r>
      <w:r>
        <w:rPr>
          <w:noProof/>
        </w:rPr>
        <w:tab/>
      </w:r>
      <w:r>
        <w:rPr>
          <w:noProof/>
        </w:rPr>
        <w:fldChar w:fldCharType="begin"/>
      </w:r>
      <w:r>
        <w:rPr>
          <w:noProof/>
        </w:rPr>
        <w:instrText xml:space="preserve"> PAGEREF _Toc222998662 \h </w:instrText>
      </w:r>
      <w:r>
        <w:rPr>
          <w:noProof/>
        </w:rPr>
      </w:r>
      <w:r>
        <w:rPr>
          <w:noProof/>
        </w:rPr>
        <w:fldChar w:fldCharType="separate"/>
      </w:r>
      <w:r w:rsidR="00C14779">
        <w:rPr>
          <w:noProof/>
        </w:rPr>
        <w:t>85</w:t>
      </w:r>
      <w:r>
        <w:rPr>
          <w:noProof/>
        </w:rPr>
        <w:fldChar w:fldCharType="end"/>
      </w:r>
    </w:p>
    <w:p w14:paraId="6E91425F" w14:textId="7FBD39B6" w:rsidR="000D4223" w:rsidRDefault="000D4223">
      <w:pPr>
        <w:pStyle w:val="TOC1"/>
        <w:rPr>
          <w:rFonts w:ascii="Aptos" w:hAnsi="Aptos" w:cs="Arial"/>
          <w:b w:val="0"/>
          <w:kern w:val="2"/>
          <w:szCs w:val="24"/>
          <w:lang w:eastAsia="zh-CN"/>
        </w:rPr>
      </w:pPr>
      <w:r>
        <w:t>Appendix C: To Be Determined List</w:t>
      </w:r>
      <w:r>
        <w:tab/>
      </w:r>
      <w:r>
        <w:fldChar w:fldCharType="begin"/>
      </w:r>
      <w:r>
        <w:instrText xml:space="preserve"> PAGEREF _Toc222998663 \h </w:instrText>
      </w:r>
      <w:r>
        <w:fldChar w:fldCharType="separate"/>
      </w:r>
      <w:r w:rsidR="00C14779">
        <w:t>89</w:t>
      </w:r>
      <w:r>
        <w:fldChar w:fldCharType="end"/>
      </w:r>
    </w:p>
    <w:p w14:paraId="3AFEACB2" w14:textId="55AC2508" w:rsidR="00274B62" w:rsidRDefault="00274B62">
      <w:pPr>
        <w:rPr>
          <w:rFonts w:ascii="Times New Roman" w:hAnsi="Times New Roman"/>
          <w:b/>
          <w:noProof/>
        </w:rPr>
      </w:pPr>
      <w:r>
        <w:rPr>
          <w:rFonts w:ascii="Times New Roman" w:hAnsi="Times New Roman"/>
          <w:b/>
          <w:noProof/>
        </w:rPr>
        <w:fldChar w:fldCharType="end"/>
      </w:r>
    </w:p>
    <w:p w14:paraId="57340C18" w14:textId="77777777" w:rsidR="00274B62" w:rsidRDefault="00274B62">
      <w:pPr>
        <w:rPr>
          <w:rFonts w:ascii="Times New Roman" w:hAnsi="Times New Roman"/>
          <w:b/>
          <w:noProof/>
        </w:rPr>
      </w:pPr>
    </w:p>
    <w:p w14:paraId="02C0CFFC" w14:textId="77777777" w:rsidR="00274B62" w:rsidRDefault="00274B62">
      <w:pPr>
        <w:pStyle w:val="TOCEntry"/>
      </w:pPr>
      <w:bookmarkStart w:id="6" w:name="_Toc222998623"/>
      <w:r>
        <w:t xml:space="preserve">Revision </w:t>
      </w:r>
      <w:bookmarkEnd w:id="6"/>
      <w:r w:rsidR="00A00A12">
        <w:t>History</w:t>
      </w: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350"/>
        <w:gridCol w:w="4774"/>
        <w:gridCol w:w="1584"/>
      </w:tblGrid>
      <w:tr w:rsidR="00274B62" w14:paraId="53CBE6CA" w14:textId="77777777" w:rsidTr="005655D5">
        <w:tc>
          <w:tcPr>
            <w:tcW w:w="2160" w:type="dxa"/>
            <w:tcBorders>
              <w:top w:val="single" w:sz="12" w:space="0" w:color="auto"/>
              <w:bottom w:val="double" w:sz="12" w:space="0" w:color="auto"/>
            </w:tcBorders>
          </w:tcPr>
          <w:p w14:paraId="39F7B32A" w14:textId="77777777" w:rsidR="00274B62" w:rsidRDefault="00274B62">
            <w:pPr>
              <w:spacing w:before="40" w:after="40"/>
              <w:rPr>
                <w:b/>
              </w:rPr>
            </w:pPr>
            <w:r>
              <w:rPr>
                <w:b/>
              </w:rPr>
              <w:t>Name</w:t>
            </w:r>
          </w:p>
        </w:tc>
        <w:tc>
          <w:tcPr>
            <w:tcW w:w="1350" w:type="dxa"/>
            <w:tcBorders>
              <w:top w:val="single" w:sz="12" w:space="0" w:color="auto"/>
              <w:bottom w:val="double" w:sz="12" w:space="0" w:color="auto"/>
            </w:tcBorders>
          </w:tcPr>
          <w:p w14:paraId="6EA12A13" w14:textId="77777777" w:rsidR="00274B62" w:rsidRDefault="00274B62">
            <w:pPr>
              <w:spacing w:before="40" w:after="40"/>
              <w:rPr>
                <w:b/>
              </w:rPr>
            </w:pPr>
            <w:r>
              <w:rPr>
                <w:b/>
              </w:rPr>
              <w:t>Date</w:t>
            </w:r>
          </w:p>
        </w:tc>
        <w:tc>
          <w:tcPr>
            <w:tcW w:w="4774" w:type="dxa"/>
            <w:tcBorders>
              <w:top w:val="single" w:sz="12" w:space="0" w:color="auto"/>
              <w:bottom w:val="double" w:sz="12" w:space="0" w:color="auto"/>
            </w:tcBorders>
          </w:tcPr>
          <w:p w14:paraId="37D80740" w14:textId="77777777" w:rsidR="00274B62" w:rsidRDefault="00274B62">
            <w:pPr>
              <w:spacing w:before="40" w:after="40"/>
              <w:rPr>
                <w:b/>
              </w:rPr>
            </w:pPr>
            <w:r>
              <w:rPr>
                <w:b/>
              </w:rPr>
              <w:t>Reason For Changes</w:t>
            </w:r>
          </w:p>
        </w:tc>
        <w:tc>
          <w:tcPr>
            <w:tcW w:w="1584" w:type="dxa"/>
            <w:tcBorders>
              <w:top w:val="single" w:sz="12" w:space="0" w:color="auto"/>
              <w:bottom w:val="double" w:sz="12" w:space="0" w:color="auto"/>
            </w:tcBorders>
          </w:tcPr>
          <w:p w14:paraId="759AEEE6" w14:textId="77777777" w:rsidR="00274B62" w:rsidRDefault="00274B62">
            <w:pPr>
              <w:spacing w:before="40" w:after="40"/>
              <w:rPr>
                <w:b/>
              </w:rPr>
            </w:pPr>
            <w:r>
              <w:rPr>
                <w:b/>
              </w:rPr>
              <w:t>Version</w:t>
            </w:r>
          </w:p>
        </w:tc>
      </w:tr>
      <w:tr w:rsidR="00274B62" w14:paraId="4FB8EA0B" w14:textId="77777777" w:rsidTr="005655D5">
        <w:tc>
          <w:tcPr>
            <w:tcW w:w="2160" w:type="dxa"/>
            <w:tcBorders>
              <w:top w:val="nil"/>
            </w:tcBorders>
          </w:tcPr>
          <w:p w14:paraId="5061A953" w14:textId="1D8429C8" w:rsidR="00274B62" w:rsidRDefault="0015088B">
            <w:pPr>
              <w:spacing w:before="40" w:after="40"/>
            </w:pPr>
            <w:r>
              <w:t>Teng Wen Ting</w:t>
            </w:r>
          </w:p>
        </w:tc>
        <w:tc>
          <w:tcPr>
            <w:tcW w:w="1350" w:type="dxa"/>
            <w:tcBorders>
              <w:top w:val="nil"/>
            </w:tcBorders>
          </w:tcPr>
          <w:p w14:paraId="4DA9BC1A" w14:textId="67C9E6E7" w:rsidR="00274B62" w:rsidRDefault="00EE4200">
            <w:pPr>
              <w:spacing w:before="40" w:after="40"/>
            </w:pPr>
            <w:r>
              <w:t>11</w:t>
            </w:r>
            <w:r w:rsidR="00E51CD1">
              <w:t>/2/2026</w:t>
            </w:r>
          </w:p>
        </w:tc>
        <w:tc>
          <w:tcPr>
            <w:tcW w:w="4774" w:type="dxa"/>
            <w:tcBorders>
              <w:top w:val="nil"/>
            </w:tcBorders>
          </w:tcPr>
          <w:p w14:paraId="03A22151" w14:textId="0F0E5DC1" w:rsidR="00274B62" w:rsidRDefault="00882F3D">
            <w:pPr>
              <w:spacing w:before="40" w:after="40"/>
            </w:pPr>
            <w:r>
              <w:t>Created initial SRS draft with introduction</w:t>
            </w:r>
            <w:r w:rsidR="00515229">
              <w:t>, scope, intended users</w:t>
            </w:r>
            <w:r w:rsidR="00767E43">
              <w:t xml:space="preserve"> and UI mockups</w:t>
            </w:r>
          </w:p>
        </w:tc>
        <w:tc>
          <w:tcPr>
            <w:tcW w:w="1584" w:type="dxa"/>
            <w:tcBorders>
              <w:top w:val="nil"/>
            </w:tcBorders>
          </w:tcPr>
          <w:p w14:paraId="7DE4DB2B" w14:textId="3FF5348A" w:rsidR="00274B62" w:rsidRDefault="00515229">
            <w:pPr>
              <w:spacing w:before="40" w:after="40"/>
            </w:pPr>
            <w:r>
              <w:t>1.0</w:t>
            </w:r>
          </w:p>
        </w:tc>
      </w:tr>
      <w:tr w:rsidR="008F1F0C" w14:paraId="6A58C2D4" w14:textId="77777777" w:rsidTr="005655D5">
        <w:tc>
          <w:tcPr>
            <w:tcW w:w="2160" w:type="dxa"/>
            <w:tcBorders>
              <w:bottom w:val="single" w:sz="12" w:space="0" w:color="auto"/>
            </w:tcBorders>
          </w:tcPr>
          <w:p w14:paraId="6CAB1791" w14:textId="6A3726F0" w:rsidR="008F1F0C" w:rsidRDefault="008F1F0C">
            <w:pPr>
              <w:spacing w:before="40" w:after="40"/>
            </w:pPr>
            <w:r w:rsidRPr="5DBC4B4C">
              <w:lastRenderedPageBreak/>
              <w:t>Huynh Thao Tuong Van</w:t>
            </w:r>
          </w:p>
        </w:tc>
        <w:tc>
          <w:tcPr>
            <w:tcW w:w="1350" w:type="dxa"/>
            <w:tcBorders>
              <w:bottom w:val="single" w:sz="12" w:space="0" w:color="auto"/>
            </w:tcBorders>
          </w:tcPr>
          <w:p w14:paraId="7AB40D09" w14:textId="502FED4B" w:rsidR="008F1F0C" w:rsidRDefault="00EE4200">
            <w:pPr>
              <w:spacing w:before="40" w:after="40"/>
            </w:pPr>
            <w:r>
              <w:t>11</w:t>
            </w:r>
            <w:r w:rsidR="008F1F0C">
              <w:t>/2/2026</w:t>
            </w:r>
          </w:p>
        </w:tc>
        <w:tc>
          <w:tcPr>
            <w:tcW w:w="4774" w:type="dxa"/>
            <w:tcBorders>
              <w:bottom w:val="single" w:sz="12" w:space="0" w:color="auto"/>
            </w:tcBorders>
          </w:tcPr>
          <w:p w14:paraId="6864F9BE" w14:textId="5C2ABBE3" w:rsidR="008F1F0C" w:rsidRDefault="00767E43">
            <w:pPr>
              <w:spacing w:before="40" w:after="40"/>
            </w:pPr>
            <w:r>
              <w:t xml:space="preserve">Created use cases for trip </w:t>
            </w:r>
            <w:r w:rsidR="00674289">
              <w:t>request, preference selection, route generation and scoring</w:t>
            </w:r>
          </w:p>
        </w:tc>
        <w:tc>
          <w:tcPr>
            <w:tcW w:w="1584" w:type="dxa"/>
            <w:tcBorders>
              <w:bottom w:val="single" w:sz="12" w:space="0" w:color="auto"/>
            </w:tcBorders>
          </w:tcPr>
          <w:p w14:paraId="04CDE863" w14:textId="3DF8E622" w:rsidR="008F1F0C" w:rsidRPr="007315D3" w:rsidRDefault="00674289">
            <w:pPr>
              <w:spacing w:before="40" w:after="40"/>
            </w:pPr>
            <w:r>
              <w:t>1.1</w:t>
            </w:r>
          </w:p>
        </w:tc>
      </w:tr>
      <w:tr w:rsidR="00674289" w14:paraId="49E57B37" w14:textId="77777777" w:rsidTr="005655D5">
        <w:tc>
          <w:tcPr>
            <w:tcW w:w="2160" w:type="dxa"/>
            <w:tcBorders>
              <w:bottom w:val="single" w:sz="12" w:space="0" w:color="auto"/>
            </w:tcBorders>
          </w:tcPr>
          <w:p w14:paraId="7815C69F" w14:textId="0A2F2EA5" w:rsidR="00674289" w:rsidRPr="5DBC4B4C" w:rsidRDefault="00674289">
            <w:pPr>
              <w:spacing w:before="40" w:after="40"/>
            </w:pPr>
            <w:r>
              <w:t>Ong Zhi Jie</w:t>
            </w:r>
          </w:p>
        </w:tc>
        <w:tc>
          <w:tcPr>
            <w:tcW w:w="1350" w:type="dxa"/>
            <w:tcBorders>
              <w:bottom w:val="single" w:sz="12" w:space="0" w:color="auto"/>
            </w:tcBorders>
          </w:tcPr>
          <w:p w14:paraId="7671AF74" w14:textId="18D85D08" w:rsidR="00674289" w:rsidRDefault="00EE4200">
            <w:pPr>
              <w:spacing w:before="40" w:after="40"/>
            </w:pPr>
            <w:r>
              <w:t>11</w:t>
            </w:r>
            <w:r w:rsidR="00674289">
              <w:t>/2/2026</w:t>
            </w:r>
          </w:p>
        </w:tc>
        <w:tc>
          <w:tcPr>
            <w:tcW w:w="4774" w:type="dxa"/>
            <w:tcBorders>
              <w:bottom w:val="single" w:sz="12" w:space="0" w:color="auto"/>
            </w:tcBorders>
          </w:tcPr>
          <w:p w14:paraId="0264F25A" w14:textId="1DE5CBF2" w:rsidR="00674289" w:rsidRDefault="00674289">
            <w:pPr>
              <w:spacing w:before="40" w:after="40"/>
            </w:pPr>
            <w:r>
              <w:t>Created use cases for data fallback and updated remaining use case</w:t>
            </w:r>
            <w:r>
              <w:t>s</w:t>
            </w:r>
            <w:r w:rsidR="00EE4200">
              <w:t>. Created use case diagrams.</w:t>
            </w:r>
          </w:p>
        </w:tc>
        <w:tc>
          <w:tcPr>
            <w:tcW w:w="1584" w:type="dxa"/>
            <w:tcBorders>
              <w:bottom w:val="single" w:sz="12" w:space="0" w:color="auto"/>
            </w:tcBorders>
          </w:tcPr>
          <w:p w14:paraId="75B207E3" w14:textId="5A945FE4" w:rsidR="00674289" w:rsidRDefault="00674289">
            <w:pPr>
              <w:spacing w:before="40" w:after="40"/>
            </w:pPr>
            <w:r>
              <w:t>1.2</w:t>
            </w:r>
          </w:p>
        </w:tc>
      </w:tr>
      <w:tr w:rsidR="00274B62" w14:paraId="37D81029" w14:textId="77777777" w:rsidTr="005655D5">
        <w:tc>
          <w:tcPr>
            <w:tcW w:w="2160" w:type="dxa"/>
          </w:tcPr>
          <w:p w14:paraId="03F797B8" w14:textId="36736743" w:rsidR="00274B62" w:rsidRDefault="008F1F0C">
            <w:pPr>
              <w:spacing w:before="40" w:after="40"/>
            </w:pPr>
            <w:r>
              <w:t xml:space="preserve">Michelle Low </w:t>
            </w:r>
            <w:proofErr w:type="spellStart"/>
            <w:r>
              <w:t>Yuan-Ying</w:t>
            </w:r>
            <w:proofErr w:type="spellEnd"/>
          </w:p>
        </w:tc>
        <w:tc>
          <w:tcPr>
            <w:tcW w:w="1350" w:type="dxa"/>
          </w:tcPr>
          <w:p w14:paraId="4C841AA7" w14:textId="3609D0D9" w:rsidR="00274B62" w:rsidRDefault="00EE4200">
            <w:pPr>
              <w:spacing w:before="40" w:after="40"/>
            </w:pPr>
            <w:r>
              <w:t>11</w:t>
            </w:r>
            <w:r w:rsidR="008F1F0C">
              <w:t>/2/2026</w:t>
            </w:r>
          </w:p>
        </w:tc>
        <w:tc>
          <w:tcPr>
            <w:tcW w:w="4774" w:type="dxa"/>
          </w:tcPr>
          <w:p w14:paraId="02FF43FA" w14:textId="10589DD5" w:rsidR="00274B62" w:rsidRDefault="0046386F">
            <w:pPr>
              <w:spacing w:before="40" w:after="40"/>
            </w:pPr>
            <w:r>
              <w:t xml:space="preserve">Created functional requirements for user preference profile, trip request, </w:t>
            </w:r>
            <w:r w:rsidR="00D97019">
              <w:t xml:space="preserve">assessment of routes, route generation and data fallback </w:t>
            </w:r>
          </w:p>
        </w:tc>
        <w:tc>
          <w:tcPr>
            <w:tcW w:w="1584" w:type="dxa"/>
          </w:tcPr>
          <w:p w14:paraId="15DF6FFE" w14:textId="706E63E3" w:rsidR="00274B62" w:rsidRDefault="00D97019">
            <w:pPr>
              <w:spacing w:before="40" w:after="40"/>
            </w:pPr>
            <w:r>
              <w:t>1.3</w:t>
            </w:r>
          </w:p>
        </w:tc>
      </w:tr>
      <w:tr w:rsidR="00D97019" w14:paraId="7780FD86" w14:textId="77777777" w:rsidTr="005655D5">
        <w:tc>
          <w:tcPr>
            <w:tcW w:w="2160" w:type="dxa"/>
          </w:tcPr>
          <w:p w14:paraId="575E3B40" w14:textId="6F736259" w:rsidR="00D97019" w:rsidRDefault="00D97019">
            <w:pPr>
              <w:spacing w:before="40" w:after="40"/>
            </w:pPr>
            <w:r w:rsidRPr="5DBC4B4C">
              <w:t xml:space="preserve">Wan </w:t>
            </w:r>
            <w:proofErr w:type="spellStart"/>
            <w:r w:rsidRPr="5DBC4B4C">
              <w:t>Chenpeng</w:t>
            </w:r>
            <w:proofErr w:type="spellEnd"/>
          </w:p>
        </w:tc>
        <w:tc>
          <w:tcPr>
            <w:tcW w:w="1350" w:type="dxa"/>
          </w:tcPr>
          <w:p w14:paraId="5513FB36" w14:textId="5A25267D" w:rsidR="00D97019" w:rsidRDefault="00EE4200">
            <w:pPr>
              <w:spacing w:before="40" w:after="40"/>
            </w:pPr>
            <w:r>
              <w:t>11</w:t>
            </w:r>
            <w:r w:rsidR="00D97019">
              <w:t>/2/2026</w:t>
            </w:r>
          </w:p>
        </w:tc>
        <w:tc>
          <w:tcPr>
            <w:tcW w:w="4774" w:type="dxa"/>
          </w:tcPr>
          <w:p w14:paraId="7A993535" w14:textId="174100CF" w:rsidR="00D97019" w:rsidRDefault="00D97019">
            <w:pPr>
              <w:spacing w:before="40" w:after="40"/>
            </w:pPr>
            <w:r>
              <w:t>Updated functional requirements and non-functional requirements. Created data dictionary</w:t>
            </w:r>
          </w:p>
        </w:tc>
        <w:tc>
          <w:tcPr>
            <w:tcW w:w="1584" w:type="dxa"/>
          </w:tcPr>
          <w:p w14:paraId="629B365A" w14:textId="71D014BF" w:rsidR="00D97019" w:rsidRDefault="00291583">
            <w:pPr>
              <w:spacing w:before="40" w:after="40"/>
            </w:pPr>
            <w:r>
              <w:t>1.4</w:t>
            </w:r>
          </w:p>
        </w:tc>
      </w:tr>
      <w:tr w:rsidR="00291583" w14:paraId="5E9AC270" w14:textId="77777777" w:rsidTr="005655D5">
        <w:tc>
          <w:tcPr>
            <w:tcW w:w="2160" w:type="dxa"/>
          </w:tcPr>
          <w:p w14:paraId="372FA703" w14:textId="0D659E06" w:rsidR="00291583" w:rsidRPr="5DBC4B4C" w:rsidRDefault="00291583">
            <w:pPr>
              <w:spacing w:before="40" w:after="40"/>
            </w:pPr>
            <w:r>
              <w:t>Teng Wen Ting</w:t>
            </w:r>
          </w:p>
        </w:tc>
        <w:tc>
          <w:tcPr>
            <w:tcW w:w="1350" w:type="dxa"/>
          </w:tcPr>
          <w:p w14:paraId="3A26F7A1" w14:textId="4F8CC8B6" w:rsidR="00291583" w:rsidRDefault="00EE4200">
            <w:pPr>
              <w:spacing w:before="40" w:after="40"/>
            </w:pPr>
            <w:r>
              <w:t>25/2/2026</w:t>
            </w:r>
          </w:p>
        </w:tc>
        <w:tc>
          <w:tcPr>
            <w:tcW w:w="4774" w:type="dxa"/>
          </w:tcPr>
          <w:p w14:paraId="03F6B7A7" w14:textId="7AB3447C" w:rsidR="00291583" w:rsidRDefault="00EE4200">
            <w:pPr>
              <w:spacing w:before="40" w:after="40"/>
            </w:pPr>
            <w:r>
              <w:t>Created dialog maps</w:t>
            </w:r>
          </w:p>
        </w:tc>
        <w:tc>
          <w:tcPr>
            <w:tcW w:w="1584" w:type="dxa"/>
          </w:tcPr>
          <w:p w14:paraId="2AF0452E" w14:textId="4E4F3C6D" w:rsidR="00291583" w:rsidRDefault="00EE4200">
            <w:pPr>
              <w:spacing w:before="40" w:after="40"/>
            </w:pPr>
            <w:r>
              <w:t>2.0</w:t>
            </w:r>
          </w:p>
        </w:tc>
      </w:tr>
      <w:tr w:rsidR="00EE4200" w14:paraId="4E61F102" w14:textId="77777777" w:rsidTr="005655D5">
        <w:tc>
          <w:tcPr>
            <w:tcW w:w="2160" w:type="dxa"/>
          </w:tcPr>
          <w:p w14:paraId="3DBCD5FE" w14:textId="3FD81A27" w:rsidR="00EE4200" w:rsidRDefault="00EE4200">
            <w:pPr>
              <w:spacing w:before="40" w:after="40"/>
            </w:pPr>
            <w:r>
              <w:t>Ong Zhi Jie</w:t>
            </w:r>
          </w:p>
        </w:tc>
        <w:tc>
          <w:tcPr>
            <w:tcW w:w="1350" w:type="dxa"/>
          </w:tcPr>
          <w:p w14:paraId="106A4173" w14:textId="62B56A67" w:rsidR="00EE4200" w:rsidRDefault="00EE4200">
            <w:pPr>
              <w:spacing w:before="40" w:after="40"/>
            </w:pPr>
            <w:r>
              <w:t>25/2/2026</w:t>
            </w:r>
          </w:p>
        </w:tc>
        <w:tc>
          <w:tcPr>
            <w:tcW w:w="4774" w:type="dxa"/>
          </w:tcPr>
          <w:p w14:paraId="575D99E4" w14:textId="32E3624B" w:rsidR="00EE4200" w:rsidRDefault="00EE4200">
            <w:pPr>
              <w:spacing w:before="40" w:after="40"/>
            </w:pPr>
            <w:r>
              <w:t>Created dialog maps</w:t>
            </w:r>
          </w:p>
        </w:tc>
        <w:tc>
          <w:tcPr>
            <w:tcW w:w="1584" w:type="dxa"/>
          </w:tcPr>
          <w:p w14:paraId="3CE593C0" w14:textId="564A1FB2" w:rsidR="00EE4200" w:rsidRDefault="00EE4200">
            <w:pPr>
              <w:spacing w:before="40" w:after="40"/>
            </w:pPr>
            <w:r>
              <w:t>2.1</w:t>
            </w:r>
          </w:p>
        </w:tc>
      </w:tr>
      <w:tr w:rsidR="00C161B3" w14:paraId="0F1C1201" w14:textId="77777777" w:rsidTr="005655D5">
        <w:tc>
          <w:tcPr>
            <w:tcW w:w="2160" w:type="dxa"/>
          </w:tcPr>
          <w:p w14:paraId="4D040466" w14:textId="31DE9007" w:rsidR="00C161B3" w:rsidRDefault="00C161B3">
            <w:pPr>
              <w:spacing w:before="40" w:after="40"/>
            </w:pPr>
            <w:r>
              <w:t xml:space="preserve">Michelle Low </w:t>
            </w:r>
            <w:proofErr w:type="spellStart"/>
            <w:r>
              <w:t>Yuan-Ying</w:t>
            </w:r>
            <w:proofErr w:type="spellEnd"/>
          </w:p>
        </w:tc>
        <w:tc>
          <w:tcPr>
            <w:tcW w:w="1350" w:type="dxa"/>
          </w:tcPr>
          <w:p w14:paraId="2E298F7A" w14:textId="54F9FF80" w:rsidR="00C161B3" w:rsidRDefault="00C161B3">
            <w:pPr>
              <w:spacing w:before="40" w:after="40"/>
            </w:pPr>
            <w:r>
              <w:t>25/2/2026</w:t>
            </w:r>
          </w:p>
        </w:tc>
        <w:tc>
          <w:tcPr>
            <w:tcW w:w="4774" w:type="dxa"/>
          </w:tcPr>
          <w:p w14:paraId="0B720DAC" w14:textId="40D35D8F" w:rsidR="00C161B3" w:rsidRDefault="00C161B3">
            <w:pPr>
              <w:spacing w:before="40" w:after="40"/>
            </w:pPr>
            <w:r>
              <w:t>Create class diagram</w:t>
            </w:r>
          </w:p>
        </w:tc>
        <w:tc>
          <w:tcPr>
            <w:tcW w:w="1584" w:type="dxa"/>
          </w:tcPr>
          <w:p w14:paraId="31832480" w14:textId="6AD59C58" w:rsidR="00C161B3" w:rsidRDefault="00C161B3">
            <w:pPr>
              <w:spacing w:before="40" w:after="40"/>
            </w:pPr>
            <w:r>
              <w:t>2.2</w:t>
            </w:r>
          </w:p>
        </w:tc>
      </w:tr>
      <w:tr w:rsidR="00C161B3" w14:paraId="0971D54B" w14:textId="77777777" w:rsidTr="005655D5">
        <w:tc>
          <w:tcPr>
            <w:tcW w:w="2160" w:type="dxa"/>
          </w:tcPr>
          <w:p w14:paraId="76F9066E" w14:textId="69461336" w:rsidR="00C161B3" w:rsidRDefault="00C161B3">
            <w:pPr>
              <w:spacing w:before="40" w:after="40"/>
            </w:pPr>
            <w:r w:rsidRPr="5DBC4B4C">
              <w:t xml:space="preserve">Wan </w:t>
            </w:r>
            <w:proofErr w:type="spellStart"/>
            <w:r w:rsidRPr="5DBC4B4C">
              <w:t>Chenpeng</w:t>
            </w:r>
            <w:proofErr w:type="spellEnd"/>
          </w:p>
        </w:tc>
        <w:tc>
          <w:tcPr>
            <w:tcW w:w="1350" w:type="dxa"/>
          </w:tcPr>
          <w:p w14:paraId="4A78AEF5" w14:textId="45E3AE37" w:rsidR="00C161B3" w:rsidRDefault="00C161B3">
            <w:pPr>
              <w:spacing w:before="40" w:after="40"/>
            </w:pPr>
            <w:r>
              <w:t>25/2/2026</w:t>
            </w:r>
          </w:p>
        </w:tc>
        <w:tc>
          <w:tcPr>
            <w:tcW w:w="4774" w:type="dxa"/>
          </w:tcPr>
          <w:p w14:paraId="12DCD6BB" w14:textId="5EF949F5" w:rsidR="00C161B3" w:rsidRDefault="00C161B3">
            <w:pPr>
              <w:spacing w:before="40" w:after="40"/>
            </w:pPr>
            <w:r>
              <w:t>Create BCE diagram and updated data dictionary</w:t>
            </w:r>
          </w:p>
        </w:tc>
        <w:tc>
          <w:tcPr>
            <w:tcW w:w="1584" w:type="dxa"/>
          </w:tcPr>
          <w:p w14:paraId="3D2682B9" w14:textId="152C263B" w:rsidR="00C161B3" w:rsidRDefault="00C161B3">
            <w:pPr>
              <w:spacing w:before="40" w:after="40"/>
            </w:pPr>
            <w:r>
              <w:t>2.3</w:t>
            </w:r>
          </w:p>
        </w:tc>
      </w:tr>
      <w:tr w:rsidR="00C161B3" w14:paraId="79460C88" w14:textId="77777777" w:rsidTr="005655D5">
        <w:tc>
          <w:tcPr>
            <w:tcW w:w="2160" w:type="dxa"/>
          </w:tcPr>
          <w:p w14:paraId="3ABFBC59" w14:textId="452BF793" w:rsidR="00C161B3" w:rsidRPr="5DBC4B4C" w:rsidRDefault="00C161B3">
            <w:pPr>
              <w:spacing w:before="40" w:after="40"/>
            </w:pPr>
            <w:r w:rsidRPr="5DBC4B4C">
              <w:t>Huynh Thao Tuong Van</w:t>
            </w:r>
          </w:p>
        </w:tc>
        <w:tc>
          <w:tcPr>
            <w:tcW w:w="1350" w:type="dxa"/>
          </w:tcPr>
          <w:p w14:paraId="68A98396" w14:textId="122B7DFD" w:rsidR="00C161B3" w:rsidRDefault="00C161B3">
            <w:pPr>
              <w:spacing w:before="40" w:after="40"/>
            </w:pPr>
            <w:r>
              <w:t>25/2/2026</w:t>
            </w:r>
          </w:p>
        </w:tc>
        <w:tc>
          <w:tcPr>
            <w:tcW w:w="4774" w:type="dxa"/>
          </w:tcPr>
          <w:p w14:paraId="4A2A08DA" w14:textId="2EBB4D70" w:rsidR="00C161B3" w:rsidRDefault="00C161B3">
            <w:pPr>
              <w:spacing w:before="40" w:after="40"/>
            </w:pPr>
            <w:r>
              <w:t>Finalised use case diagrams</w:t>
            </w:r>
          </w:p>
        </w:tc>
        <w:tc>
          <w:tcPr>
            <w:tcW w:w="1584" w:type="dxa"/>
          </w:tcPr>
          <w:p w14:paraId="49A27A99" w14:textId="1BDE8F16" w:rsidR="00C161B3" w:rsidRDefault="00C161B3">
            <w:pPr>
              <w:spacing w:before="40" w:after="40"/>
            </w:pPr>
            <w:r>
              <w:t>2.4</w:t>
            </w:r>
          </w:p>
        </w:tc>
      </w:tr>
      <w:tr w:rsidR="00F93DFD" w14:paraId="190B9BF6" w14:textId="77777777" w:rsidTr="005655D5">
        <w:tc>
          <w:tcPr>
            <w:tcW w:w="2160" w:type="dxa"/>
          </w:tcPr>
          <w:p w14:paraId="73C7D413" w14:textId="1E0C15E9" w:rsidR="00F93DFD" w:rsidRPr="5DBC4B4C" w:rsidRDefault="00042DC2">
            <w:pPr>
              <w:spacing w:before="40" w:after="40"/>
            </w:pPr>
            <w:r>
              <w:t>Teng Wen Ting</w:t>
            </w:r>
          </w:p>
        </w:tc>
        <w:tc>
          <w:tcPr>
            <w:tcW w:w="1350" w:type="dxa"/>
          </w:tcPr>
          <w:p w14:paraId="541FD60F" w14:textId="15D73D67" w:rsidR="00F93DFD" w:rsidRDefault="00310A5D">
            <w:pPr>
              <w:spacing w:before="40" w:after="40"/>
            </w:pPr>
            <w:r>
              <w:t>31/3/2026</w:t>
            </w:r>
          </w:p>
        </w:tc>
        <w:tc>
          <w:tcPr>
            <w:tcW w:w="4774" w:type="dxa"/>
          </w:tcPr>
          <w:p w14:paraId="6463F2B6" w14:textId="65C7BDB1" w:rsidR="00F93DFD" w:rsidRDefault="005655D5">
            <w:pPr>
              <w:spacing w:before="40" w:after="40"/>
            </w:pPr>
            <w:r w:rsidRPr="005655D5">
              <w:t xml:space="preserve">Updated and revised UI mockups </w:t>
            </w:r>
          </w:p>
        </w:tc>
        <w:tc>
          <w:tcPr>
            <w:tcW w:w="1584" w:type="dxa"/>
          </w:tcPr>
          <w:p w14:paraId="69631438" w14:textId="743E7DFC" w:rsidR="00F93DFD" w:rsidRDefault="005655D5">
            <w:pPr>
              <w:spacing w:before="40" w:after="40"/>
            </w:pPr>
            <w:r w:rsidRPr="005655D5">
              <w:t>3.0</w:t>
            </w:r>
          </w:p>
        </w:tc>
      </w:tr>
      <w:tr w:rsidR="005655D5" w14:paraId="61989506" w14:textId="77777777" w:rsidTr="005655D5">
        <w:tc>
          <w:tcPr>
            <w:tcW w:w="2160" w:type="dxa"/>
          </w:tcPr>
          <w:p w14:paraId="657FC3B8" w14:textId="44108A83" w:rsidR="005655D5" w:rsidRPr="005655D5" w:rsidRDefault="005655D5">
            <w:pPr>
              <w:spacing w:before="40" w:after="40"/>
            </w:pPr>
            <w:r w:rsidRPr="005655D5">
              <w:t>Michelle Low Yuan-Ying</w:t>
            </w:r>
          </w:p>
        </w:tc>
        <w:tc>
          <w:tcPr>
            <w:tcW w:w="1350" w:type="dxa"/>
          </w:tcPr>
          <w:p w14:paraId="71845AFC" w14:textId="42346059" w:rsidR="005655D5" w:rsidRPr="005655D5" w:rsidRDefault="005655D5">
            <w:pPr>
              <w:spacing w:before="40" w:after="40"/>
            </w:pPr>
            <w:r>
              <w:t>31/3/2026</w:t>
            </w:r>
          </w:p>
        </w:tc>
        <w:tc>
          <w:tcPr>
            <w:tcW w:w="4774" w:type="dxa"/>
          </w:tcPr>
          <w:p w14:paraId="7DA35A06" w14:textId="29DEA8B6" w:rsidR="005655D5" w:rsidRPr="005655D5" w:rsidRDefault="005655D5">
            <w:pPr>
              <w:spacing w:before="40" w:after="40"/>
            </w:pPr>
            <w:r>
              <w:t>Create system architecture</w:t>
            </w:r>
          </w:p>
        </w:tc>
        <w:tc>
          <w:tcPr>
            <w:tcW w:w="1584" w:type="dxa"/>
          </w:tcPr>
          <w:p w14:paraId="1EFBF263" w14:textId="77777777" w:rsidR="005655D5" w:rsidRDefault="005655D5">
            <w:pPr>
              <w:spacing w:before="40" w:after="40"/>
            </w:pPr>
            <w:r>
              <w:t>3.1</w:t>
            </w:r>
          </w:p>
          <w:p w14:paraId="7EC18858" w14:textId="159E384D" w:rsidR="005655D5" w:rsidRPr="005655D5" w:rsidRDefault="005655D5">
            <w:pPr>
              <w:spacing w:before="40" w:after="40"/>
            </w:pPr>
          </w:p>
        </w:tc>
      </w:tr>
      <w:tr w:rsidR="005655D5" w14:paraId="2B9C4A11" w14:textId="77777777" w:rsidTr="006A461A">
        <w:tc>
          <w:tcPr>
            <w:tcW w:w="2160" w:type="dxa"/>
          </w:tcPr>
          <w:p w14:paraId="085AA93D" w14:textId="4552AD7A" w:rsidR="005655D5" w:rsidRPr="005655D5" w:rsidRDefault="006A461A">
            <w:pPr>
              <w:spacing w:before="40" w:after="40"/>
            </w:pPr>
            <w:r>
              <w:t xml:space="preserve">Wan </w:t>
            </w:r>
            <w:proofErr w:type="spellStart"/>
            <w:r>
              <w:t>Chenpeng</w:t>
            </w:r>
            <w:proofErr w:type="spellEnd"/>
          </w:p>
        </w:tc>
        <w:tc>
          <w:tcPr>
            <w:tcW w:w="1350" w:type="dxa"/>
          </w:tcPr>
          <w:p w14:paraId="191B396B" w14:textId="23871E2B" w:rsidR="005655D5" w:rsidRDefault="00B4474A">
            <w:pPr>
              <w:spacing w:before="40" w:after="40"/>
            </w:pPr>
            <w:r>
              <w:t>31/3/2026</w:t>
            </w:r>
          </w:p>
        </w:tc>
        <w:tc>
          <w:tcPr>
            <w:tcW w:w="4774" w:type="dxa"/>
          </w:tcPr>
          <w:p w14:paraId="44767073" w14:textId="27DCBEBF" w:rsidR="005655D5" w:rsidRDefault="006A461A">
            <w:pPr>
              <w:spacing w:before="40" w:after="40"/>
            </w:pPr>
            <w:r>
              <w:t>Updated data dictionary</w:t>
            </w:r>
          </w:p>
        </w:tc>
        <w:tc>
          <w:tcPr>
            <w:tcW w:w="1584" w:type="dxa"/>
          </w:tcPr>
          <w:p w14:paraId="0EC4B68F" w14:textId="170B904F" w:rsidR="005655D5" w:rsidRDefault="006A461A">
            <w:pPr>
              <w:spacing w:before="40" w:after="40"/>
            </w:pPr>
            <w:r>
              <w:t>3.2</w:t>
            </w:r>
          </w:p>
        </w:tc>
      </w:tr>
      <w:tr w:rsidR="006A461A" w14:paraId="167901F8" w14:textId="77777777" w:rsidTr="006A461A">
        <w:tc>
          <w:tcPr>
            <w:tcW w:w="2160" w:type="dxa"/>
          </w:tcPr>
          <w:p w14:paraId="7EFCE1EB" w14:textId="22C453B0" w:rsidR="006A461A" w:rsidRDefault="006A461A">
            <w:pPr>
              <w:spacing w:before="40" w:after="40"/>
            </w:pPr>
            <w:r>
              <w:t>Ong Zhi Jie</w:t>
            </w:r>
          </w:p>
        </w:tc>
        <w:tc>
          <w:tcPr>
            <w:tcW w:w="1350" w:type="dxa"/>
          </w:tcPr>
          <w:p w14:paraId="4673FF83" w14:textId="28052DFA" w:rsidR="006A461A" w:rsidRDefault="006A461A">
            <w:pPr>
              <w:spacing w:before="40" w:after="40"/>
            </w:pPr>
            <w:r>
              <w:t>31/3/2026</w:t>
            </w:r>
          </w:p>
        </w:tc>
        <w:tc>
          <w:tcPr>
            <w:tcW w:w="4774" w:type="dxa"/>
          </w:tcPr>
          <w:p w14:paraId="6B1E2A44" w14:textId="3355F439" w:rsidR="006A461A" w:rsidRDefault="006A461A">
            <w:pPr>
              <w:spacing w:before="40" w:after="40"/>
            </w:pPr>
            <w:r>
              <w:t>Created test cases</w:t>
            </w:r>
          </w:p>
        </w:tc>
        <w:tc>
          <w:tcPr>
            <w:tcW w:w="1584" w:type="dxa"/>
          </w:tcPr>
          <w:p w14:paraId="7F485F32" w14:textId="30006BA9" w:rsidR="006A461A" w:rsidRDefault="006A461A">
            <w:pPr>
              <w:spacing w:before="40" w:after="40"/>
            </w:pPr>
            <w:r>
              <w:t>3.3</w:t>
            </w:r>
          </w:p>
        </w:tc>
      </w:tr>
      <w:tr w:rsidR="006A461A" w14:paraId="7356D7E6" w14:textId="77777777" w:rsidTr="006C2865">
        <w:tc>
          <w:tcPr>
            <w:tcW w:w="2160" w:type="dxa"/>
          </w:tcPr>
          <w:p w14:paraId="20207882" w14:textId="17C03F0F" w:rsidR="006A461A" w:rsidRDefault="006A461A">
            <w:pPr>
              <w:spacing w:before="40" w:after="40"/>
            </w:pPr>
            <w:r w:rsidRPr="005655D5">
              <w:t>Huynh Thao Tuong Van</w:t>
            </w:r>
          </w:p>
        </w:tc>
        <w:tc>
          <w:tcPr>
            <w:tcW w:w="1350" w:type="dxa"/>
          </w:tcPr>
          <w:p w14:paraId="18BBD684" w14:textId="166D7992" w:rsidR="006A461A" w:rsidRDefault="006A461A">
            <w:pPr>
              <w:spacing w:before="40" w:after="40"/>
            </w:pPr>
            <w:r>
              <w:t>31/3/2026</w:t>
            </w:r>
          </w:p>
        </w:tc>
        <w:tc>
          <w:tcPr>
            <w:tcW w:w="4774" w:type="dxa"/>
          </w:tcPr>
          <w:p w14:paraId="79213DC6" w14:textId="1FB10C66" w:rsidR="006A461A" w:rsidRDefault="00D71D1E">
            <w:pPr>
              <w:spacing w:before="40" w:after="40"/>
            </w:pPr>
            <w:r>
              <w:t>Updated use cases</w:t>
            </w:r>
          </w:p>
        </w:tc>
        <w:tc>
          <w:tcPr>
            <w:tcW w:w="1584" w:type="dxa"/>
          </w:tcPr>
          <w:p w14:paraId="0B4BBB23" w14:textId="35654220" w:rsidR="006A461A" w:rsidRDefault="00D71D1E">
            <w:pPr>
              <w:spacing w:before="40" w:after="40"/>
            </w:pPr>
            <w:r>
              <w:t>3.4</w:t>
            </w:r>
          </w:p>
        </w:tc>
      </w:tr>
      <w:tr w:rsidR="006C2865" w14:paraId="0962CF10" w14:textId="77777777" w:rsidTr="006C2865">
        <w:tc>
          <w:tcPr>
            <w:tcW w:w="2160" w:type="dxa"/>
          </w:tcPr>
          <w:p w14:paraId="20098B48" w14:textId="51D87A8E" w:rsidR="006C2865" w:rsidRPr="005655D5" w:rsidRDefault="00D74CB1">
            <w:pPr>
              <w:spacing w:before="40" w:after="40"/>
            </w:pPr>
            <w:r>
              <w:t>T</w:t>
            </w:r>
            <w:r w:rsidRPr="005655D5">
              <w:t>eng Wen Ting</w:t>
            </w:r>
          </w:p>
        </w:tc>
        <w:tc>
          <w:tcPr>
            <w:tcW w:w="1350" w:type="dxa"/>
          </w:tcPr>
          <w:p w14:paraId="29310A0C" w14:textId="767CAA43" w:rsidR="006C2865" w:rsidRDefault="006C2865">
            <w:pPr>
              <w:spacing w:before="40" w:after="40"/>
            </w:pPr>
            <w:r>
              <w:t>10/4/2026</w:t>
            </w:r>
          </w:p>
        </w:tc>
        <w:tc>
          <w:tcPr>
            <w:tcW w:w="4774" w:type="dxa"/>
          </w:tcPr>
          <w:p w14:paraId="595B2D5F" w14:textId="05ACB108" w:rsidR="006C2865" w:rsidRDefault="006C2865">
            <w:pPr>
              <w:spacing w:before="40" w:after="40"/>
            </w:pPr>
            <w:r>
              <w:t>Updated use cases</w:t>
            </w:r>
          </w:p>
        </w:tc>
        <w:tc>
          <w:tcPr>
            <w:tcW w:w="1584" w:type="dxa"/>
          </w:tcPr>
          <w:p w14:paraId="19E88C80" w14:textId="5E7F8000" w:rsidR="006C2865" w:rsidRDefault="006C2865">
            <w:pPr>
              <w:spacing w:before="40" w:after="40"/>
            </w:pPr>
            <w:r>
              <w:t>4.0</w:t>
            </w:r>
          </w:p>
        </w:tc>
      </w:tr>
      <w:tr w:rsidR="006C2865" w14:paraId="7D3B113F" w14:textId="77777777" w:rsidTr="006C2865">
        <w:tc>
          <w:tcPr>
            <w:tcW w:w="2160" w:type="dxa"/>
          </w:tcPr>
          <w:p w14:paraId="6696D3ED" w14:textId="2FBC45E4" w:rsidR="006C2865" w:rsidRDefault="006C2865">
            <w:pPr>
              <w:spacing w:before="40" w:after="40"/>
            </w:pPr>
            <w:r>
              <w:t xml:space="preserve">Wan </w:t>
            </w:r>
            <w:proofErr w:type="spellStart"/>
            <w:r>
              <w:t>Chenpeng</w:t>
            </w:r>
            <w:proofErr w:type="spellEnd"/>
          </w:p>
        </w:tc>
        <w:tc>
          <w:tcPr>
            <w:tcW w:w="1350" w:type="dxa"/>
          </w:tcPr>
          <w:p w14:paraId="434D157F" w14:textId="3E659DA3" w:rsidR="006C2865" w:rsidRDefault="006C2865">
            <w:pPr>
              <w:spacing w:before="40" w:after="40"/>
            </w:pPr>
            <w:r>
              <w:t>11/4/2026</w:t>
            </w:r>
          </w:p>
        </w:tc>
        <w:tc>
          <w:tcPr>
            <w:tcW w:w="4774" w:type="dxa"/>
          </w:tcPr>
          <w:p w14:paraId="7F3E8046" w14:textId="608ECC60" w:rsidR="006C2865" w:rsidRDefault="006C2865">
            <w:pPr>
              <w:spacing w:before="40" w:after="40"/>
            </w:pPr>
            <w:r>
              <w:t xml:space="preserve">Updated functional requirements </w:t>
            </w:r>
          </w:p>
        </w:tc>
        <w:tc>
          <w:tcPr>
            <w:tcW w:w="1584" w:type="dxa"/>
          </w:tcPr>
          <w:p w14:paraId="1BCC0727" w14:textId="5294EA3E" w:rsidR="006C2865" w:rsidRDefault="006C2865">
            <w:pPr>
              <w:spacing w:before="40" w:after="40"/>
            </w:pPr>
            <w:r>
              <w:t>4.1</w:t>
            </w:r>
          </w:p>
        </w:tc>
      </w:tr>
      <w:tr w:rsidR="006C2865" w14:paraId="7999F835" w14:textId="77777777" w:rsidTr="006C2865">
        <w:tc>
          <w:tcPr>
            <w:tcW w:w="2160" w:type="dxa"/>
          </w:tcPr>
          <w:p w14:paraId="7C1E1B94" w14:textId="100A9823" w:rsidR="006C2865" w:rsidRDefault="006C2865">
            <w:pPr>
              <w:spacing w:before="40" w:after="40"/>
            </w:pPr>
            <w:r>
              <w:t xml:space="preserve">Michelle Low </w:t>
            </w:r>
            <w:proofErr w:type="spellStart"/>
            <w:r>
              <w:t>Yuan-Ying</w:t>
            </w:r>
            <w:proofErr w:type="spellEnd"/>
          </w:p>
        </w:tc>
        <w:tc>
          <w:tcPr>
            <w:tcW w:w="1350" w:type="dxa"/>
          </w:tcPr>
          <w:p w14:paraId="2A14E837" w14:textId="06873F44" w:rsidR="006C2865" w:rsidRDefault="006C2865">
            <w:pPr>
              <w:spacing w:before="40" w:after="40"/>
            </w:pPr>
            <w:r>
              <w:t>12/4/2026</w:t>
            </w:r>
          </w:p>
        </w:tc>
        <w:tc>
          <w:tcPr>
            <w:tcW w:w="4774" w:type="dxa"/>
          </w:tcPr>
          <w:p w14:paraId="7F1D4BBC" w14:textId="7E36F1C5" w:rsidR="006C2865" w:rsidRDefault="006C2865">
            <w:pPr>
              <w:spacing w:before="40" w:after="40"/>
            </w:pPr>
            <w:r>
              <w:t>Updated class diagram and system architecture</w:t>
            </w:r>
          </w:p>
        </w:tc>
        <w:tc>
          <w:tcPr>
            <w:tcW w:w="1584" w:type="dxa"/>
          </w:tcPr>
          <w:p w14:paraId="21EF6F9F" w14:textId="7F86C58C" w:rsidR="006C2865" w:rsidRDefault="006C2865">
            <w:pPr>
              <w:spacing w:before="40" w:after="40"/>
            </w:pPr>
            <w:r>
              <w:t>4.2</w:t>
            </w:r>
          </w:p>
        </w:tc>
      </w:tr>
      <w:tr w:rsidR="006C2865" w14:paraId="0448AF2E" w14:textId="77777777" w:rsidTr="00B80897">
        <w:tc>
          <w:tcPr>
            <w:tcW w:w="2160" w:type="dxa"/>
          </w:tcPr>
          <w:p w14:paraId="406D592C" w14:textId="1674F961" w:rsidR="006C2865" w:rsidRDefault="006C2865">
            <w:pPr>
              <w:spacing w:before="40" w:after="40"/>
            </w:pPr>
            <w:r w:rsidRPr="005655D5">
              <w:t>Huynh Thao Tuong Van</w:t>
            </w:r>
          </w:p>
        </w:tc>
        <w:tc>
          <w:tcPr>
            <w:tcW w:w="1350" w:type="dxa"/>
          </w:tcPr>
          <w:p w14:paraId="3E02B2AB" w14:textId="070E1F8D" w:rsidR="006C2865" w:rsidRDefault="006C2865">
            <w:pPr>
              <w:spacing w:before="40" w:after="40"/>
            </w:pPr>
            <w:r>
              <w:t>12/4/2026</w:t>
            </w:r>
          </w:p>
        </w:tc>
        <w:tc>
          <w:tcPr>
            <w:tcW w:w="4774" w:type="dxa"/>
          </w:tcPr>
          <w:p w14:paraId="088D211E" w14:textId="1A1BC0A6" w:rsidR="006C2865" w:rsidRDefault="006C2865">
            <w:pPr>
              <w:spacing w:before="40" w:after="40"/>
            </w:pPr>
            <w:r>
              <w:t>Updated use case diagrams</w:t>
            </w:r>
            <w:r w:rsidR="00D74CB1">
              <w:t xml:space="preserve">, </w:t>
            </w:r>
            <w:r>
              <w:t>dialog maps</w:t>
            </w:r>
            <w:r w:rsidR="00D74CB1">
              <w:t xml:space="preserve"> and testing</w:t>
            </w:r>
          </w:p>
        </w:tc>
        <w:tc>
          <w:tcPr>
            <w:tcW w:w="1584" w:type="dxa"/>
          </w:tcPr>
          <w:p w14:paraId="293C2AF5" w14:textId="1252B571" w:rsidR="006C2865" w:rsidRDefault="00B80897">
            <w:pPr>
              <w:spacing w:before="40" w:after="40"/>
            </w:pPr>
            <w:r>
              <w:t>4.3</w:t>
            </w:r>
          </w:p>
        </w:tc>
      </w:tr>
      <w:tr w:rsidR="00B80897" w14:paraId="6C78AFE6" w14:textId="77777777" w:rsidTr="005655D5">
        <w:tc>
          <w:tcPr>
            <w:tcW w:w="2160" w:type="dxa"/>
            <w:tcBorders>
              <w:bottom w:val="single" w:sz="12" w:space="0" w:color="auto"/>
            </w:tcBorders>
          </w:tcPr>
          <w:p w14:paraId="215B028E" w14:textId="1F83DF75" w:rsidR="00B80897" w:rsidRPr="005655D5" w:rsidRDefault="00D74CB1">
            <w:pPr>
              <w:spacing w:before="40" w:after="40"/>
            </w:pPr>
            <w:r>
              <w:t>Ong Zhi Jie</w:t>
            </w:r>
          </w:p>
        </w:tc>
        <w:tc>
          <w:tcPr>
            <w:tcW w:w="1350" w:type="dxa"/>
            <w:tcBorders>
              <w:bottom w:val="single" w:sz="12" w:space="0" w:color="auto"/>
            </w:tcBorders>
          </w:tcPr>
          <w:p w14:paraId="3B7DC4F2" w14:textId="711C46D0" w:rsidR="00B80897" w:rsidRDefault="003F3856">
            <w:pPr>
              <w:spacing w:before="40" w:after="40"/>
            </w:pPr>
            <w:r>
              <w:t>1</w:t>
            </w:r>
            <w:r w:rsidR="00D74CB1">
              <w:t>3</w:t>
            </w:r>
            <w:r>
              <w:t>/4/2026</w:t>
            </w:r>
          </w:p>
        </w:tc>
        <w:tc>
          <w:tcPr>
            <w:tcW w:w="4774" w:type="dxa"/>
            <w:tcBorders>
              <w:bottom w:val="single" w:sz="12" w:space="0" w:color="auto"/>
            </w:tcBorders>
          </w:tcPr>
          <w:p w14:paraId="62F95D11" w14:textId="36EC5F4C" w:rsidR="00B80897" w:rsidRDefault="00EB73CD">
            <w:pPr>
              <w:spacing w:before="40" w:after="40"/>
            </w:pPr>
            <w:r w:rsidRPr="00EB73CD">
              <w:t>Final review and consolidation of all SRS sections, analysis models, and diagrams into approved submission</w:t>
            </w:r>
          </w:p>
        </w:tc>
        <w:tc>
          <w:tcPr>
            <w:tcW w:w="1584" w:type="dxa"/>
            <w:tcBorders>
              <w:bottom w:val="single" w:sz="12" w:space="0" w:color="auto"/>
            </w:tcBorders>
          </w:tcPr>
          <w:p w14:paraId="13743743" w14:textId="7759326F" w:rsidR="00B80897" w:rsidRDefault="00D74CB1">
            <w:pPr>
              <w:spacing w:before="40" w:after="40"/>
            </w:pPr>
            <w:r>
              <w:t>4.4</w:t>
            </w:r>
          </w:p>
        </w:tc>
      </w:tr>
    </w:tbl>
    <w:p w14:paraId="1BA117F1" w14:textId="77777777" w:rsidR="00274B62" w:rsidRDefault="00274B62">
      <w:pPr>
        <w:sectPr w:rsidR="00274B62">
          <w:headerReference w:type="default" r:id="rId11"/>
          <w:footerReference w:type="default" r:id="rId12"/>
          <w:pgSz w:w="12240" w:h="15840" w:code="1"/>
          <w:pgMar w:top="1440" w:right="1440" w:bottom="1440" w:left="1440" w:header="720" w:footer="720" w:gutter="0"/>
          <w:pgNumType w:fmt="lowerRoman"/>
          <w:cols w:space="720"/>
        </w:sectPr>
      </w:pPr>
    </w:p>
    <w:p w14:paraId="0E20473B" w14:textId="77777777" w:rsidR="00274B62" w:rsidRDefault="00274B62" w:rsidP="117A40C9">
      <w:pPr>
        <w:pStyle w:val="Heading1"/>
        <w:spacing w:before="0"/>
        <w:rPr>
          <w:rFonts w:ascii="Times New Roman" w:hAnsi="Times New Roman"/>
        </w:rPr>
      </w:pPr>
      <w:bookmarkStart w:id="7" w:name="_Toc439994665"/>
      <w:bookmarkStart w:id="8" w:name="_Toc222998624"/>
      <w:r w:rsidRPr="117A40C9">
        <w:rPr>
          <w:rFonts w:ascii="Times New Roman" w:hAnsi="Times New Roman"/>
        </w:rPr>
        <w:lastRenderedPageBreak/>
        <w:t>Introduction</w:t>
      </w:r>
      <w:bookmarkEnd w:id="7"/>
      <w:bookmarkEnd w:id="8"/>
    </w:p>
    <w:p w14:paraId="07594B46" w14:textId="77777777" w:rsidR="00274B62" w:rsidRDefault="00274B62" w:rsidP="117A40C9">
      <w:pPr>
        <w:pStyle w:val="Heading2"/>
        <w:spacing w:before="0"/>
        <w:rPr>
          <w:rFonts w:ascii="Times New Roman" w:hAnsi="Times New Roman"/>
        </w:rPr>
      </w:pPr>
      <w:bookmarkStart w:id="9" w:name="_Toc439994667"/>
      <w:bookmarkStart w:id="10" w:name="_Toc222998625"/>
      <w:r w:rsidRPr="117A40C9">
        <w:rPr>
          <w:rFonts w:ascii="Times New Roman" w:hAnsi="Times New Roman"/>
        </w:rPr>
        <w:t>Purpose</w:t>
      </w:r>
      <w:bookmarkEnd w:id="9"/>
      <w:bookmarkEnd w:id="10"/>
      <w:r w:rsidRPr="117A40C9">
        <w:rPr>
          <w:rFonts w:ascii="Times New Roman" w:hAnsi="Times New Roman"/>
        </w:rPr>
        <w:t xml:space="preserve"> </w:t>
      </w:r>
    </w:p>
    <w:p w14:paraId="445A31A4" w14:textId="53D056D7" w:rsidR="00B57804" w:rsidRPr="00B57804" w:rsidRDefault="00B57804" w:rsidP="117A40C9">
      <w:pPr>
        <w:jc w:val="both"/>
        <w:rPr>
          <w:rFonts w:ascii="Times New Roman" w:hAnsi="Times New Roman"/>
        </w:rPr>
      </w:pPr>
      <w:r w:rsidRPr="5DBC4B4C">
        <w:rPr>
          <w:rFonts w:ascii="Times New Roman" w:hAnsi="Times New Roman"/>
        </w:rPr>
        <w:t>Commuters in Singapore face difficulty evaluating and comparing trade-offs among multiple transport modes due to differences in travel time, reliability, crowding levels</w:t>
      </w:r>
      <w:r w:rsidR="00D67F5A" w:rsidRPr="5DBC4B4C">
        <w:rPr>
          <w:rFonts w:ascii="Times New Roman" w:hAnsi="Times New Roman"/>
        </w:rPr>
        <w:t>,</w:t>
      </w:r>
      <w:r w:rsidRPr="5DBC4B4C">
        <w:rPr>
          <w:rFonts w:ascii="Times New Roman" w:hAnsi="Times New Roman"/>
        </w:rPr>
        <w:t xml:space="preserve"> and costs, especially under dynamic real-time conditions. This makes it challenging for users to decide which </w:t>
      </w:r>
      <w:r w:rsidR="00D67F5A" w:rsidRPr="5DBC4B4C">
        <w:rPr>
          <w:rFonts w:ascii="Times New Roman" w:hAnsi="Times New Roman"/>
        </w:rPr>
        <w:t>means of transport</w:t>
      </w:r>
      <w:r w:rsidRPr="5DBC4B4C">
        <w:rPr>
          <w:rFonts w:ascii="Times New Roman" w:hAnsi="Times New Roman"/>
        </w:rPr>
        <w:t xml:space="preserve"> best aligns with their preferences and situational constraints.</w:t>
      </w:r>
      <w:r w:rsidR="009B71C3" w:rsidRPr="5DBC4B4C">
        <w:rPr>
          <w:rFonts w:ascii="Times New Roman" w:hAnsi="Times New Roman"/>
        </w:rPr>
        <w:t xml:space="preserve"> This Software Requirements Specification (SRS) document describes the functional and non-functional requirements for </w:t>
      </w:r>
      <w:proofErr w:type="spellStart"/>
      <w:r w:rsidR="00BF7DC2" w:rsidRPr="5DBC4B4C">
        <w:rPr>
          <w:rFonts w:ascii="Times New Roman" w:hAnsi="Times New Roman"/>
        </w:rPr>
        <w:t>SGTravelBud</w:t>
      </w:r>
      <w:proofErr w:type="spellEnd"/>
      <w:r w:rsidR="001067F2" w:rsidRPr="5DBC4B4C">
        <w:rPr>
          <w:rFonts w:ascii="Times New Roman" w:hAnsi="Times New Roman"/>
        </w:rPr>
        <w:t xml:space="preserve">, </w:t>
      </w:r>
      <w:r w:rsidR="00AB7F38" w:rsidRPr="5DBC4B4C">
        <w:rPr>
          <w:rFonts w:ascii="Times New Roman" w:hAnsi="Times New Roman"/>
        </w:rPr>
        <w:t xml:space="preserve">a software application designed to assist commuters in Singapore in </w:t>
      </w:r>
      <w:r w:rsidR="2F0483B3" w:rsidRPr="5DBC4B4C">
        <w:rPr>
          <w:rFonts w:ascii="Times New Roman" w:hAnsi="Times New Roman"/>
        </w:rPr>
        <w:t>evaluating and selecting</w:t>
      </w:r>
      <w:r w:rsidR="00D67F5A" w:rsidRPr="5DBC4B4C">
        <w:rPr>
          <w:rFonts w:ascii="Times New Roman" w:hAnsi="Times New Roman"/>
        </w:rPr>
        <w:t xml:space="preserve"> transport routes </w:t>
      </w:r>
      <w:r w:rsidR="5FDE83D5" w:rsidRPr="5DBC4B4C">
        <w:rPr>
          <w:rFonts w:ascii="Times New Roman" w:hAnsi="Times New Roman"/>
        </w:rPr>
        <w:t>based on their preference for time, cost, reliability</w:t>
      </w:r>
      <w:r w:rsidR="00091468" w:rsidRPr="5DBC4B4C">
        <w:rPr>
          <w:rFonts w:ascii="Times New Roman" w:hAnsi="Times New Roman"/>
        </w:rPr>
        <w:t>,</w:t>
      </w:r>
      <w:r w:rsidR="5FDE83D5" w:rsidRPr="5DBC4B4C">
        <w:rPr>
          <w:rFonts w:ascii="Times New Roman" w:hAnsi="Times New Roman"/>
        </w:rPr>
        <w:t xml:space="preserve"> and comfort. </w:t>
      </w:r>
      <w:r w:rsidR="00D67F5A" w:rsidRPr="5DBC4B4C">
        <w:rPr>
          <w:rFonts w:ascii="Times New Roman" w:hAnsi="Times New Roman"/>
        </w:rPr>
        <w:t xml:space="preserve"> </w:t>
      </w:r>
    </w:p>
    <w:p w14:paraId="0A2E4958" w14:textId="2FFD4197" w:rsidR="00274B62" w:rsidRDefault="00274B62" w:rsidP="117A40C9">
      <w:pPr>
        <w:pStyle w:val="Heading2"/>
        <w:rPr>
          <w:rFonts w:ascii="Times New Roman" w:hAnsi="Times New Roman"/>
        </w:rPr>
      </w:pPr>
      <w:bookmarkStart w:id="11" w:name="_Toc439994668"/>
      <w:bookmarkStart w:id="12" w:name="_Toc222998626"/>
      <w:r w:rsidRPr="117A40C9">
        <w:rPr>
          <w:rFonts w:ascii="Times New Roman" w:hAnsi="Times New Roman"/>
        </w:rPr>
        <w:t>Document Conventions</w:t>
      </w:r>
      <w:bookmarkEnd w:id="11"/>
      <w:bookmarkEnd w:id="12"/>
    </w:p>
    <w:p w14:paraId="12B2370B" w14:textId="486BC7E8" w:rsidR="009C03E3" w:rsidRDefault="009C03E3" w:rsidP="117A40C9">
      <w:pPr>
        <w:rPr>
          <w:rFonts w:ascii="Times New Roman" w:hAnsi="Times New Roman"/>
        </w:rPr>
      </w:pPr>
      <w:r w:rsidRPr="117A40C9">
        <w:rPr>
          <w:rFonts w:ascii="Times New Roman" w:hAnsi="Times New Roman"/>
        </w:rPr>
        <w:t>This document follows the SRS standard conventions based on the IEEE guidelines</w:t>
      </w:r>
      <w:r w:rsidR="000D7CF8" w:rsidRPr="117A40C9">
        <w:rPr>
          <w:rFonts w:ascii="Times New Roman" w:hAnsi="Times New Roman"/>
        </w:rPr>
        <w:t>:</w:t>
      </w:r>
    </w:p>
    <w:p w14:paraId="10DAA9E3" w14:textId="5B94E69B" w:rsidR="002403C6" w:rsidRDefault="002403C6" w:rsidP="117A40C9">
      <w:pPr>
        <w:rPr>
          <w:rFonts w:ascii="Times New Roman" w:hAnsi="Times New Roman"/>
        </w:rPr>
      </w:pPr>
    </w:p>
    <w:p w14:paraId="2B823555" w14:textId="4E8097AA" w:rsidR="002403C6" w:rsidRPr="009C03E3" w:rsidRDefault="009B3F32" w:rsidP="005D0AF7">
      <w:pPr>
        <w:numPr>
          <w:ilvl w:val="0"/>
          <w:numId w:val="4"/>
        </w:numPr>
        <w:rPr>
          <w:rFonts w:ascii="Times New Roman" w:hAnsi="Times New Roman"/>
        </w:rPr>
      </w:pPr>
      <w:r w:rsidRPr="117A40C9">
        <w:rPr>
          <w:rFonts w:ascii="Times New Roman" w:hAnsi="Times New Roman"/>
        </w:rPr>
        <w:t>Section heading</w:t>
      </w:r>
      <w:r w:rsidR="001141A2" w:rsidRPr="117A40C9">
        <w:rPr>
          <w:rFonts w:ascii="Times New Roman" w:hAnsi="Times New Roman"/>
        </w:rPr>
        <w:t>s</w:t>
      </w:r>
      <w:r w:rsidRPr="117A40C9">
        <w:rPr>
          <w:rFonts w:ascii="Times New Roman" w:hAnsi="Times New Roman"/>
        </w:rPr>
        <w:t xml:space="preserve"> </w:t>
      </w:r>
      <w:r w:rsidR="001141A2" w:rsidRPr="117A40C9">
        <w:rPr>
          <w:rFonts w:ascii="Times New Roman" w:hAnsi="Times New Roman"/>
        </w:rPr>
        <w:t>are used to</w:t>
      </w:r>
      <w:r w:rsidRPr="117A40C9">
        <w:rPr>
          <w:rFonts w:ascii="Times New Roman" w:hAnsi="Times New Roman"/>
        </w:rPr>
        <w:t xml:space="preserve"> organize the requirements of the system </w:t>
      </w:r>
    </w:p>
    <w:p w14:paraId="76051193" w14:textId="24AA0E52" w:rsidR="001141A2" w:rsidRDefault="001141A2" w:rsidP="117A40C9">
      <w:pPr>
        <w:rPr>
          <w:rFonts w:ascii="Times New Roman" w:hAnsi="Times New Roman"/>
        </w:rPr>
      </w:pPr>
    </w:p>
    <w:p w14:paraId="3E63C798" w14:textId="789B2971" w:rsidR="001141A2" w:rsidRPr="009C03E3" w:rsidRDefault="001141A2" w:rsidP="005D0AF7">
      <w:pPr>
        <w:numPr>
          <w:ilvl w:val="0"/>
          <w:numId w:val="4"/>
        </w:numPr>
        <w:rPr>
          <w:rFonts w:ascii="Times New Roman" w:hAnsi="Times New Roman"/>
        </w:rPr>
      </w:pPr>
      <w:r w:rsidRPr="5DBC4B4C">
        <w:rPr>
          <w:rFonts w:ascii="Times New Roman" w:hAnsi="Times New Roman"/>
        </w:rPr>
        <w:t xml:space="preserve">Functional requirements are </w:t>
      </w:r>
      <w:r w:rsidR="00BE5EF7" w:rsidRPr="5DBC4B4C">
        <w:rPr>
          <w:rFonts w:ascii="Times New Roman" w:hAnsi="Times New Roman"/>
        </w:rPr>
        <w:t xml:space="preserve">written with the term “shall” to indicate mandatory </w:t>
      </w:r>
      <w:r w:rsidR="007E55B5" w:rsidRPr="5DBC4B4C">
        <w:rPr>
          <w:rFonts w:ascii="Times New Roman" w:hAnsi="Times New Roman"/>
        </w:rPr>
        <w:t xml:space="preserve">behavior </w:t>
      </w:r>
    </w:p>
    <w:p w14:paraId="7FB25027" w14:textId="73E96F87" w:rsidR="007E55B5" w:rsidRDefault="007E55B5" w:rsidP="117A40C9">
      <w:pPr>
        <w:pStyle w:val="ListParagraph"/>
        <w:rPr>
          <w:rFonts w:ascii="Times New Roman" w:hAnsi="Times New Roman"/>
        </w:rPr>
      </w:pPr>
    </w:p>
    <w:p w14:paraId="2DEA486B" w14:textId="3BB02802" w:rsidR="002133A0" w:rsidRPr="009C03E3" w:rsidRDefault="007E55B5" w:rsidP="005D0AF7">
      <w:pPr>
        <w:pStyle w:val="ListParagraph"/>
        <w:numPr>
          <w:ilvl w:val="0"/>
          <w:numId w:val="4"/>
        </w:numPr>
        <w:rPr>
          <w:rFonts w:ascii="Times New Roman" w:hAnsi="Times New Roman"/>
        </w:rPr>
      </w:pPr>
      <w:r w:rsidRPr="117A40C9">
        <w:rPr>
          <w:rFonts w:ascii="Times New Roman" w:hAnsi="Times New Roman"/>
        </w:rPr>
        <w:t xml:space="preserve">Non-functional requirements are described </w:t>
      </w:r>
      <w:r w:rsidR="002133A0" w:rsidRPr="117A40C9">
        <w:rPr>
          <w:rFonts w:ascii="Times New Roman" w:hAnsi="Times New Roman"/>
        </w:rPr>
        <w:t xml:space="preserve">using measurable criteria where applicable </w:t>
      </w:r>
    </w:p>
    <w:p w14:paraId="6E3CBA85" w14:textId="77777777" w:rsidR="00274B62" w:rsidRDefault="00274B62" w:rsidP="117A40C9">
      <w:pPr>
        <w:pStyle w:val="Heading2"/>
        <w:rPr>
          <w:rFonts w:ascii="Times New Roman" w:hAnsi="Times New Roman"/>
        </w:rPr>
      </w:pPr>
      <w:bookmarkStart w:id="13" w:name="_Toc439994669"/>
      <w:bookmarkStart w:id="14" w:name="_Toc222998627"/>
      <w:r w:rsidRPr="117A40C9">
        <w:rPr>
          <w:rFonts w:ascii="Times New Roman" w:hAnsi="Times New Roman"/>
        </w:rPr>
        <w:t>Intended Audience and Reading Suggestions</w:t>
      </w:r>
      <w:bookmarkEnd w:id="13"/>
      <w:bookmarkEnd w:id="14"/>
    </w:p>
    <w:p w14:paraId="02B910FE" w14:textId="2369BD4C" w:rsidR="000D31DA" w:rsidRDefault="000D31DA" w:rsidP="117A40C9">
      <w:pPr>
        <w:jc w:val="both"/>
        <w:rPr>
          <w:rFonts w:ascii="Times New Roman" w:hAnsi="Times New Roman"/>
        </w:rPr>
      </w:pPr>
      <w:r w:rsidRPr="117A40C9">
        <w:rPr>
          <w:rFonts w:ascii="Times New Roman" w:hAnsi="Times New Roman"/>
        </w:rPr>
        <w:t xml:space="preserve">This SRS is intended for: </w:t>
      </w:r>
    </w:p>
    <w:p w14:paraId="6340A300" w14:textId="77777777" w:rsidR="006D1CDB" w:rsidRDefault="006D1CDB" w:rsidP="117A40C9">
      <w:pPr>
        <w:jc w:val="both"/>
        <w:rPr>
          <w:rFonts w:ascii="Times New Roman" w:hAnsi="Times New Roman"/>
        </w:rPr>
      </w:pPr>
    </w:p>
    <w:p w14:paraId="6B74D35F" w14:textId="0258B8DE" w:rsidR="000D31DA" w:rsidRDefault="000D31DA" w:rsidP="005D0AF7">
      <w:pPr>
        <w:numPr>
          <w:ilvl w:val="0"/>
          <w:numId w:val="5"/>
        </w:numPr>
        <w:jc w:val="both"/>
        <w:rPr>
          <w:rFonts w:ascii="Times New Roman" w:hAnsi="Times New Roman"/>
        </w:rPr>
      </w:pPr>
      <w:r w:rsidRPr="117A40C9">
        <w:rPr>
          <w:rFonts w:ascii="Times New Roman" w:hAnsi="Times New Roman"/>
        </w:rPr>
        <w:t xml:space="preserve">Developers: To understand </w:t>
      </w:r>
      <w:r w:rsidR="00AB1111" w:rsidRPr="117A40C9">
        <w:rPr>
          <w:rFonts w:ascii="Times New Roman" w:hAnsi="Times New Roman"/>
        </w:rPr>
        <w:t>how</w:t>
      </w:r>
      <w:r w:rsidR="007040A7" w:rsidRPr="117A40C9">
        <w:rPr>
          <w:rFonts w:ascii="Times New Roman" w:hAnsi="Times New Roman"/>
        </w:rPr>
        <w:t xml:space="preserve"> the software works</w:t>
      </w:r>
      <w:r w:rsidR="006D1CDB" w:rsidRPr="117A40C9">
        <w:rPr>
          <w:rFonts w:ascii="Times New Roman" w:hAnsi="Times New Roman"/>
        </w:rPr>
        <w:t xml:space="preserve"> and </w:t>
      </w:r>
      <w:r w:rsidR="00D863D6" w:rsidRPr="117A40C9">
        <w:rPr>
          <w:rFonts w:ascii="Times New Roman" w:hAnsi="Times New Roman"/>
        </w:rPr>
        <w:t xml:space="preserve">the </w:t>
      </w:r>
      <w:r w:rsidR="006D1CDB" w:rsidRPr="117A40C9">
        <w:rPr>
          <w:rFonts w:ascii="Times New Roman" w:hAnsi="Times New Roman"/>
        </w:rPr>
        <w:t xml:space="preserve">required features for implementation </w:t>
      </w:r>
    </w:p>
    <w:p w14:paraId="6F3F66B5" w14:textId="77777777" w:rsidR="00DD32B5" w:rsidRDefault="00DD32B5" w:rsidP="117A40C9">
      <w:pPr>
        <w:jc w:val="both"/>
        <w:rPr>
          <w:rFonts w:ascii="Times New Roman" w:hAnsi="Times New Roman"/>
        </w:rPr>
      </w:pPr>
    </w:p>
    <w:p w14:paraId="2CD8D42C" w14:textId="44627A14" w:rsidR="00DD32B5" w:rsidRDefault="00DD32B5" w:rsidP="005D0AF7">
      <w:pPr>
        <w:numPr>
          <w:ilvl w:val="0"/>
          <w:numId w:val="5"/>
        </w:numPr>
        <w:jc w:val="both"/>
        <w:rPr>
          <w:rFonts w:ascii="Times New Roman" w:hAnsi="Times New Roman"/>
        </w:rPr>
      </w:pPr>
      <w:r w:rsidRPr="5DBC4B4C">
        <w:rPr>
          <w:rFonts w:ascii="Times New Roman" w:hAnsi="Times New Roman"/>
        </w:rPr>
        <w:t>Project Managers: To support planning, scheduling</w:t>
      </w:r>
      <w:r w:rsidR="001E52C4" w:rsidRPr="5DBC4B4C">
        <w:rPr>
          <w:rFonts w:ascii="Times New Roman" w:hAnsi="Times New Roman"/>
        </w:rPr>
        <w:t>,</w:t>
      </w:r>
      <w:r w:rsidRPr="5DBC4B4C">
        <w:rPr>
          <w:rFonts w:ascii="Times New Roman" w:hAnsi="Times New Roman"/>
        </w:rPr>
        <w:t xml:space="preserve"> and allocation of work required for implementation </w:t>
      </w:r>
    </w:p>
    <w:p w14:paraId="504B3273" w14:textId="77777777" w:rsidR="00DD32B5" w:rsidRDefault="00DD32B5" w:rsidP="117A40C9">
      <w:pPr>
        <w:pStyle w:val="ListParagraph"/>
        <w:jc w:val="both"/>
        <w:rPr>
          <w:rFonts w:ascii="Times New Roman" w:hAnsi="Times New Roman"/>
        </w:rPr>
      </w:pPr>
    </w:p>
    <w:p w14:paraId="71832C66" w14:textId="640C2F74" w:rsidR="00DD32B5" w:rsidRDefault="00DD32B5" w:rsidP="005D0AF7">
      <w:pPr>
        <w:numPr>
          <w:ilvl w:val="0"/>
          <w:numId w:val="5"/>
        </w:numPr>
        <w:jc w:val="both"/>
        <w:rPr>
          <w:rFonts w:ascii="Times New Roman" w:hAnsi="Times New Roman"/>
        </w:rPr>
      </w:pPr>
      <w:r w:rsidRPr="117A40C9">
        <w:rPr>
          <w:rFonts w:ascii="Times New Roman" w:hAnsi="Times New Roman"/>
        </w:rPr>
        <w:t xml:space="preserve">Testers: To </w:t>
      </w:r>
      <w:r w:rsidR="001E52C4" w:rsidRPr="117A40C9">
        <w:rPr>
          <w:rFonts w:ascii="Times New Roman" w:hAnsi="Times New Roman"/>
        </w:rPr>
        <w:t xml:space="preserve">have a list of test cases to verify that the system meets the specified requirements </w:t>
      </w:r>
    </w:p>
    <w:p w14:paraId="5654435C" w14:textId="627EAF0B" w:rsidR="006D1CDB" w:rsidRDefault="006D1CDB" w:rsidP="117A40C9">
      <w:pPr>
        <w:jc w:val="both"/>
        <w:rPr>
          <w:rFonts w:ascii="Times New Roman" w:hAnsi="Times New Roman"/>
        </w:rPr>
      </w:pPr>
    </w:p>
    <w:p w14:paraId="08DAB508" w14:textId="395F1434" w:rsidR="00486EFE" w:rsidRDefault="00D863D6" w:rsidP="005D0AF7">
      <w:pPr>
        <w:numPr>
          <w:ilvl w:val="0"/>
          <w:numId w:val="5"/>
        </w:numPr>
        <w:jc w:val="both"/>
        <w:rPr>
          <w:rFonts w:ascii="Times New Roman" w:hAnsi="Times New Roman"/>
        </w:rPr>
      </w:pPr>
      <w:r w:rsidRPr="117A40C9">
        <w:rPr>
          <w:rFonts w:ascii="Times New Roman" w:hAnsi="Times New Roman"/>
        </w:rPr>
        <w:t>Commuters: To gain a technical understanding of the software system’s capabilities and limitations</w:t>
      </w:r>
    </w:p>
    <w:p w14:paraId="710892A4" w14:textId="0662FF01" w:rsidR="00486EFE" w:rsidRDefault="00486EFE" w:rsidP="117A40C9">
      <w:pPr>
        <w:pStyle w:val="ListParagraph"/>
        <w:jc w:val="both"/>
        <w:rPr>
          <w:rFonts w:ascii="Times New Roman" w:hAnsi="Times New Roman"/>
        </w:rPr>
      </w:pPr>
    </w:p>
    <w:p w14:paraId="2F7F0694" w14:textId="22B8DFB1" w:rsidR="00486EFE" w:rsidRDefault="00E25B60" w:rsidP="005D0AF7">
      <w:pPr>
        <w:numPr>
          <w:ilvl w:val="0"/>
          <w:numId w:val="5"/>
        </w:numPr>
        <w:jc w:val="both"/>
        <w:rPr>
          <w:rFonts w:ascii="Times New Roman" w:hAnsi="Times New Roman"/>
        </w:rPr>
      </w:pPr>
      <w:r w:rsidRPr="117A40C9">
        <w:rPr>
          <w:rFonts w:ascii="Times New Roman" w:hAnsi="Times New Roman"/>
        </w:rPr>
        <w:t xml:space="preserve">Land Transport Authority (LTA): To </w:t>
      </w:r>
      <w:r w:rsidR="00DD32B5" w:rsidRPr="117A40C9">
        <w:rPr>
          <w:rFonts w:ascii="Times New Roman" w:hAnsi="Times New Roman"/>
        </w:rPr>
        <w:t>understand how data provided by LTA is used and displayed within the software system</w:t>
      </w:r>
      <w:r w:rsidR="00817E3E" w:rsidRPr="117A40C9">
        <w:rPr>
          <w:rFonts w:ascii="Times New Roman" w:hAnsi="Times New Roman"/>
        </w:rPr>
        <w:t xml:space="preserve"> </w:t>
      </w:r>
    </w:p>
    <w:p w14:paraId="36ADDB21" w14:textId="77777777" w:rsidR="00D86524" w:rsidRDefault="00D86524" w:rsidP="117A40C9">
      <w:pPr>
        <w:pStyle w:val="ListParagraph"/>
        <w:jc w:val="both"/>
        <w:rPr>
          <w:rFonts w:ascii="Times New Roman" w:hAnsi="Times New Roman"/>
        </w:rPr>
      </w:pPr>
    </w:p>
    <w:p w14:paraId="3AFDD3A9" w14:textId="5450A1A4" w:rsidR="00D86524" w:rsidRPr="000D31DA" w:rsidRDefault="00D86524" w:rsidP="117A40C9">
      <w:pPr>
        <w:jc w:val="both"/>
        <w:rPr>
          <w:rFonts w:ascii="Times New Roman" w:hAnsi="Times New Roman"/>
        </w:rPr>
      </w:pPr>
      <w:r w:rsidRPr="5DBC4B4C">
        <w:rPr>
          <w:rFonts w:ascii="Times New Roman" w:hAnsi="Times New Roman"/>
        </w:rPr>
        <w:t>Readers, including testers, commuters, and LTA</w:t>
      </w:r>
      <w:r w:rsidR="009200A0" w:rsidRPr="5DBC4B4C">
        <w:rPr>
          <w:rFonts w:ascii="Times New Roman" w:hAnsi="Times New Roman"/>
        </w:rPr>
        <w:t>,</w:t>
      </w:r>
      <w:r w:rsidRPr="5DBC4B4C">
        <w:rPr>
          <w:rFonts w:ascii="Times New Roman" w:hAnsi="Times New Roman"/>
        </w:rPr>
        <w:t xml:space="preserve"> are recommended to </w:t>
      </w:r>
      <w:r w:rsidR="00A30861" w:rsidRPr="5DBC4B4C">
        <w:rPr>
          <w:rFonts w:ascii="Times New Roman" w:hAnsi="Times New Roman"/>
        </w:rPr>
        <w:t xml:space="preserve">start from </w:t>
      </w:r>
      <w:r w:rsidR="009200A0" w:rsidRPr="5DBC4B4C">
        <w:rPr>
          <w:rFonts w:ascii="Times New Roman" w:hAnsi="Times New Roman"/>
        </w:rPr>
        <w:t xml:space="preserve">the </w:t>
      </w:r>
      <w:r w:rsidR="00A30861" w:rsidRPr="5DBC4B4C">
        <w:rPr>
          <w:rFonts w:ascii="Times New Roman" w:hAnsi="Times New Roman"/>
        </w:rPr>
        <w:t xml:space="preserve">Introduction to understand the general overview and scope of this </w:t>
      </w:r>
      <w:r w:rsidR="006E1021" w:rsidRPr="5DBC4B4C">
        <w:rPr>
          <w:rFonts w:ascii="Times New Roman" w:hAnsi="Times New Roman"/>
        </w:rPr>
        <w:t>system</w:t>
      </w:r>
      <w:r w:rsidR="009200A0" w:rsidRPr="5DBC4B4C">
        <w:rPr>
          <w:rFonts w:ascii="Times New Roman" w:hAnsi="Times New Roman"/>
        </w:rPr>
        <w:t xml:space="preserve">, followed by the Overall Description for detailed context. </w:t>
      </w:r>
      <w:r w:rsidR="00D655CD" w:rsidRPr="5DBC4B4C">
        <w:rPr>
          <w:rFonts w:ascii="Times New Roman" w:hAnsi="Times New Roman"/>
        </w:rPr>
        <w:t xml:space="preserve">Developers, testers and project managers should focus on </w:t>
      </w:r>
      <w:r w:rsidR="00B53E64" w:rsidRPr="5DBC4B4C">
        <w:rPr>
          <w:rFonts w:ascii="Times New Roman" w:hAnsi="Times New Roman"/>
        </w:rPr>
        <w:t>Developers</w:t>
      </w:r>
      <w:r w:rsidR="0082139D" w:rsidRPr="5DBC4B4C">
        <w:rPr>
          <w:rFonts w:ascii="Times New Roman" w:hAnsi="Times New Roman"/>
        </w:rPr>
        <w:t>, testers</w:t>
      </w:r>
      <w:r w:rsidR="00FC692D" w:rsidRPr="5DBC4B4C">
        <w:rPr>
          <w:rFonts w:ascii="Times New Roman" w:hAnsi="Times New Roman"/>
        </w:rPr>
        <w:t>,</w:t>
      </w:r>
      <w:r w:rsidR="0082139D" w:rsidRPr="5DBC4B4C">
        <w:rPr>
          <w:rFonts w:ascii="Times New Roman" w:hAnsi="Times New Roman"/>
        </w:rPr>
        <w:t xml:space="preserve"> and project managers should focus on </w:t>
      </w:r>
      <w:r w:rsidR="003556ED" w:rsidRPr="5DBC4B4C">
        <w:rPr>
          <w:rFonts w:ascii="Times New Roman" w:hAnsi="Times New Roman"/>
        </w:rPr>
        <w:t>External Interface Requirements, System Features</w:t>
      </w:r>
      <w:r w:rsidR="008B2A95" w:rsidRPr="5DBC4B4C">
        <w:rPr>
          <w:rFonts w:ascii="Times New Roman" w:hAnsi="Times New Roman"/>
        </w:rPr>
        <w:t>,</w:t>
      </w:r>
      <w:r w:rsidR="003556ED" w:rsidRPr="5DBC4B4C">
        <w:rPr>
          <w:rFonts w:ascii="Times New Roman" w:hAnsi="Times New Roman"/>
        </w:rPr>
        <w:t xml:space="preserve"> and </w:t>
      </w:r>
      <w:r w:rsidR="008B2A95" w:rsidRPr="5DBC4B4C">
        <w:rPr>
          <w:rFonts w:ascii="Times New Roman" w:hAnsi="Times New Roman"/>
        </w:rPr>
        <w:t xml:space="preserve">Other Nonfunctional Requirements to understand the system from a technical perspective. </w:t>
      </w:r>
    </w:p>
    <w:p w14:paraId="01E42612" w14:textId="77777777" w:rsidR="00274B62" w:rsidRDefault="00274B62" w:rsidP="117A40C9">
      <w:pPr>
        <w:pStyle w:val="Heading2"/>
        <w:rPr>
          <w:rFonts w:ascii="Times New Roman" w:hAnsi="Times New Roman"/>
        </w:rPr>
      </w:pPr>
      <w:bookmarkStart w:id="15" w:name="_Toc439994670"/>
      <w:bookmarkStart w:id="16" w:name="_Toc222998628"/>
      <w:r w:rsidRPr="117A40C9">
        <w:rPr>
          <w:rFonts w:ascii="Times New Roman" w:hAnsi="Times New Roman"/>
        </w:rPr>
        <w:lastRenderedPageBreak/>
        <w:t>Product Scope</w:t>
      </w:r>
      <w:bookmarkEnd w:id="15"/>
      <w:bookmarkEnd w:id="16"/>
    </w:p>
    <w:p w14:paraId="530CD37E" w14:textId="4A820006" w:rsidR="0B3C3EF7" w:rsidRDefault="00BF7DC2" w:rsidP="117A40C9">
      <w:pPr>
        <w:jc w:val="both"/>
        <w:rPr>
          <w:rFonts w:ascii="Times New Roman" w:hAnsi="Times New Roman"/>
        </w:rPr>
      </w:pPr>
      <w:proofErr w:type="spellStart"/>
      <w:r w:rsidRPr="5DBC4B4C">
        <w:rPr>
          <w:rFonts w:ascii="Times New Roman" w:hAnsi="Times New Roman"/>
        </w:rPr>
        <w:t>SGTravelBud</w:t>
      </w:r>
      <w:proofErr w:type="spellEnd"/>
      <w:r w:rsidR="0B3C3EF7" w:rsidRPr="5DBC4B4C">
        <w:rPr>
          <w:rFonts w:ascii="Times New Roman" w:hAnsi="Times New Roman"/>
        </w:rPr>
        <w:t xml:space="preserve"> is a mobile recommendation application that integrates real-time public transport data to assist Singapore commuters in selecting optimal routes based on </w:t>
      </w:r>
      <w:r w:rsidR="00A33CF5" w:rsidRPr="5DBC4B4C">
        <w:rPr>
          <w:rFonts w:ascii="Times New Roman" w:hAnsi="Times New Roman"/>
        </w:rPr>
        <w:t>personalized</w:t>
      </w:r>
      <w:r w:rsidR="0B3C3EF7" w:rsidRPr="5DBC4B4C">
        <w:rPr>
          <w:rFonts w:ascii="Times New Roman" w:hAnsi="Times New Roman"/>
        </w:rPr>
        <w:t xml:space="preserve"> preferences. T</w:t>
      </w:r>
      <w:r w:rsidR="0E4C1537" w:rsidRPr="5DBC4B4C">
        <w:rPr>
          <w:rFonts w:ascii="Times New Roman" w:hAnsi="Times New Roman"/>
        </w:rPr>
        <w:t xml:space="preserve">he system computes composite route scores using weighted </w:t>
      </w:r>
      <w:r w:rsidR="00A33CF5" w:rsidRPr="5DBC4B4C">
        <w:rPr>
          <w:rFonts w:ascii="Times New Roman" w:hAnsi="Times New Roman"/>
        </w:rPr>
        <w:t>normalization</w:t>
      </w:r>
      <w:r w:rsidR="0E4C1537" w:rsidRPr="5DBC4B4C">
        <w:rPr>
          <w:rFonts w:ascii="Times New Roman" w:hAnsi="Times New Roman"/>
        </w:rPr>
        <w:t xml:space="preserve"> of travel time, delay risk, </w:t>
      </w:r>
      <w:r w:rsidR="00FD47C6">
        <w:rPr>
          <w:rFonts w:ascii="Times New Roman" w:hAnsi="Times New Roman"/>
        </w:rPr>
        <w:t>comfort</w:t>
      </w:r>
      <w:r w:rsidR="317F62B9" w:rsidRPr="5DBC4B4C">
        <w:rPr>
          <w:rFonts w:ascii="Times New Roman" w:hAnsi="Times New Roman"/>
        </w:rPr>
        <w:t xml:space="preserve">, and costs. It supports </w:t>
      </w:r>
      <w:r w:rsidR="00FD47C6">
        <w:rPr>
          <w:rFonts w:ascii="Times New Roman" w:hAnsi="Times New Roman"/>
        </w:rPr>
        <w:t xml:space="preserve">both drive/taxi and public transport as well as </w:t>
      </w:r>
      <w:r w:rsidR="317F62B9" w:rsidRPr="5DBC4B4C">
        <w:rPr>
          <w:rFonts w:ascii="Times New Roman" w:hAnsi="Times New Roman"/>
        </w:rPr>
        <w:t xml:space="preserve">constraint-based filtering. The objective is to improve commuter decision-making under dynamic transport conditions. </w:t>
      </w:r>
      <w:r w:rsidR="71DA83FB" w:rsidRPr="5DBC4B4C">
        <w:rPr>
          <w:rFonts w:ascii="Times New Roman" w:hAnsi="Times New Roman"/>
        </w:rPr>
        <w:t>This aligns with Singapore’s smart mobility initiatives and supports efforts to enhance transport reliability, efficiency, and commuter experience.</w:t>
      </w:r>
      <w:r w:rsidR="317F62B9" w:rsidRPr="5DBC4B4C">
        <w:rPr>
          <w:rFonts w:ascii="Times New Roman" w:hAnsi="Times New Roman"/>
        </w:rPr>
        <w:t xml:space="preserve"> </w:t>
      </w:r>
    </w:p>
    <w:p w14:paraId="7F2FECAB" w14:textId="77777777" w:rsidR="00274B62" w:rsidRDefault="00274B62" w:rsidP="117A40C9">
      <w:pPr>
        <w:pStyle w:val="Heading2"/>
        <w:rPr>
          <w:rFonts w:ascii="Times New Roman" w:hAnsi="Times New Roman"/>
        </w:rPr>
      </w:pPr>
      <w:bookmarkStart w:id="17" w:name="_Toc439994672"/>
      <w:bookmarkStart w:id="18" w:name="_Toc222998629"/>
      <w:r w:rsidRPr="117A40C9">
        <w:rPr>
          <w:rFonts w:ascii="Times New Roman" w:hAnsi="Times New Roman"/>
        </w:rPr>
        <w:t>References</w:t>
      </w:r>
      <w:bookmarkEnd w:id="17"/>
      <w:bookmarkEnd w:id="18"/>
    </w:p>
    <w:p w14:paraId="16892D39" w14:textId="66E31062" w:rsidR="00322C53" w:rsidRPr="00322C53" w:rsidRDefault="00322C53" w:rsidP="117A40C9">
      <w:pPr>
        <w:jc w:val="both"/>
        <w:rPr>
          <w:rFonts w:ascii="Times New Roman" w:hAnsi="Times New Roman"/>
        </w:rPr>
      </w:pPr>
      <w:r w:rsidRPr="5DBC4B4C">
        <w:rPr>
          <w:rFonts w:ascii="Times New Roman" w:hAnsi="Times New Roman"/>
        </w:rPr>
        <w:t>We utilize LTA’s official real-time data for taxi availability, MRT crowding, expressway congestion etc.</w:t>
      </w:r>
      <w:r w:rsidR="00BF7DC2" w:rsidRPr="5DBC4B4C">
        <w:rPr>
          <w:rFonts w:ascii="Times New Roman" w:hAnsi="Times New Roman"/>
        </w:rPr>
        <w:t>,</w:t>
      </w:r>
      <w:r w:rsidRPr="5DBC4B4C">
        <w:rPr>
          <w:rFonts w:ascii="Times New Roman" w:hAnsi="Times New Roman"/>
        </w:rPr>
        <w:t xml:space="preserve"> through the LTA </w:t>
      </w:r>
      <w:r w:rsidR="00BF7DC2" w:rsidRPr="5DBC4B4C">
        <w:rPr>
          <w:rFonts w:ascii="Times New Roman" w:hAnsi="Times New Roman"/>
        </w:rPr>
        <w:t>DataMall</w:t>
      </w:r>
      <w:r w:rsidRPr="5DBC4B4C">
        <w:rPr>
          <w:rFonts w:ascii="Times New Roman" w:hAnsi="Times New Roman"/>
        </w:rPr>
        <w:t xml:space="preserve"> API</w:t>
      </w:r>
      <w:r w:rsidR="00BF7DC2" w:rsidRPr="5DBC4B4C">
        <w:rPr>
          <w:rFonts w:ascii="Times New Roman" w:hAnsi="Times New Roman"/>
        </w:rPr>
        <w:t>,</w:t>
      </w:r>
      <w:r w:rsidRPr="5DBC4B4C">
        <w:rPr>
          <w:rFonts w:ascii="Times New Roman" w:hAnsi="Times New Roman"/>
        </w:rPr>
        <w:t xml:space="preserve"> as well as finding optimal routes through Google Maps API. </w:t>
      </w:r>
    </w:p>
    <w:p w14:paraId="0322CBE8" w14:textId="77777777" w:rsidR="00274B62" w:rsidRDefault="00274B62" w:rsidP="117A40C9">
      <w:pPr>
        <w:pStyle w:val="Heading1"/>
        <w:rPr>
          <w:rFonts w:ascii="Times New Roman" w:hAnsi="Times New Roman"/>
        </w:rPr>
      </w:pPr>
      <w:bookmarkStart w:id="19" w:name="_Toc439994673"/>
      <w:bookmarkStart w:id="20" w:name="_Toc222998630"/>
      <w:r w:rsidRPr="117A40C9">
        <w:rPr>
          <w:rFonts w:ascii="Times New Roman" w:hAnsi="Times New Roman"/>
        </w:rPr>
        <w:t>Overall Description</w:t>
      </w:r>
      <w:bookmarkEnd w:id="19"/>
      <w:bookmarkEnd w:id="20"/>
    </w:p>
    <w:p w14:paraId="6E0F1B08" w14:textId="3B585C72" w:rsidR="00BB3622" w:rsidRDefault="00274B62" w:rsidP="117A40C9">
      <w:pPr>
        <w:pStyle w:val="Heading2"/>
        <w:rPr>
          <w:rFonts w:ascii="Times New Roman" w:hAnsi="Times New Roman"/>
        </w:rPr>
      </w:pPr>
      <w:bookmarkStart w:id="21" w:name="_Toc439994674"/>
      <w:bookmarkStart w:id="22" w:name="_Toc222998631"/>
      <w:r w:rsidRPr="117A40C9">
        <w:rPr>
          <w:rFonts w:ascii="Times New Roman" w:hAnsi="Times New Roman"/>
        </w:rPr>
        <w:t>Product Perspective</w:t>
      </w:r>
      <w:bookmarkEnd w:id="21"/>
      <w:bookmarkEnd w:id="22"/>
    </w:p>
    <w:p w14:paraId="406B9FC9" w14:textId="4382C9CE" w:rsidR="00BB3622" w:rsidRDefault="00433CAF" w:rsidP="117A40C9">
      <w:pPr>
        <w:spacing w:after="240"/>
        <w:jc w:val="both"/>
        <w:rPr>
          <w:rFonts w:ascii="Times New Roman" w:hAnsi="Times New Roman"/>
          <w:i/>
          <w:iCs/>
        </w:rPr>
      </w:pPr>
      <w:proofErr w:type="spellStart"/>
      <w:r>
        <w:rPr>
          <w:rFonts w:ascii="Times New Roman" w:hAnsi="Times New Roman"/>
        </w:rPr>
        <w:t>SGTravelBud</w:t>
      </w:r>
      <w:proofErr w:type="spellEnd"/>
      <w:r w:rsidR="00BB3622" w:rsidRPr="117A40C9">
        <w:rPr>
          <w:rFonts w:ascii="Times New Roman" w:hAnsi="Times New Roman"/>
        </w:rPr>
        <w:t xml:space="preserve"> is a standalone mobile application </w:t>
      </w:r>
      <w:r w:rsidR="00BB3622" w:rsidRPr="117A40C9">
        <w:rPr>
          <w:rFonts w:ascii="Times New Roman" w:hAnsi="Times New Roman"/>
        </w:rPr>
        <w:t>that</w:t>
      </w:r>
      <w:r w:rsidR="00BB3622" w:rsidRPr="117A40C9">
        <w:rPr>
          <w:rFonts w:ascii="Times New Roman" w:hAnsi="Times New Roman"/>
        </w:rPr>
        <w:t xml:space="preserve"> </w:t>
      </w:r>
      <w:r>
        <w:rPr>
          <w:rFonts w:ascii="Times New Roman" w:hAnsi="Times New Roman"/>
        </w:rPr>
        <w:t>helps commuters in Singapore evaluate and compare route options across multiple transport categories using personalized preferences and</w:t>
      </w:r>
      <w:r>
        <w:rPr>
          <w:rFonts w:ascii="Times New Roman" w:hAnsi="Times New Roman"/>
        </w:rPr>
        <w:t xml:space="preserve"> </w:t>
      </w:r>
      <w:r w:rsidR="00BB3622" w:rsidRPr="117A40C9">
        <w:rPr>
          <w:rFonts w:ascii="Times New Roman" w:hAnsi="Times New Roman"/>
        </w:rPr>
        <w:t>real</w:t>
      </w:r>
      <w:r w:rsidR="00BB3622" w:rsidRPr="117A40C9">
        <w:rPr>
          <w:rFonts w:ascii="Times New Roman" w:hAnsi="Times New Roman"/>
        </w:rPr>
        <w:t>-time transport data</w:t>
      </w:r>
      <w:r w:rsidR="00234732">
        <w:rPr>
          <w:rFonts w:ascii="Times New Roman" w:hAnsi="Times New Roman"/>
        </w:rPr>
        <w:t>. The application integrates with external data</w:t>
      </w:r>
      <w:r w:rsidR="00BB3622" w:rsidRPr="117A40C9">
        <w:rPr>
          <w:rFonts w:ascii="Times New Roman" w:hAnsi="Times New Roman"/>
        </w:rPr>
        <w:t xml:space="preserve"> sources </w:t>
      </w:r>
      <w:r w:rsidR="00BB3622" w:rsidRPr="117A40C9">
        <w:rPr>
          <w:rFonts w:ascii="Times New Roman" w:hAnsi="Times New Roman"/>
        </w:rPr>
        <w:t xml:space="preserve">such as MRT crowding levels, service delays, taxi availability, </w:t>
      </w:r>
      <w:r w:rsidR="00F406F9">
        <w:rPr>
          <w:rFonts w:ascii="Times New Roman" w:hAnsi="Times New Roman"/>
        </w:rPr>
        <w:t xml:space="preserve">weather forecast, </w:t>
      </w:r>
      <w:r w:rsidR="00BB3622" w:rsidRPr="117A40C9">
        <w:rPr>
          <w:rFonts w:ascii="Times New Roman" w:hAnsi="Times New Roman"/>
        </w:rPr>
        <w:t xml:space="preserve">and car park availability data. </w:t>
      </w:r>
      <w:r w:rsidR="00937BBD" w:rsidRPr="117A40C9">
        <w:rPr>
          <w:rFonts w:ascii="Times New Roman" w:hAnsi="Times New Roman"/>
        </w:rPr>
        <w:t>The</w:t>
      </w:r>
      <w:r w:rsidR="007E62D6" w:rsidRPr="117A40C9">
        <w:rPr>
          <w:rFonts w:ascii="Times New Roman" w:hAnsi="Times New Roman"/>
        </w:rPr>
        <w:t xml:space="preserve"> system</w:t>
      </w:r>
      <w:r w:rsidR="00937BBD" w:rsidRPr="117A40C9">
        <w:rPr>
          <w:rFonts w:ascii="Times New Roman" w:hAnsi="Times New Roman"/>
        </w:rPr>
        <w:t xml:space="preserve"> consists of the following major components: </w:t>
      </w:r>
    </w:p>
    <w:p w14:paraId="7568FFE7" w14:textId="5EB89395" w:rsidR="00937BBD" w:rsidRPr="00BB3622" w:rsidRDefault="007329B3" w:rsidP="00F406F9">
      <w:pPr>
        <w:numPr>
          <w:ilvl w:val="0"/>
          <w:numId w:val="2"/>
        </w:numPr>
        <w:spacing w:after="240"/>
        <w:jc w:val="both"/>
        <w:rPr>
          <w:rFonts w:ascii="Times New Roman" w:hAnsi="Times New Roman"/>
          <w:i/>
          <w:iCs/>
        </w:rPr>
      </w:pPr>
      <w:r w:rsidRPr="117A40C9">
        <w:rPr>
          <w:rFonts w:ascii="Times New Roman" w:hAnsi="Times New Roman"/>
        </w:rPr>
        <w:t xml:space="preserve">Preference </w:t>
      </w:r>
      <w:r w:rsidR="009C6D7C">
        <w:rPr>
          <w:rFonts w:ascii="Times New Roman" w:hAnsi="Times New Roman"/>
        </w:rPr>
        <w:t>and Settings</w:t>
      </w:r>
      <w:r w:rsidRPr="117A40C9">
        <w:rPr>
          <w:rFonts w:ascii="Times New Roman" w:hAnsi="Times New Roman"/>
        </w:rPr>
        <w:t xml:space="preserve"> Management</w:t>
      </w:r>
      <w:r w:rsidR="007D386D" w:rsidRPr="117A40C9">
        <w:rPr>
          <w:rFonts w:ascii="Times New Roman" w:hAnsi="Times New Roman"/>
          <w:i/>
          <w:iCs/>
        </w:rPr>
        <w:t xml:space="preserve"> </w:t>
      </w:r>
      <w:r w:rsidR="007D386D" w:rsidRPr="117A40C9">
        <w:rPr>
          <w:rFonts w:ascii="Times New Roman" w:hAnsi="Times New Roman"/>
        </w:rPr>
        <w:t>Module</w:t>
      </w:r>
    </w:p>
    <w:p w14:paraId="3360E551" w14:textId="0FC04078" w:rsidR="007329B3" w:rsidRPr="00BB3622" w:rsidRDefault="007329B3" w:rsidP="00F406F9">
      <w:pPr>
        <w:numPr>
          <w:ilvl w:val="0"/>
          <w:numId w:val="2"/>
        </w:numPr>
        <w:spacing w:after="240"/>
        <w:jc w:val="both"/>
        <w:rPr>
          <w:rFonts w:ascii="Times New Roman" w:hAnsi="Times New Roman"/>
          <w:i/>
          <w:iCs/>
        </w:rPr>
      </w:pPr>
      <w:r w:rsidRPr="117A40C9">
        <w:rPr>
          <w:rFonts w:ascii="Times New Roman" w:hAnsi="Times New Roman"/>
        </w:rPr>
        <w:t xml:space="preserve">Trip </w:t>
      </w:r>
      <w:r w:rsidR="009C6D7C">
        <w:rPr>
          <w:rFonts w:ascii="Times New Roman" w:hAnsi="Times New Roman"/>
        </w:rPr>
        <w:t xml:space="preserve">Request </w:t>
      </w:r>
      <w:r w:rsidRPr="117A40C9">
        <w:rPr>
          <w:rFonts w:ascii="Times New Roman" w:hAnsi="Times New Roman"/>
        </w:rPr>
        <w:t xml:space="preserve">Processing </w:t>
      </w:r>
      <w:r w:rsidR="007D386D" w:rsidRPr="117A40C9">
        <w:rPr>
          <w:rFonts w:ascii="Times New Roman" w:hAnsi="Times New Roman"/>
        </w:rPr>
        <w:t>Module</w:t>
      </w:r>
    </w:p>
    <w:p w14:paraId="1404AD50" w14:textId="37E1CFC4" w:rsidR="009C6D7C" w:rsidRPr="00F406F9" w:rsidRDefault="009C6D7C" w:rsidP="00F406F9">
      <w:pPr>
        <w:numPr>
          <w:ilvl w:val="0"/>
          <w:numId w:val="2"/>
        </w:numPr>
        <w:spacing w:after="240"/>
        <w:jc w:val="both"/>
        <w:rPr>
          <w:rFonts w:ascii="Times New Roman" w:hAnsi="Times New Roman"/>
          <w:i/>
          <w:iCs/>
        </w:rPr>
      </w:pPr>
      <w:r>
        <w:rPr>
          <w:rFonts w:ascii="Times New Roman" w:hAnsi="Times New Roman"/>
        </w:rPr>
        <w:t xml:space="preserve">Transport Data Retrieval and Freshness Management Module </w:t>
      </w:r>
    </w:p>
    <w:p w14:paraId="69F35FCC" w14:textId="44D1B5E1" w:rsidR="007D386D" w:rsidRPr="00B1136D" w:rsidRDefault="007D386D" w:rsidP="00F406F9">
      <w:pPr>
        <w:numPr>
          <w:ilvl w:val="0"/>
          <w:numId w:val="2"/>
        </w:numPr>
        <w:spacing w:after="240"/>
        <w:jc w:val="both"/>
        <w:rPr>
          <w:rFonts w:ascii="Times New Roman" w:hAnsi="Times New Roman"/>
        </w:rPr>
      </w:pPr>
      <w:r w:rsidRPr="117A40C9">
        <w:rPr>
          <w:rFonts w:ascii="Times New Roman" w:hAnsi="Times New Roman"/>
        </w:rPr>
        <w:t>Risk Assessment Engine</w:t>
      </w:r>
    </w:p>
    <w:p w14:paraId="4C403967" w14:textId="3CACE7DA" w:rsidR="007D386D" w:rsidRPr="00B1136D" w:rsidRDefault="007D386D" w:rsidP="00F406F9">
      <w:pPr>
        <w:numPr>
          <w:ilvl w:val="0"/>
          <w:numId w:val="2"/>
        </w:numPr>
        <w:spacing w:after="240"/>
        <w:jc w:val="both"/>
        <w:rPr>
          <w:rFonts w:ascii="Times New Roman" w:hAnsi="Times New Roman"/>
        </w:rPr>
      </w:pPr>
      <w:r w:rsidRPr="117A40C9">
        <w:rPr>
          <w:rFonts w:ascii="Times New Roman" w:hAnsi="Times New Roman"/>
        </w:rPr>
        <w:t xml:space="preserve">Route Generation and Ranking Engine </w:t>
      </w:r>
    </w:p>
    <w:p w14:paraId="5E2C2BC1" w14:textId="51EE9412" w:rsidR="007D386D" w:rsidRPr="00BB3622" w:rsidRDefault="009C6D7C" w:rsidP="00F406F9">
      <w:pPr>
        <w:numPr>
          <w:ilvl w:val="0"/>
          <w:numId w:val="2"/>
        </w:numPr>
        <w:spacing w:after="240"/>
        <w:jc w:val="both"/>
        <w:rPr>
          <w:rFonts w:ascii="Times New Roman" w:hAnsi="Times New Roman"/>
          <w:i/>
          <w:iCs/>
        </w:rPr>
      </w:pPr>
      <w:r>
        <w:rPr>
          <w:rFonts w:ascii="Times New Roman" w:hAnsi="Times New Roman"/>
        </w:rPr>
        <w:t>Route Display and Explanation Module</w:t>
      </w:r>
    </w:p>
    <w:p w14:paraId="24C98186" w14:textId="04979E20" w:rsidR="00B1136D" w:rsidRDefault="00274B62" w:rsidP="117A40C9">
      <w:pPr>
        <w:pStyle w:val="Heading2"/>
        <w:rPr>
          <w:rFonts w:ascii="Times New Roman" w:hAnsi="Times New Roman"/>
        </w:rPr>
      </w:pPr>
      <w:bookmarkStart w:id="23" w:name="_Toc439994675"/>
      <w:bookmarkStart w:id="24" w:name="_Toc222998632"/>
      <w:r w:rsidRPr="117A40C9">
        <w:rPr>
          <w:rFonts w:ascii="Times New Roman" w:hAnsi="Times New Roman"/>
        </w:rPr>
        <w:t>Product Functions</w:t>
      </w:r>
      <w:bookmarkEnd w:id="23"/>
      <w:bookmarkEnd w:id="24"/>
    </w:p>
    <w:p w14:paraId="4B89C100" w14:textId="4BC7E423" w:rsidR="007B1B7B" w:rsidRDefault="00B1136D" w:rsidP="117A40C9">
      <w:pPr>
        <w:pStyle w:val="template"/>
        <w:spacing w:after="240"/>
        <w:jc w:val="both"/>
        <w:rPr>
          <w:rFonts w:ascii="Times New Roman" w:hAnsi="Times New Roman"/>
          <w:i w:val="0"/>
          <w:sz w:val="24"/>
          <w:szCs w:val="24"/>
        </w:rPr>
      </w:pPr>
      <w:r w:rsidRPr="117A40C9">
        <w:rPr>
          <w:rFonts w:ascii="Times New Roman" w:hAnsi="Times New Roman"/>
          <w:i w:val="0"/>
          <w:sz w:val="24"/>
          <w:szCs w:val="24"/>
        </w:rPr>
        <w:t>The s</w:t>
      </w:r>
      <w:r w:rsidR="007B1B7B" w:rsidRPr="117A40C9">
        <w:rPr>
          <w:rFonts w:ascii="Times New Roman" w:hAnsi="Times New Roman"/>
          <w:i w:val="0"/>
          <w:sz w:val="24"/>
          <w:szCs w:val="24"/>
        </w:rPr>
        <w:t>ystem provides the following major functions:</w:t>
      </w:r>
    </w:p>
    <w:p w14:paraId="62F4DD86" w14:textId="4E79B547" w:rsidR="007B1B7B" w:rsidRPr="00B1136D" w:rsidRDefault="00DB5321" w:rsidP="00D41831">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Allow </w:t>
      </w:r>
      <w:r w:rsidR="001C27FE" w:rsidRPr="117A40C9">
        <w:rPr>
          <w:rFonts w:ascii="Times New Roman" w:hAnsi="Times New Roman"/>
          <w:i w:val="0"/>
          <w:sz w:val="24"/>
          <w:szCs w:val="24"/>
        </w:rPr>
        <w:t>users</w:t>
      </w:r>
      <w:r w:rsidRPr="117A40C9">
        <w:rPr>
          <w:rFonts w:ascii="Times New Roman" w:hAnsi="Times New Roman"/>
          <w:i w:val="0"/>
          <w:sz w:val="24"/>
          <w:szCs w:val="24"/>
        </w:rPr>
        <w:t xml:space="preserve"> to configure and manage personalized travel preferences</w:t>
      </w:r>
      <w:r w:rsidR="00B70725" w:rsidRPr="117A40C9">
        <w:rPr>
          <w:rFonts w:ascii="Times New Roman" w:hAnsi="Times New Roman"/>
          <w:i w:val="0"/>
          <w:sz w:val="24"/>
          <w:szCs w:val="24"/>
        </w:rPr>
        <w:t>, including weighting of travel time, reliability, comfort, and budget</w:t>
      </w:r>
      <w:r w:rsidR="00A171DC">
        <w:rPr>
          <w:rFonts w:ascii="Times New Roman" w:hAnsi="Times New Roman"/>
          <w:i w:val="0"/>
          <w:sz w:val="24"/>
          <w:szCs w:val="24"/>
        </w:rPr>
        <w:t>, as well as filtering constraints such as walking allowance, transfer limit, and budget</w:t>
      </w:r>
    </w:p>
    <w:p w14:paraId="05B964C3" w14:textId="7FC83749" w:rsidR="00B70725" w:rsidRDefault="00B70725" w:rsidP="00D41831">
      <w:pPr>
        <w:pStyle w:val="template"/>
        <w:numPr>
          <w:ilvl w:val="0"/>
          <w:numId w:val="3"/>
        </w:numPr>
        <w:spacing w:after="240"/>
        <w:jc w:val="both"/>
        <w:rPr>
          <w:rFonts w:ascii="Times New Roman" w:hAnsi="Times New Roman"/>
          <w:i w:val="0"/>
          <w:sz w:val="24"/>
          <w:szCs w:val="24"/>
        </w:rPr>
      </w:pPr>
      <w:r w:rsidRPr="5DBC4B4C">
        <w:rPr>
          <w:rFonts w:ascii="Times New Roman" w:hAnsi="Times New Roman"/>
          <w:i w:val="0"/>
          <w:sz w:val="24"/>
          <w:szCs w:val="24"/>
        </w:rPr>
        <w:lastRenderedPageBreak/>
        <w:t>Accept and validate trip requests</w:t>
      </w:r>
      <w:r w:rsidR="00BF7DC2" w:rsidRPr="5DBC4B4C">
        <w:rPr>
          <w:rFonts w:ascii="Times New Roman" w:hAnsi="Times New Roman"/>
          <w:i w:val="0"/>
          <w:sz w:val="24"/>
          <w:szCs w:val="24"/>
        </w:rPr>
        <w:t>,</w:t>
      </w:r>
      <w:r w:rsidRPr="5DBC4B4C">
        <w:rPr>
          <w:rFonts w:ascii="Times New Roman" w:hAnsi="Times New Roman"/>
          <w:i w:val="0"/>
          <w:sz w:val="24"/>
          <w:szCs w:val="24"/>
        </w:rPr>
        <w:t xml:space="preserve"> including origin, </w:t>
      </w:r>
      <w:r w:rsidR="009C6D7C">
        <w:rPr>
          <w:rFonts w:ascii="Times New Roman" w:hAnsi="Times New Roman"/>
          <w:i w:val="0"/>
          <w:sz w:val="24"/>
          <w:szCs w:val="24"/>
        </w:rPr>
        <w:t xml:space="preserve">and </w:t>
      </w:r>
      <w:r w:rsidRPr="5DBC4B4C">
        <w:rPr>
          <w:rFonts w:ascii="Times New Roman" w:hAnsi="Times New Roman"/>
          <w:i w:val="0"/>
          <w:sz w:val="24"/>
          <w:szCs w:val="24"/>
        </w:rPr>
        <w:t>destination</w:t>
      </w:r>
      <w:r w:rsidR="009C201E">
        <w:rPr>
          <w:rFonts w:ascii="Times New Roman" w:hAnsi="Times New Roman"/>
          <w:i w:val="0"/>
          <w:sz w:val="24"/>
          <w:szCs w:val="24"/>
        </w:rPr>
        <w:t xml:space="preserve"> input, route category selection and active preference configuration</w:t>
      </w:r>
    </w:p>
    <w:p w14:paraId="03907119" w14:textId="1B56FA2C" w:rsidR="001A297E" w:rsidRDefault="001A297E" w:rsidP="00D41831">
      <w:pPr>
        <w:pStyle w:val="template"/>
        <w:numPr>
          <w:ilvl w:val="0"/>
          <w:numId w:val="3"/>
        </w:numPr>
        <w:spacing w:after="240"/>
        <w:jc w:val="both"/>
        <w:rPr>
          <w:rFonts w:ascii="Times New Roman" w:hAnsi="Times New Roman"/>
          <w:i w:val="0"/>
          <w:sz w:val="24"/>
          <w:szCs w:val="24"/>
        </w:rPr>
      </w:pPr>
      <w:r>
        <w:rPr>
          <w:rFonts w:ascii="Times New Roman" w:hAnsi="Times New Roman"/>
          <w:i w:val="0"/>
          <w:sz w:val="24"/>
          <w:szCs w:val="24"/>
        </w:rPr>
        <w:t>Generate and update location suggestions for origin and destination entry</w:t>
      </w:r>
    </w:p>
    <w:p w14:paraId="72009B99" w14:textId="048B8A42" w:rsidR="00B70725" w:rsidRDefault="00B70725" w:rsidP="00D41831">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Retrieve and process real-time transport data, including MRT crowd levels, delay information, taxi availability, and car part availability data</w:t>
      </w:r>
    </w:p>
    <w:p w14:paraId="15BB13BE" w14:textId="34E8C558" w:rsidR="002A3A5F" w:rsidRDefault="002A3A5F" w:rsidP="00D41831">
      <w:pPr>
        <w:pStyle w:val="template"/>
        <w:numPr>
          <w:ilvl w:val="0"/>
          <w:numId w:val="3"/>
        </w:numPr>
        <w:spacing w:after="240"/>
        <w:jc w:val="both"/>
        <w:rPr>
          <w:rFonts w:ascii="Times New Roman" w:hAnsi="Times New Roman"/>
          <w:i w:val="0"/>
          <w:sz w:val="24"/>
          <w:szCs w:val="24"/>
        </w:rPr>
      </w:pPr>
      <w:r>
        <w:rPr>
          <w:rFonts w:ascii="Times New Roman" w:hAnsi="Times New Roman"/>
          <w:i w:val="0"/>
          <w:sz w:val="24"/>
          <w:szCs w:val="24"/>
        </w:rPr>
        <w:t>Evaluate data freshness using predefined thresholds and apply fallback handling when real-time data is unavailable or outdated</w:t>
      </w:r>
    </w:p>
    <w:p w14:paraId="6864B242" w14:textId="4341E4CC" w:rsidR="00B70725" w:rsidRDefault="002A3A5F" w:rsidP="00D41831">
      <w:pPr>
        <w:pStyle w:val="template"/>
        <w:numPr>
          <w:ilvl w:val="0"/>
          <w:numId w:val="3"/>
        </w:numPr>
        <w:spacing w:after="240"/>
        <w:jc w:val="both"/>
        <w:rPr>
          <w:rFonts w:ascii="Times New Roman" w:hAnsi="Times New Roman"/>
          <w:i w:val="0"/>
          <w:sz w:val="24"/>
          <w:szCs w:val="24"/>
        </w:rPr>
      </w:pPr>
      <w:r>
        <w:rPr>
          <w:rFonts w:ascii="Times New Roman" w:hAnsi="Times New Roman"/>
          <w:i w:val="0"/>
          <w:sz w:val="24"/>
          <w:szCs w:val="24"/>
        </w:rPr>
        <w:t>Assess</w:t>
      </w:r>
      <w:r w:rsidR="00B70725" w:rsidRPr="117A40C9">
        <w:rPr>
          <w:rFonts w:ascii="Times New Roman" w:hAnsi="Times New Roman"/>
          <w:i w:val="0"/>
          <w:sz w:val="24"/>
          <w:szCs w:val="24"/>
        </w:rPr>
        <w:t xml:space="preserve"> segment-level and route-level </w:t>
      </w:r>
      <w:r>
        <w:rPr>
          <w:rFonts w:ascii="Times New Roman" w:hAnsi="Times New Roman"/>
          <w:i w:val="0"/>
          <w:sz w:val="24"/>
          <w:szCs w:val="24"/>
        </w:rPr>
        <w:t xml:space="preserve">crowding and delay </w:t>
      </w:r>
      <w:r w:rsidR="00B70725" w:rsidRPr="117A40C9">
        <w:rPr>
          <w:rFonts w:ascii="Times New Roman" w:hAnsi="Times New Roman"/>
          <w:i w:val="0"/>
          <w:sz w:val="24"/>
          <w:szCs w:val="24"/>
        </w:rPr>
        <w:t xml:space="preserve">indicators for </w:t>
      </w:r>
      <w:r w:rsidR="00745E25">
        <w:rPr>
          <w:rFonts w:ascii="Times New Roman" w:hAnsi="Times New Roman"/>
          <w:i w:val="0"/>
          <w:sz w:val="24"/>
          <w:szCs w:val="24"/>
        </w:rPr>
        <w:t xml:space="preserve">candidate routes </w:t>
      </w:r>
      <w:r w:rsidR="00B70725" w:rsidRPr="00745E25">
        <w:rPr>
          <w:rFonts w:ascii="Times New Roman" w:hAnsi="Times New Roman"/>
          <w:i w:val="0"/>
          <w:sz w:val="24"/>
          <w:szCs w:val="24"/>
        </w:rPr>
        <w:t xml:space="preserve"> </w:t>
      </w:r>
    </w:p>
    <w:p w14:paraId="305FC288" w14:textId="77BE13E9" w:rsidR="00B70725" w:rsidRDefault="00B70725" w:rsidP="00D41831">
      <w:pPr>
        <w:pStyle w:val="template"/>
        <w:numPr>
          <w:ilvl w:val="0"/>
          <w:numId w:val="3"/>
        </w:numPr>
        <w:spacing w:after="240"/>
        <w:jc w:val="both"/>
        <w:rPr>
          <w:rFonts w:ascii="Times New Roman" w:hAnsi="Times New Roman"/>
          <w:i w:val="0"/>
          <w:sz w:val="24"/>
          <w:szCs w:val="24"/>
        </w:rPr>
      </w:pPr>
      <w:r w:rsidRPr="5DBC4B4C">
        <w:rPr>
          <w:rFonts w:ascii="Times New Roman" w:hAnsi="Times New Roman"/>
          <w:i w:val="0"/>
          <w:sz w:val="24"/>
          <w:szCs w:val="24"/>
        </w:rPr>
        <w:t>Generate feasible route options based on active transport modes and user-defined constraints</w:t>
      </w:r>
    </w:p>
    <w:p w14:paraId="1A032CB5" w14:textId="30560495" w:rsidR="00B70725" w:rsidRDefault="00B70725" w:rsidP="00D41831">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Rank and present route recommendations with explanatory summaries </w:t>
      </w:r>
    </w:p>
    <w:p w14:paraId="390C5D21" w14:textId="30F294BC" w:rsidR="004B2EFE" w:rsidRDefault="004B2EFE" w:rsidP="00D41831">
      <w:pPr>
        <w:pStyle w:val="template"/>
        <w:numPr>
          <w:ilvl w:val="0"/>
          <w:numId w:val="3"/>
        </w:numPr>
        <w:spacing w:after="240"/>
        <w:jc w:val="both"/>
        <w:rPr>
          <w:rFonts w:ascii="Times New Roman" w:hAnsi="Times New Roman"/>
          <w:i w:val="0"/>
          <w:sz w:val="24"/>
          <w:szCs w:val="24"/>
        </w:rPr>
      </w:pPr>
      <w:r>
        <w:rPr>
          <w:rFonts w:ascii="Times New Roman" w:hAnsi="Times New Roman"/>
          <w:i w:val="0"/>
          <w:sz w:val="24"/>
          <w:szCs w:val="24"/>
        </w:rPr>
        <w:t xml:space="preserve">Support </w:t>
      </w:r>
      <w:r w:rsidR="003464E0">
        <w:rPr>
          <w:rFonts w:ascii="Times New Roman" w:hAnsi="Times New Roman"/>
          <w:i w:val="0"/>
          <w:sz w:val="24"/>
          <w:szCs w:val="24"/>
        </w:rPr>
        <w:t>comparison of route options across different departure times and conditions</w:t>
      </w:r>
    </w:p>
    <w:p w14:paraId="7F52E383" w14:textId="6CDD1DB0" w:rsidR="003464E0" w:rsidRDefault="003464E0" w:rsidP="00D41831">
      <w:pPr>
        <w:pStyle w:val="template"/>
        <w:numPr>
          <w:ilvl w:val="0"/>
          <w:numId w:val="3"/>
        </w:numPr>
        <w:spacing w:after="240"/>
        <w:jc w:val="both"/>
        <w:rPr>
          <w:rFonts w:ascii="Times New Roman" w:hAnsi="Times New Roman"/>
          <w:i w:val="0"/>
          <w:sz w:val="24"/>
          <w:szCs w:val="24"/>
        </w:rPr>
      </w:pPr>
      <w:r>
        <w:rPr>
          <w:rFonts w:ascii="Times New Roman" w:hAnsi="Times New Roman"/>
          <w:i w:val="0"/>
          <w:sz w:val="24"/>
          <w:szCs w:val="24"/>
        </w:rPr>
        <w:t>Allow users to manage setting such as language and default preference values</w:t>
      </w:r>
    </w:p>
    <w:p w14:paraId="763B19BD" w14:textId="4EAADF52" w:rsidR="00C217B9" w:rsidRPr="006B0925" w:rsidRDefault="00274B62" w:rsidP="117A40C9">
      <w:pPr>
        <w:pStyle w:val="Heading2"/>
        <w:rPr>
          <w:rFonts w:ascii="Times New Roman" w:hAnsi="Times New Roman"/>
        </w:rPr>
      </w:pPr>
      <w:bookmarkStart w:id="25" w:name="_Toc439994676"/>
      <w:bookmarkStart w:id="26" w:name="_Toc222998633"/>
      <w:r w:rsidRPr="117A40C9">
        <w:rPr>
          <w:rFonts w:ascii="Times New Roman" w:hAnsi="Times New Roman"/>
        </w:rPr>
        <w:t>User Classes and Characteristic</w:t>
      </w:r>
      <w:bookmarkEnd w:id="25"/>
      <w:bookmarkEnd w:id="26"/>
      <w:r w:rsidR="006B0925">
        <w:rPr>
          <w:rFonts w:ascii="Times New Roman" w:hAnsi="Times New Roman"/>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14FACCF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574C10"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40DEAF0" w14:textId="77777777" w:rsidR="00C217B9" w:rsidRPr="00C217B9" w:rsidRDefault="00C217B9" w:rsidP="117A40C9">
            <w:pPr>
              <w:rPr>
                <w:rFonts w:ascii="Times New Roman" w:hAnsi="Times New Roman"/>
              </w:rPr>
            </w:pPr>
            <w:r w:rsidRPr="117A40C9">
              <w:rPr>
                <w:rFonts w:ascii="Times New Roman" w:hAnsi="Times New Roman"/>
              </w:rPr>
              <w:t>UC-05</w:t>
            </w:r>
          </w:p>
        </w:tc>
      </w:tr>
      <w:tr w:rsidR="009A0874" w:rsidRPr="00C217B9" w14:paraId="6B90724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95AFB0"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81E73A" w14:textId="77777777" w:rsidR="00C217B9" w:rsidRPr="00C217B9" w:rsidRDefault="00C217B9" w:rsidP="117A40C9">
            <w:pPr>
              <w:rPr>
                <w:rFonts w:ascii="Times New Roman" w:hAnsi="Times New Roman"/>
              </w:rPr>
            </w:pPr>
            <w:r w:rsidRPr="117A40C9">
              <w:rPr>
                <w:rFonts w:ascii="Times New Roman" w:hAnsi="Times New Roman"/>
              </w:rPr>
              <w:t>Initiate Trip Request</w:t>
            </w:r>
          </w:p>
        </w:tc>
      </w:tr>
      <w:tr w:rsidR="005D2E32" w:rsidRPr="00C217B9" w14:paraId="497A4E9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F7E4387"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F14B37"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DF4729"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B9C2FE"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5D2E32" w:rsidRPr="00C217B9" w14:paraId="5FCDC17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268352"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88DA07"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20EE20"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5C0237" w14:textId="275F2031" w:rsidR="00C217B9" w:rsidRPr="00C217B9" w:rsidRDefault="00C217B9" w:rsidP="117A40C9">
            <w:pPr>
              <w:rPr>
                <w:rFonts w:ascii="Times New Roman" w:hAnsi="Times New Roman"/>
              </w:rPr>
            </w:pPr>
            <w:r w:rsidRPr="117A40C9">
              <w:rPr>
                <w:rFonts w:ascii="Times New Roman" w:hAnsi="Times New Roman"/>
              </w:rPr>
              <w:t>1</w:t>
            </w:r>
            <w:r w:rsidR="00EA3A14">
              <w:rPr>
                <w:rFonts w:ascii="Times New Roman" w:hAnsi="Times New Roman"/>
              </w:rPr>
              <w:t>3/4/2026</w:t>
            </w:r>
          </w:p>
        </w:tc>
      </w:tr>
    </w:tbl>
    <w:p w14:paraId="73849327"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13929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00E2898"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381892" w14:textId="77777777" w:rsidR="00C217B9" w:rsidRPr="00C217B9" w:rsidRDefault="00C217B9" w:rsidP="117A40C9">
            <w:pPr>
              <w:rPr>
                <w:rFonts w:ascii="Times New Roman" w:hAnsi="Times New Roman"/>
              </w:rPr>
            </w:pPr>
            <w:r w:rsidRPr="117A40C9">
              <w:rPr>
                <w:rFonts w:ascii="Times New Roman" w:hAnsi="Times New Roman"/>
              </w:rPr>
              <w:t>User</w:t>
            </w:r>
          </w:p>
        </w:tc>
      </w:tr>
      <w:tr w:rsidR="00A30DA3" w:rsidRPr="00C217B9" w14:paraId="3C669BB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EADCDA"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279406" w14:textId="4D272664" w:rsidR="00C217B9" w:rsidRPr="00C217B9" w:rsidRDefault="00D8236B" w:rsidP="117A40C9">
            <w:pPr>
              <w:rPr>
                <w:rFonts w:ascii="Times New Roman" w:hAnsi="Times New Roman"/>
              </w:rPr>
            </w:pPr>
            <w:r w:rsidRPr="00D8236B">
              <w:rPr>
                <w:rFonts w:ascii="Times New Roman" w:hAnsi="Times New Roman"/>
              </w:rPr>
              <w:t>The user enters an origin and destination on the search page, optionally adjusts preferences (UC-02), and initiates route search. The system validates inputs and passes them to route generation.</w:t>
            </w:r>
          </w:p>
        </w:tc>
      </w:tr>
      <w:tr w:rsidR="00A30DA3" w:rsidRPr="00C217B9" w14:paraId="39A3B7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76FDC9F"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6F9B40" w14:textId="2007DE39" w:rsidR="00C217B9" w:rsidRPr="00C217B9" w:rsidRDefault="00A93DA3" w:rsidP="117A40C9">
            <w:pPr>
              <w:rPr>
                <w:rFonts w:ascii="Times New Roman" w:hAnsi="Times New Roman"/>
              </w:rPr>
            </w:pPr>
            <w:r w:rsidRPr="00A93DA3">
              <w:rPr>
                <w:rFonts w:ascii="Times New Roman" w:hAnsi="Times New Roman"/>
              </w:rPr>
              <w:t>User is on the search page with default preferences initialised (UC-01)</w:t>
            </w:r>
          </w:p>
        </w:tc>
      </w:tr>
      <w:tr w:rsidR="00A30DA3" w:rsidRPr="00C217B9" w14:paraId="5D502D8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CDF262"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D87011" w14:textId="4AF50316" w:rsidR="00C217B9" w:rsidRPr="00C217B9" w:rsidRDefault="00A93DA3" w:rsidP="117A40C9">
            <w:pPr>
              <w:rPr>
                <w:rFonts w:ascii="Times New Roman" w:hAnsi="Times New Roman"/>
              </w:rPr>
            </w:pPr>
            <w:r w:rsidRPr="00A93DA3">
              <w:rPr>
                <w:rFonts w:ascii="Times New Roman" w:hAnsi="Times New Roman"/>
              </w:rPr>
              <w:t>Validated trip inputs and active preferences are passed to route generation</w:t>
            </w:r>
          </w:p>
        </w:tc>
      </w:tr>
      <w:tr w:rsidR="00A30DA3" w:rsidRPr="00C217B9" w14:paraId="091D933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F00097"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538B8D"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8BCCB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A65E1B"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F750E91"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1EC6E2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E861F1"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F2DD08" w14:textId="7C63D913" w:rsidR="00442F3B" w:rsidRDefault="00442F3B" w:rsidP="00AC2FF0">
            <w:pPr>
              <w:numPr>
                <w:ilvl w:val="0"/>
                <w:numId w:val="36"/>
              </w:numPr>
              <w:rPr>
                <w:rFonts w:ascii="Times New Roman" w:hAnsi="Times New Roman"/>
              </w:rPr>
            </w:pPr>
            <w:r w:rsidRPr="00442F3B">
              <w:rPr>
                <w:rFonts w:ascii="Times New Roman" w:hAnsi="Times New Roman"/>
              </w:rPr>
              <w:t>User enters an origin location (UC-0</w:t>
            </w:r>
            <w:r w:rsidR="0000782E">
              <w:rPr>
                <w:rFonts w:ascii="Times New Roman" w:hAnsi="Times New Roman"/>
              </w:rPr>
              <w:t>6</w:t>
            </w:r>
            <w:r w:rsidRPr="00442F3B">
              <w:rPr>
                <w:rFonts w:ascii="Times New Roman" w:hAnsi="Times New Roman"/>
              </w:rPr>
              <w:t>)</w:t>
            </w:r>
          </w:p>
          <w:p w14:paraId="25DF9119" w14:textId="1335AD0A" w:rsidR="00442F3B" w:rsidRDefault="00442F3B" w:rsidP="00AC2FF0">
            <w:pPr>
              <w:numPr>
                <w:ilvl w:val="0"/>
                <w:numId w:val="36"/>
              </w:numPr>
              <w:rPr>
                <w:rFonts w:ascii="Times New Roman" w:hAnsi="Times New Roman"/>
              </w:rPr>
            </w:pPr>
            <w:r w:rsidRPr="00442F3B">
              <w:rPr>
                <w:rFonts w:ascii="Times New Roman" w:hAnsi="Times New Roman"/>
              </w:rPr>
              <w:t>User enters a destination location (UC-0</w:t>
            </w:r>
            <w:r w:rsidR="0000782E">
              <w:rPr>
                <w:rFonts w:ascii="Times New Roman" w:hAnsi="Times New Roman"/>
              </w:rPr>
              <w:t>7</w:t>
            </w:r>
            <w:r w:rsidRPr="00442F3B">
              <w:rPr>
                <w:rFonts w:ascii="Times New Roman" w:hAnsi="Times New Roman"/>
              </w:rPr>
              <w:t>)</w:t>
            </w:r>
          </w:p>
          <w:p w14:paraId="55D1C9E8" w14:textId="6C3BB3FA" w:rsidR="00442F3B" w:rsidRDefault="00442F3B" w:rsidP="00AC2FF0">
            <w:pPr>
              <w:numPr>
                <w:ilvl w:val="0"/>
                <w:numId w:val="36"/>
              </w:numPr>
              <w:rPr>
                <w:rFonts w:ascii="Times New Roman" w:hAnsi="Times New Roman"/>
              </w:rPr>
            </w:pPr>
            <w:r w:rsidRPr="00442F3B">
              <w:rPr>
                <w:rFonts w:ascii="Times New Roman" w:hAnsi="Times New Roman"/>
              </w:rPr>
              <w:t>User optionally adjusts preferences for this search (UC-02)</w:t>
            </w:r>
          </w:p>
          <w:p w14:paraId="5927E065" w14:textId="77777777" w:rsidR="00442F3B" w:rsidRDefault="00442F3B" w:rsidP="00AC2FF0">
            <w:pPr>
              <w:numPr>
                <w:ilvl w:val="0"/>
                <w:numId w:val="36"/>
              </w:numPr>
              <w:rPr>
                <w:rFonts w:ascii="Times New Roman" w:hAnsi="Times New Roman"/>
              </w:rPr>
            </w:pPr>
            <w:r w:rsidRPr="00442F3B">
              <w:rPr>
                <w:rFonts w:ascii="Times New Roman" w:hAnsi="Times New Roman"/>
              </w:rPr>
              <w:t xml:space="preserve">System validates that: (a) origin has at least 2 characters, (b) destination has at least 2 characters, (c) origin and destination are not identical (case-insensitive), and (d) at least one route </w:t>
            </w:r>
            <w:r w:rsidRPr="00442F3B">
              <w:rPr>
                <w:rFonts w:ascii="Times New Roman" w:hAnsi="Times New Roman"/>
              </w:rPr>
              <w:lastRenderedPageBreak/>
              <w:t>category is enabled.</w:t>
            </w:r>
          </w:p>
          <w:p w14:paraId="39AB0EB1" w14:textId="77777777" w:rsidR="00442F3B" w:rsidRDefault="00442F3B" w:rsidP="00AC2FF0">
            <w:pPr>
              <w:numPr>
                <w:ilvl w:val="0"/>
                <w:numId w:val="36"/>
              </w:numPr>
              <w:rPr>
                <w:rFonts w:ascii="Times New Roman" w:hAnsi="Times New Roman"/>
              </w:rPr>
            </w:pPr>
            <w:r w:rsidRPr="00442F3B">
              <w:rPr>
                <w:rFonts w:ascii="Times New Roman" w:hAnsi="Times New Roman"/>
              </w:rPr>
              <w:t>System enables the "Find Routes" button when all validations pass</w:t>
            </w:r>
          </w:p>
          <w:p w14:paraId="45A7B8AF" w14:textId="77777777" w:rsidR="00442F3B" w:rsidRDefault="00442F3B" w:rsidP="00AC2FF0">
            <w:pPr>
              <w:numPr>
                <w:ilvl w:val="0"/>
                <w:numId w:val="36"/>
              </w:numPr>
              <w:rPr>
                <w:rFonts w:ascii="Times New Roman" w:hAnsi="Times New Roman"/>
              </w:rPr>
            </w:pPr>
            <w:r w:rsidRPr="00442F3B">
              <w:rPr>
                <w:rFonts w:ascii="Times New Roman" w:hAnsi="Times New Roman"/>
              </w:rPr>
              <w:t>User taps "Find Routes"</w:t>
            </w:r>
          </w:p>
          <w:p w14:paraId="20E3D0CF" w14:textId="7E3EAE0A" w:rsidR="00442F3B" w:rsidRPr="00442F3B" w:rsidRDefault="00442F3B" w:rsidP="00AC2FF0">
            <w:pPr>
              <w:numPr>
                <w:ilvl w:val="0"/>
                <w:numId w:val="36"/>
              </w:numPr>
              <w:rPr>
                <w:rFonts w:ascii="Times New Roman" w:hAnsi="Times New Roman"/>
              </w:rPr>
            </w:pPr>
            <w:r w:rsidRPr="00442F3B">
              <w:rPr>
                <w:rFonts w:ascii="Times New Roman" w:hAnsi="Times New Roman"/>
              </w:rPr>
              <w:t>System passes the validated inputs (origin, destination, weights, modes, constraints) to route generation (UC-</w:t>
            </w:r>
            <w:r w:rsidRPr="00442F3B">
              <w:rPr>
                <w:rFonts w:ascii="Times New Roman" w:hAnsi="Times New Roman"/>
                <w:shd w:val="clear" w:color="auto" w:fill="FFFF00"/>
              </w:rPr>
              <w:t>23</w:t>
            </w:r>
            <w:r w:rsidRPr="00442F3B">
              <w:rPr>
                <w:rFonts w:ascii="Times New Roman" w:hAnsi="Times New Roman"/>
              </w:rPr>
              <w:t>).</w:t>
            </w:r>
          </w:p>
          <w:p w14:paraId="22C94774" w14:textId="3428EB9E" w:rsidR="00C217B9" w:rsidRPr="00C217B9" w:rsidRDefault="00C217B9" w:rsidP="117A40C9">
            <w:pPr>
              <w:rPr>
                <w:rFonts w:ascii="Times New Roman" w:hAnsi="Times New Roman"/>
              </w:rPr>
            </w:pPr>
          </w:p>
        </w:tc>
      </w:tr>
      <w:tr w:rsidR="00A30DA3" w:rsidRPr="00C217B9" w14:paraId="25A0435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E5FC18" w14:textId="77777777" w:rsidR="00C217B9" w:rsidRPr="00C217B9" w:rsidRDefault="00C217B9" w:rsidP="117A40C9">
            <w:pPr>
              <w:rPr>
                <w:rFonts w:ascii="Times New Roman" w:hAnsi="Times New Roman"/>
              </w:rPr>
            </w:pPr>
            <w:r w:rsidRPr="117A40C9">
              <w:rPr>
                <w:rFonts w:ascii="Times New Roman" w:hAnsi="Times New Roman"/>
                <w:b/>
                <w:bCs/>
              </w:rPr>
              <w:lastRenderedPageBreak/>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8051269" w14:textId="694772DB" w:rsidR="00C217B9" w:rsidRPr="00C217B9" w:rsidRDefault="005B2423" w:rsidP="117A40C9">
            <w:pPr>
              <w:rPr>
                <w:rFonts w:ascii="Times New Roman" w:hAnsi="Times New Roman"/>
              </w:rPr>
            </w:pPr>
            <w:r w:rsidRPr="005B2423">
              <w:rPr>
                <w:rFonts w:ascii="Times New Roman" w:hAnsi="Times New Roman"/>
              </w:rPr>
              <w:t>User may swap origin and destination using the swap button. After swapping, the system revalidates inputs automatically.</w:t>
            </w:r>
          </w:p>
        </w:tc>
      </w:tr>
      <w:tr w:rsidR="00A30DA3" w:rsidRPr="00C217B9" w14:paraId="6CB29B3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0449B2E"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01F221" w14:textId="06628AB5" w:rsidR="00C217B9" w:rsidRPr="00C217B9" w:rsidRDefault="002605C8" w:rsidP="117A40C9">
            <w:pPr>
              <w:rPr>
                <w:rFonts w:ascii="Times New Roman" w:hAnsi="Times New Roman"/>
              </w:rPr>
            </w:pPr>
            <w:r w:rsidRPr="002605C8">
              <w:rPr>
                <w:rFonts w:ascii="Times New Roman" w:hAnsi="Times New Roman"/>
              </w:rPr>
              <w:t>If origin and destination are identical, system displays "Origin and destination cannot be the same" and disables the Find Routes button.</w:t>
            </w:r>
          </w:p>
        </w:tc>
      </w:tr>
      <w:tr w:rsidR="00A30DA3" w:rsidRPr="00C217B9" w14:paraId="4EA410A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F9E59A"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E9FD36" w14:textId="12660750" w:rsidR="00C217B9" w:rsidRPr="00C217B9" w:rsidRDefault="002605C8" w:rsidP="117A40C9">
            <w:pPr>
              <w:rPr>
                <w:rFonts w:ascii="Times New Roman" w:hAnsi="Times New Roman"/>
              </w:rPr>
            </w:pPr>
            <w:r w:rsidRPr="002605C8">
              <w:rPr>
                <w:rFonts w:ascii="Times New Roman" w:hAnsi="Times New Roman"/>
              </w:rPr>
              <w:t>UC-02 Adjust Preferences, UC-0</w:t>
            </w:r>
            <w:r w:rsidR="00E96EEB">
              <w:rPr>
                <w:rFonts w:ascii="Times New Roman" w:hAnsi="Times New Roman"/>
              </w:rPr>
              <w:t>6</w:t>
            </w:r>
            <w:r w:rsidRPr="002605C8">
              <w:rPr>
                <w:rFonts w:ascii="Times New Roman" w:hAnsi="Times New Roman"/>
              </w:rPr>
              <w:t xml:space="preserve"> Input Origin, UC-0</w:t>
            </w:r>
            <w:r w:rsidR="00EC415A">
              <w:rPr>
                <w:rFonts w:ascii="Times New Roman" w:hAnsi="Times New Roman"/>
              </w:rPr>
              <w:t>7</w:t>
            </w:r>
            <w:r w:rsidRPr="002605C8">
              <w:rPr>
                <w:rFonts w:ascii="Times New Roman" w:hAnsi="Times New Roman"/>
              </w:rPr>
              <w:t xml:space="preserve"> Input</w:t>
            </w:r>
            <w:r>
              <w:rPr>
                <w:rFonts w:ascii="Times New Roman" w:hAnsi="Times New Roman"/>
              </w:rPr>
              <w:t xml:space="preserve"> </w:t>
            </w:r>
            <w:r w:rsidRPr="002605C8">
              <w:rPr>
                <w:rFonts w:ascii="Times New Roman" w:hAnsi="Times New Roman"/>
              </w:rPr>
              <w:t>Destination</w:t>
            </w:r>
          </w:p>
        </w:tc>
      </w:tr>
      <w:tr w:rsidR="00A30DA3" w:rsidRPr="00C217B9" w14:paraId="198E3E4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1ECED4"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F1426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282A32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F79B69"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11C36B"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42E08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BA1F2E"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4B05E6"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7504DB3D" w14:textId="082FEB8C" w:rsidR="00304AE6" w:rsidRPr="00C217B9" w:rsidRDefault="00304AE6" w:rsidP="00304AE6">
      <w:pPr>
        <w:rPr>
          <w:rFonts w:ascii="Times New Roman" w:hAnsi="Times New Roman"/>
        </w:rPr>
      </w:pPr>
    </w:p>
    <w:p w14:paraId="6949D794" w14:textId="0013221A"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4D1CFDA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E02EE4"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73D0C5" w14:textId="0E9F97AA" w:rsidR="00C217B9" w:rsidRPr="00C217B9" w:rsidRDefault="00C217B9" w:rsidP="117A40C9">
            <w:pPr>
              <w:rPr>
                <w:rFonts w:ascii="Times New Roman" w:hAnsi="Times New Roman"/>
              </w:rPr>
            </w:pPr>
            <w:r w:rsidRPr="117A40C9">
              <w:rPr>
                <w:rFonts w:ascii="Times New Roman" w:hAnsi="Times New Roman"/>
              </w:rPr>
              <w:t>UC-0</w:t>
            </w:r>
            <w:r w:rsidR="00264AC8">
              <w:rPr>
                <w:rFonts w:ascii="Times New Roman" w:hAnsi="Times New Roman"/>
              </w:rPr>
              <w:t>6</w:t>
            </w:r>
          </w:p>
        </w:tc>
      </w:tr>
      <w:tr w:rsidR="009A0874" w:rsidRPr="00C217B9" w14:paraId="1822AF3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3B61E1"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26E4C2" w14:textId="77777777" w:rsidR="00C217B9" w:rsidRPr="00C217B9" w:rsidRDefault="00C217B9" w:rsidP="117A40C9">
            <w:pPr>
              <w:rPr>
                <w:rFonts w:ascii="Times New Roman" w:hAnsi="Times New Roman"/>
              </w:rPr>
            </w:pPr>
            <w:r w:rsidRPr="117A40C9">
              <w:rPr>
                <w:rFonts w:ascii="Times New Roman" w:hAnsi="Times New Roman"/>
              </w:rPr>
              <w:t>Input Origin</w:t>
            </w:r>
          </w:p>
        </w:tc>
      </w:tr>
      <w:tr w:rsidR="005D2E32" w:rsidRPr="00C217B9" w14:paraId="07BDE55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A95296"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D20A66"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E5D6F3"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7417B2"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5D2E32" w:rsidRPr="00C217B9" w14:paraId="6CCDC9A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137CF1"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ACF095"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966575"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BF37D6" w14:textId="5A298454" w:rsidR="00C217B9" w:rsidRPr="00C217B9" w:rsidRDefault="00C217B9" w:rsidP="117A40C9">
            <w:pPr>
              <w:rPr>
                <w:rFonts w:ascii="Times New Roman" w:hAnsi="Times New Roman"/>
              </w:rPr>
            </w:pPr>
            <w:r w:rsidRPr="117A40C9">
              <w:rPr>
                <w:rFonts w:ascii="Times New Roman" w:hAnsi="Times New Roman"/>
              </w:rPr>
              <w:t>1</w:t>
            </w:r>
            <w:r w:rsidR="00264AC8">
              <w:rPr>
                <w:rFonts w:ascii="Times New Roman" w:hAnsi="Times New Roman"/>
              </w:rPr>
              <w:t>3/4</w:t>
            </w:r>
            <w:r w:rsidRPr="117A40C9">
              <w:rPr>
                <w:rFonts w:ascii="Times New Roman" w:hAnsi="Times New Roman"/>
              </w:rPr>
              <w:t>/2026</w:t>
            </w:r>
          </w:p>
        </w:tc>
      </w:tr>
    </w:tbl>
    <w:p w14:paraId="2DBE25B9"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62CEC5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2B9EF10"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15363E" w14:textId="77777777" w:rsidR="00C217B9" w:rsidRPr="00C217B9" w:rsidRDefault="00C217B9" w:rsidP="117A40C9">
            <w:pPr>
              <w:rPr>
                <w:rFonts w:ascii="Times New Roman" w:hAnsi="Times New Roman"/>
              </w:rPr>
            </w:pPr>
            <w:r w:rsidRPr="117A40C9">
              <w:rPr>
                <w:rFonts w:ascii="Times New Roman" w:hAnsi="Times New Roman"/>
              </w:rPr>
              <w:t>User</w:t>
            </w:r>
          </w:p>
        </w:tc>
      </w:tr>
      <w:tr w:rsidR="00A30DA3" w:rsidRPr="00C217B9" w14:paraId="5171F6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6AB6CD"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5F3B4F5" w14:textId="12041459" w:rsidR="00C217B9" w:rsidRPr="00C217B9" w:rsidRDefault="00F9776E" w:rsidP="117A40C9">
            <w:pPr>
              <w:rPr>
                <w:rFonts w:ascii="Times New Roman" w:hAnsi="Times New Roman"/>
              </w:rPr>
            </w:pPr>
            <w:proofErr w:type="spellStart"/>
            <w:proofErr w:type="gramStart"/>
            <w:r w:rsidRPr="00F9776E">
              <w:rPr>
                <w:rFonts w:ascii="Times New Roman" w:hAnsi="Times New Roman"/>
              </w:rPr>
              <w:t>Lets</w:t>
            </w:r>
            <w:proofErr w:type="spellEnd"/>
            <w:proofErr w:type="gramEnd"/>
            <w:r w:rsidRPr="00F9776E">
              <w:rPr>
                <w:rFonts w:ascii="Times New Roman" w:hAnsi="Times New Roman"/>
              </w:rPr>
              <w:t xml:space="preserve"> the user specify where their trip starts by typing an address. The system provides autocomplete suggestions from the OneMap API</w:t>
            </w:r>
          </w:p>
        </w:tc>
      </w:tr>
      <w:tr w:rsidR="00A30DA3" w:rsidRPr="00C217B9" w14:paraId="352B98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12B0E9"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1999BD" w14:textId="7C2DE445" w:rsidR="00C217B9" w:rsidRPr="00C217B9" w:rsidRDefault="00FE4515" w:rsidP="117A40C9">
            <w:pPr>
              <w:rPr>
                <w:rFonts w:ascii="Times New Roman" w:hAnsi="Times New Roman"/>
              </w:rPr>
            </w:pPr>
            <w:r>
              <w:rPr>
                <w:rFonts w:ascii="Times New Roman" w:hAnsi="Times New Roman"/>
              </w:rPr>
              <w:t>User is on the search page</w:t>
            </w:r>
          </w:p>
        </w:tc>
      </w:tr>
      <w:tr w:rsidR="00A30DA3" w:rsidRPr="00C217B9" w14:paraId="1022353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952344"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76C9A2" w14:textId="5E6ABD8D" w:rsidR="00C217B9" w:rsidRPr="00C217B9" w:rsidRDefault="00FE4515" w:rsidP="117A40C9">
            <w:pPr>
              <w:rPr>
                <w:rFonts w:ascii="Times New Roman" w:hAnsi="Times New Roman"/>
              </w:rPr>
            </w:pPr>
            <w:r>
              <w:rPr>
                <w:rFonts w:ascii="Times New Roman" w:hAnsi="Times New Roman"/>
              </w:rPr>
              <w:t>An origin location is entered in the origin field</w:t>
            </w:r>
          </w:p>
        </w:tc>
      </w:tr>
      <w:tr w:rsidR="00A30DA3" w:rsidRPr="00C217B9" w14:paraId="5BE21A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5FCE35"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67136"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12CB50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C0D70AA"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A7CF5E"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7844DD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D8074A"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0339EA" w14:textId="77777777" w:rsidR="003B3B4E" w:rsidRDefault="00BF3028" w:rsidP="00AC2FF0">
            <w:pPr>
              <w:numPr>
                <w:ilvl w:val="0"/>
                <w:numId w:val="37"/>
              </w:numPr>
              <w:rPr>
                <w:rFonts w:ascii="Times New Roman" w:hAnsi="Times New Roman"/>
              </w:rPr>
            </w:pPr>
            <w:r w:rsidRPr="00BF3028">
              <w:rPr>
                <w:rFonts w:ascii="Times New Roman" w:hAnsi="Times New Roman"/>
              </w:rPr>
              <w:t>User begins typing in the origin input field</w:t>
            </w:r>
          </w:p>
          <w:p w14:paraId="0F5A0DBB" w14:textId="77777777" w:rsidR="003B3B4E" w:rsidRDefault="00BF3028" w:rsidP="00AC2FF0">
            <w:pPr>
              <w:numPr>
                <w:ilvl w:val="0"/>
                <w:numId w:val="37"/>
              </w:numPr>
              <w:rPr>
                <w:rFonts w:ascii="Times New Roman" w:hAnsi="Times New Roman"/>
              </w:rPr>
            </w:pPr>
            <w:r w:rsidRPr="00BF3028">
              <w:rPr>
                <w:rFonts w:ascii="Times New Roman" w:hAnsi="Times New Roman"/>
              </w:rPr>
              <w:t>After a 300ms debounce delay and a minimum of 2 characters, the system queries the OneMap API for matching location suggestions (UC-12)</w:t>
            </w:r>
          </w:p>
          <w:p w14:paraId="3106B05B" w14:textId="77777777" w:rsidR="003B3B4E" w:rsidRDefault="00BF3028" w:rsidP="00AC2FF0">
            <w:pPr>
              <w:numPr>
                <w:ilvl w:val="0"/>
                <w:numId w:val="37"/>
              </w:numPr>
              <w:rPr>
                <w:rFonts w:ascii="Times New Roman" w:hAnsi="Times New Roman"/>
              </w:rPr>
            </w:pPr>
            <w:r w:rsidRPr="00BF3028">
              <w:rPr>
                <w:rFonts w:ascii="Times New Roman" w:hAnsi="Times New Roman"/>
              </w:rPr>
              <w:t>System displays a dropdown list of up to 5 matching suggestions</w:t>
            </w:r>
          </w:p>
          <w:p w14:paraId="13C157AE" w14:textId="691639C0" w:rsidR="00BF3028" w:rsidRPr="00BF3028" w:rsidRDefault="00BF3028" w:rsidP="00AC2FF0">
            <w:pPr>
              <w:numPr>
                <w:ilvl w:val="0"/>
                <w:numId w:val="37"/>
              </w:numPr>
              <w:rPr>
                <w:rFonts w:ascii="Times New Roman" w:hAnsi="Times New Roman"/>
              </w:rPr>
            </w:pPr>
            <w:r w:rsidRPr="00BF3028">
              <w:rPr>
                <w:rFonts w:ascii="Times New Roman" w:hAnsi="Times New Roman"/>
              </w:rPr>
              <w:t>User selects a suggestion to populate the origin field, or continues typing to refine suggestions</w:t>
            </w:r>
          </w:p>
          <w:p w14:paraId="42191696" w14:textId="5BA994E1" w:rsidR="00C217B9" w:rsidRPr="00C217B9" w:rsidRDefault="00C217B9" w:rsidP="117A40C9">
            <w:pPr>
              <w:rPr>
                <w:rFonts w:ascii="Times New Roman" w:hAnsi="Times New Roman"/>
              </w:rPr>
            </w:pPr>
          </w:p>
        </w:tc>
      </w:tr>
      <w:tr w:rsidR="00A30DA3" w:rsidRPr="00C217B9" w14:paraId="7E41731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AAE050"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6C212B" w14:textId="752AB3B1" w:rsidR="00C217B9" w:rsidRPr="00C217B9" w:rsidRDefault="003B3B4E" w:rsidP="117A40C9">
            <w:pPr>
              <w:rPr>
                <w:rFonts w:ascii="Times New Roman" w:hAnsi="Times New Roman"/>
              </w:rPr>
            </w:pPr>
            <w:r>
              <w:rPr>
                <w:rFonts w:ascii="Times New Roman" w:hAnsi="Times New Roman"/>
              </w:rPr>
              <w:t>NIL</w:t>
            </w:r>
          </w:p>
        </w:tc>
      </w:tr>
      <w:tr w:rsidR="00A30DA3" w:rsidRPr="00C217B9" w14:paraId="63F2F9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E93EF4"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20EB63" w14:textId="2F8082B4" w:rsidR="00C217B9" w:rsidRPr="00C217B9" w:rsidRDefault="00D43F18" w:rsidP="117A40C9">
            <w:pPr>
              <w:rPr>
                <w:rFonts w:ascii="Times New Roman" w:hAnsi="Times New Roman"/>
              </w:rPr>
            </w:pPr>
            <w:r w:rsidRPr="00D43F18">
              <w:rPr>
                <w:rFonts w:ascii="Times New Roman" w:hAnsi="Times New Roman"/>
              </w:rPr>
              <w:t>If the OneMap API returns no results, no suggestions are displayed and the user may type a location manually</w:t>
            </w:r>
          </w:p>
        </w:tc>
      </w:tr>
      <w:tr w:rsidR="00A30DA3" w:rsidRPr="00C217B9" w14:paraId="5020EB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4D0BE1" w14:textId="77777777" w:rsidR="00C217B9" w:rsidRPr="00C217B9" w:rsidRDefault="00C217B9" w:rsidP="117A40C9">
            <w:pPr>
              <w:rPr>
                <w:rFonts w:ascii="Times New Roman" w:hAnsi="Times New Roman"/>
              </w:rPr>
            </w:pPr>
            <w:r w:rsidRPr="117A40C9">
              <w:rPr>
                <w:rFonts w:ascii="Times New Roman" w:hAnsi="Times New Roman"/>
                <w:b/>
                <w:bCs/>
              </w:rPr>
              <w:lastRenderedPageBreak/>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CDB837" w14:textId="02263612" w:rsidR="00C217B9" w:rsidRPr="00C217B9" w:rsidRDefault="00C217B9" w:rsidP="117A40C9">
            <w:pPr>
              <w:rPr>
                <w:rFonts w:ascii="Times New Roman" w:hAnsi="Times New Roman"/>
              </w:rPr>
            </w:pPr>
            <w:r w:rsidRPr="117A40C9">
              <w:rPr>
                <w:rFonts w:ascii="Times New Roman" w:hAnsi="Times New Roman"/>
              </w:rPr>
              <w:t>UC-</w:t>
            </w:r>
            <w:r w:rsidR="00E96EEB">
              <w:rPr>
                <w:rFonts w:ascii="Times New Roman" w:hAnsi="Times New Roman"/>
              </w:rPr>
              <w:t>08</w:t>
            </w:r>
            <w:r w:rsidRPr="117A40C9">
              <w:rPr>
                <w:rFonts w:ascii="Times New Roman" w:hAnsi="Times New Roman"/>
              </w:rPr>
              <w:t xml:space="preserve"> Generate Suggestions</w:t>
            </w:r>
          </w:p>
        </w:tc>
      </w:tr>
      <w:tr w:rsidR="00A30DA3" w:rsidRPr="00C217B9" w14:paraId="512FEDB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9E5253E"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D269C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CCF09D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BFBF87"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237867"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174498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BA6CA1"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E63461"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253677AC"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017253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99C5F8"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4C95AE" w14:textId="78DFEC4F" w:rsidR="00C217B9" w:rsidRPr="00C217B9" w:rsidRDefault="00C217B9" w:rsidP="117A40C9">
            <w:pPr>
              <w:rPr>
                <w:rFonts w:ascii="Times New Roman" w:hAnsi="Times New Roman"/>
              </w:rPr>
            </w:pPr>
            <w:r w:rsidRPr="117A40C9">
              <w:rPr>
                <w:rFonts w:ascii="Times New Roman" w:hAnsi="Times New Roman"/>
              </w:rPr>
              <w:t>UC-0</w:t>
            </w:r>
            <w:r w:rsidR="00D43F18">
              <w:rPr>
                <w:rFonts w:ascii="Times New Roman" w:hAnsi="Times New Roman"/>
              </w:rPr>
              <w:t>7</w:t>
            </w:r>
          </w:p>
        </w:tc>
      </w:tr>
      <w:tr w:rsidR="00C31122" w:rsidRPr="00C217B9" w14:paraId="056E862B"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2FB1270"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FEFE4C" w14:textId="77777777" w:rsidR="00C217B9" w:rsidRPr="00C217B9" w:rsidRDefault="00C217B9" w:rsidP="117A40C9">
            <w:pPr>
              <w:rPr>
                <w:rFonts w:ascii="Times New Roman" w:hAnsi="Times New Roman"/>
              </w:rPr>
            </w:pPr>
            <w:r w:rsidRPr="117A40C9">
              <w:rPr>
                <w:rFonts w:ascii="Times New Roman" w:hAnsi="Times New Roman"/>
              </w:rPr>
              <w:t>Input Destination</w:t>
            </w:r>
          </w:p>
        </w:tc>
      </w:tr>
      <w:tr w:rsidR="00A826EE" w:rsidRPr="00C217B9" w14:paraId="5730DE2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1DD7BD"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EA6FBD"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CD65B8"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C44FAA"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33E04B3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C6B318"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D1530B"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6BB717"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5BF55B" w14:textId="2C20833B" w:rsidR="00C217B9" w:rsidRPr="00C217B9" w:rsidRDefault="00C217B9" w:rsidP="117A40C9">
            <w:pPr>
              <w:rPr>
                <w:rFonts w:ascii="Times New Roman" w:hAnsi="Times New Roman"/>
              </w:rPr>
            </w:pPr>
            <w:r w:rsidRPr="117A40C9">
              <w:rPr>
                <w:rFonts w:ascii="Times New Roman" w:hAnsi="Times New Roman"/>
              </w:rPr>
              <w:t>1</w:t>
            </w:r>
            <w:r w:rsidR="005E7729">
              <w:rPr>
                <w:rFonts w:ascii="Times New Roman" w:hAnsi="Times New Roman"/>
              </w:rPr>
              <w:t>3/4</w:t>
            </w:r>
            <w:r w:rsidRPr="117A40C9">
              <w:rPr>
                <w:rFonts w:ascii="Times New Roman" w:hAnsi="Times New Roman"/>
              </w:rPr>
              <w:t>/2026</w:t>
            </w:r>
          </w:p>
        </w:tc>
      </w:tr>
    </w:tbl>
    <w:p w14:paraId="3EB389A7"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5744C" w:rsidRPr="00C217B9" w14:paraId="0C49EC0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B49660" w14:textId="77777777" w:rsidR="0015744C" w:rsidRPr="00C217B9" w:rsidRDefault="0015744C" w:rsidP="0015744C">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F99806" w14:textId="77777777" w:rsidR="0015744C" w:rsidRPr="00C217B9" w:rsidRDefault="0015744C" w:rsidP="0015744C">
            <w:pPr>
              <w:rPr>
                <w:rFonts w:ascii="Times New Roman" w:hAnsi="Times New Roman"/>
              </w:rPr>
            </w:pPr>
            <w:r w:rsidRPr="117A40C9">
              <w:rPr>
                <w:rFonts w:ascii="Times New Roman" w:hAnsi="Times New Roman"/>
              </w:rPr>
              <w:t>User</w:t>
            </w:r>
          </w:p>
        </w:tc>
      </w:tr>
      <w:tr w:rsidR="0015744C" w:rsidRPr="00C217B9" w14:paraId="75CFDB4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F0BE2F" w14:textId="77777777" w:rsidR="0015744C" w:rsidRPr="00C217B9" w:rsidRDefault="0015744C" w:rsidP="0015744C">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CCB4B" w14:textId="38930BD8" w:rsidR="0015744C" w:rsidRPr="00C217B9" w:rsidRDefault="0015744C" w:rsidP="0015744C">
            <w:pPr>
              <w:rPr>
                <w:rFonts w:ascii="Times New Roman" w:hAnsi="Times New Roman"/>
              </w:rPr>
            </w:pPr>
            <w:proofErr w:type="spellStart"/>
            <w:proofErr w:type="gramStart"/>
            <w:r w:rsidRPr="00F9776E">
              <w:rPr>
                <w:rFonts w:ascii="Times New Roman" w:hAnsi="Times New Roman"/>
              </w:rPr>
              <w:t>Lets</w:t>
            </w:r>
            <w:proofErr w:type="spellEnd"/>
            <w:proofErr w:type="gramEnd"/>
            <w:r w:rsidRPr="00F9776E">
              <w:rPr>
                <w:rFonts w:ascii="Times New Roman" w:hAnsi="Times New Roman"/>
              </w:rPr>
              <w:t xml:space="preserve"> the user specify where </w:t>
            </w:r>
            <w:r w:rsidR="00637193">
              <w:rPr>
                <w:rFonts w:ascii="Times New Roman" w:hAnsi="Times New Roman"/>
              </w:rPr>
              <w:t xml:space="preserve">they want to go </w:t>
            </w:r>
            <w:r w:rsidRPr="00F9776E">
              <w:rPr>
                <w:rFonts w:ascii="Times New Roman" w:hAnsi="Times New Roman"/>
              </w:rPr>
              <w:t>by typing an address. The system provides autocomplete suggestions from the OneMap API</w:t>
            </w:r>
          </w:p>
        </w:tc>
      </w:tr>
      <w:tr w:rsidR="0015744C" w:rsidRPr="00C217B9" w14:paraId="623417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1B32BE" w14:textId="77777777" w:rsidR="0015744C" w:rsidRPr="00C217B9" w:rsidRDefault="0015744C" w:rsidP="0015744C">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8766CAE" w14:textId="0DF7B2AE" w:rsidR="0015744C" w:rsidRPr="00C217B9" w:rsidRDefault="0015744C" w:rsidP="0015744C">
            <w:pPr>
              <w:rPr>
                <w:rFonts w:ascii="Times New Roman" w:hAnsi="Times New Roman"/>
              </w:rPr>
            </w:pPr>
            <w:r>
              <w:rPr>
                <w:rFonts w:ascii="Times New Roman" w:hAnsi="Times New Roman"/>
              </w:rPr>
              <w:t>User is on the search page</w:t>
            </w:r>
          </w:p>
        </w:tc>
      </w:tr>
      <w:tr w:rsidR="0015744C" w:rsidRPr="00C217B9" w14:paraId="7FB7726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856704" w14:textId="77777777" w:rsidR="0015744C" w:rsidRPr="00C217B9" w:rsidRDefault="0015744C" w:rsidP="0015744C">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FCDA81F" w14:textId="3E1F680A" w:rsidR="0015744C" w:rsidRPr="00C217B9" w:rsidRDefault="0015744C" w:rsidP="0015744C">
            <w:pPr>
              <w:rPr>
                <w:rFonts w:ascii="Times New Roman" w:hAnsi="Times New Roman"/>
              </w:rPr>
            </w:pPr>
            <w:proofErr w:type="gramStart"/>
            <w:r>
              <w:rPr>
                <w:rFonts w:ascii="Times New Roman" w:hAnsi="Times New Roman"/>
              </w:rPr>
              <w:t>An</w:t>
            </w:r>
            <w:proofErr w:type="gramEnd"/>
            <w:r>
              <w:rPr>
                <w:rFonts w:ascii="Times New Roman" w:hAnsi="Times New Roman"/>
              </w:rPr>
              <w:t xml:space="preserve"> </w:t>
            </w:r>
            <w:r w:rsidR="000C3961">
              <w:rPr>
                <w:rFonts w:ascii="Times New Roman" w:hAnsi="Times New Roman"/>
              </w:rPr>
              <w:t xml:space="preserve">destination </w:t>
            </w:r>
            <w:r>
              <w:rPr>
                <w:rFonts w:ascii="Times New Roman" w:hAnsi="Times New Roman"/>
              </w:rPr>
              <w:t xml:space="preserve">location is entered in the </w:t>
            </w:r>
            <w:r w:rsidR="000C3961">
              <w:rPr>
                <w:rFonts w:ascii="Times New Roman" w:hAnsi="Times New Roman"/>
              </w:rPr>
              <w:t xml:space="preserve">destination </w:t>
            </w:r>
            <w:r>
              <w:rPr>
                <w:rFonts w:ascii="Times New Roman" w:hAnsi="Times New Roman"/>
              </w:rPr>
              <w:t>field</w:t>
            </w:r>
          </w:p>
        </w:tc>
      </w:tr>
      <w:tr w:rsidR="0015744C" w:rsidRPr="00C217B9" w14:paraId="3A7C76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AD65D0" w14:textId="77777777" w:rsidR="0015744C" w:rsidRPr="00C217B9" w:rsidRDefault="0015744C" w:rsidP="0015744C">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27A89E" w14:textId="77777777" w:rsidR="0015744C" w:rsidRPr="00C217B9" w:rsidRDefault="0015744C" w:rsidP="0015744C">
            <w:pPr>
              <w:rPr>
                <w:rFonts w:ascii="Times New Roman" w:hAnsi="Times New Roman"/>
              </w:rPr>
            </w:pPr>
            <w:r w:rsidRPr="117A40C9">
              <w:rPr>
                <w:rFonts w:ascii="Times New Roman" w:hAnsi="Times New Roman"/>
              </w:rPr>
              <w:t>High</w:t>
            </w:r>
          </w:p>
        </w:tc>
      </w:tr>
      <w:tr w:rsidR="0015744C" w:rsidRPr="00C217B9" w14:paraId="05E8DDE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E9B2DD" w14:textId="77777777" w:rsidR="0015744C" w:rsidRPr="00C217B9" w:rsidRDefault="0015744C" w:rsidP="0015744C">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7F9E4D" w14:textId="77777777" w:rsidR="0015744C" w:rsidRPr="00C217B9" w:rsidRDefault="0015744C" w:rsidP="0015744C">
            <w:pPr>
              <w:rPr>
                <w:rFonts w:ascii="Times New Roman" w:hAnsi="Times New Roman"/>
              </w:rPr>
            </w:pPr>
            <w:r w:rsidRPr="117A40C9">
              <w:rPr>
                <w:rFonts w:ascii="Times New Roman" w:hAnsi="Times New Roman"/>
              </w:rPr>
              <w:t>High</w:t>
            </w:r>
          </w:p>
        </w:tc>
      </w:tr>
      <w:tr w:rsidR="0015744C" w:rsidRPr="00C217B9" w14:paraId="78B8F2D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955F93" w14:textId="77777777" w:rsidR="0015744C" w:rsidRPr="00C217B9" w:rsidRDefault="0015744C" w:rsidP="0015744C">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8D61585" w14:textId="77777777" w:rsidR="0015744C" w:rsidRDefault="0015744C" w:rsidP="00AC2FF0">
            <w:pPr>
              <w:numPr>
                <w:ilvl w:val="0"/>
                <w:numId w:val="38"/>
              </w:numPr>
              <w:rPr>
                <w:rFonts w:ascii="Times New Roman" w:hAnsi="Times New Roman"/>
              </w:rPr>
            </w:pPr>
            <w:r w:rsidRPr="00BF3028">
              <w:rPr>
                <w:rFonts w:ascii="Times New Roman" w:hAnsi="Times New Roman"/>
              </w:rPr>
              <w:t>User begins typing in the origin input field</w:t>
            </w:r>
          </w:p>
          <w:p w14:paraId="18043575" w14:textId="77777777" w:rsidR="0015744C" w:rsidRDefault="0015744C" w:rsidP="00AC2FF0">
            <w:pPr>
              <w:numPr>
                <w:ilvl w:val="0"/>
                <w:numId w:val="38"/>
              </w:numPr>
              <w:rPr>
                <w:rFonts w:ascii="Times New Roman" w:hAnsi="Times New Roman"/>
              </w:rPr>
            </w:pPr>
            <w:r w:rsidRPr="00BF3028">
              <w:rPr>
                <w:rFonts w:ascii="Times New Roman" w:hAnsi="Times New Roman"/>
              </w:rPr>
              <w:t>After a 300ms debounce delay and a minimum of 2 characters, the system queries the OneMap API for matching location suggestions (UC-12)</w:t>
            </w:r>
          </w:p>
          <w:p w14:paraId="74838E6F" w14:textId="77777777" w:rsidR="0015744C" w:rsidRDefault="0015744C" w:rsidP="00AC2FF0">
            <w:pPr>
              <w:numPr>
                <w:ilvl w:val="0"/>
                <w:numId w:val="38"/>
              </w:numPr>
              <w:rPr>
                <w:rFonts w:ascii="Times New Roman" w:hAnsi="Times New Roman"/>
              </w:rPr>
            </w:pPr>
            <w:r w:rsidRPr="00BF3028">
              <w:rPr>
                <w:rFonts w:ascii="Times New Roman" w:hAnsi="Times New Roman"/>
              </w:rPr>
              <w:t>System displays a dropdown list of up to 5 matching suggestions</w:t>
            </w:r>
          </w:p>
          <w:p w14:paraId="75FC3CB8" w14:textId="77777777" w:rsidR="0015744C" w:rsidRPr="00BF3028" w:rsidRDefault="0015744C" w:rsidP="00AC2FF0">
            <w:pPr>
              <w:numPr>
                <w:ilvl w:val="0"/>
                <w:numId w:val="38"/>
              </w:numPr>
              <w:rPr>
                <w:rFonts w:ascii="Times New Roman" w:hAnsi="Times New Roman"/>
              </w:rPr>
            </w:pPr>
            <w:r w:rsidRPr="00BF3028">
              <w:rPr>
                <w:rFonts w:ascii="Times New Roman" w:hAnsi="Times New Roman"/>
              </w:rPr>
              <w:t>User selects a suggestion to populate the origin field, or continues typing to refine suggestions</w:t>
            </w:r>
          </w:p>
          <w:p w14:paraId="5650E6F4" w14:textId="59D98527" w:rsidR="0015744C" w:rsidRPr="00C217B9" w:rsidRDefault="0015744C" w:rsidP="0015744C">
            <w:pPr>
              <w:rPr>
                <w:rFonts w:ascii="Times New Roman" w:hAnsi="Times New Roman"/>
              </w:rPr>
            </w:pPr>
          </w:p>
        </w:tc>
      </w:tr>
      <w:tr w:rsidR="0015744C" w:rsidRPr="00C217B9" w14:paraId="4DF28E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49C20D" w14:textId="77777777" w:rsidR="0015744C" w:rsidRPr="00C217B9" w:rsidRDefault="0015744C" w:rsidP="0015744C">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A66EBA" w14:textId="77777777" w:rsidR="0015744C" w:rsidRPr="00C217B9" w:rsidRDefault="0015744C" w:rsidP="0015744C">
            <w:pPr>
              <w:rPr>
                <w:rFonts w:ascii="Times New Roman" w:hAnsi="Times New Roman"/>
              </w:rPr>
            </w:pPr>
            <w:r>
              <w:rPr>
                <w:rFonts w:ascii="Times New Roman" w:hAnsi="Times New Roman"/>
              </w:rPr>
              <w:t>NIL</w:t>
            </w:r>
          </w:p>
        </w:tc>
      </w:tr>
      <w:tr w:rsidR="0015744C" w:rsidRPr="00C217B9" w14:paraId="533AC8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57F954" w14:textId="77777777" w:rsidR="0015744C" w:rsidRPr="00C217B9" w:rsidRDefault="0015744C" w:rsidP="0015744C">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050918" w14:textId="58B4FBD6" w:rsidR="0015744C" w:rsidRPr="00C217B9" w:rsidRDefault="005E7729" w:rsidP="0015744C">
            <w:pPr>
              <w:rPr>
                <w:rFonts w:ascii="Times New Roman" w:hAnsi="Times New Roman"/>
              </w:rPr>
            </w:pPr>
            <w:r w:rsidRPr="005E7729">
              <w:rPr>
                <w:rFonts w:ascii="Times New Roman" w:hAnsi="Times New Roman"/>
              </w:rPr>
              <w:t>If the destination matches the origin, the system displays "Origin and destination cannot be the same" and disables the Find Routes button.</w:t>
            </w:r>
          </w:p>
        </w:tc>
      </w:tr>
      <w:tr w:rsidR="0015744C" w:rsidRPr="00C217B9" w14:paraId="2A2C760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191E2C" w14:textId="77777777" w:rsidR="0015744C" w:rsidRPr="00C217B9" w:rsidRDefault="0015744C" w:rsidP="0015744C">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A73F1A" w14:textId="60ECC621" w:rsidR="0015744C" w:rsidRPr="00C217B9" w:rsidRDefault="0015744C" w:rsidP="0015744C">
            <w:pPr>
              <w:rPr>
                <w:rFonts w:ascii="Times New Roman" w:hAnsi="Times New Roman"/>
              </w:rPr>
            </w:pPr>
            <w:r w:rsidRPr="117A40C9">
              <w:rPr>
                <w:rFonts w:ascii="Times New Roman" w:hAnsi="Times New Roman"/>
              </w:rPr>
              <w:t>UC-</w:t>
            </w:r>
            <w:r w:rsidR="00E96EEB">
              <w:rPr>
                <w:rFonts w:ascii="Times New Roman" w:hAnsi="Times New Roman"/>
              </w:rPr>
              <w:t>08</w:t>
            </w:r>
            <w:r w:rsidRPr="117A40C9">
              <w:rPr>
                <w:rFonts w:ascii="Times New Roman" w:hAnsi="Times New Roman"/>
              </w:rPr>
              <w:t xml:space="preserve"> Generate Suggestions</w:t>
            </w:r>
          </w:p>
        </w:tc>
      </w:tr>
      <w:tr w:rsidR="00A30DA3" w:rsidRPr="00C217B9" w14:paraId="18D3473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B7C8A0"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9867C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50F962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5EF837"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6558E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2072D8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00AEB6"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3B53B6"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49AC5815" w14:textId="69F8ABBB"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C13B47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BBFF7C"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451A6E" w14:textId="25E7365A" w:rsidR="00C217B9" w:rsidRPr="00C217B9" w:rsidRDefault="00C217B9" w:rsidP="117A40C9">
            <w:pPr>
              <w:rPr>
                <w:rFonts w:ascii="Times New Roman" w:hAnsi="Times New Roman"/>
              </w:rPr>
            </w:pPr>
            <w:r w:rsidRPr="117A40C9">
              <w:rPr>
                <w:rFonts w:ascii="Times New Roman" w:hAnsi="Times New Roman"/>
              </w:rPr>
              <w:t>UC-</w:t>
            </w:r>
            <w:r w:rsidR="005E7729">
              <w:rPr>
                <w:rFonts w:ascii="Times New Roman" w:hAnsi="Times New Roman"/>
              </w:rPr>
              <w:t>08</w:t>
            </w:r>
          </w:p>
        </w:tc>
      </w:tr>
      <w:tr w:rsidR="00C31122" w:rsidRPr="00C217B9" w14:paraId="7DB6765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FF3682"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DB0E0A" w14:textId="77777777" w:rsidR="00C217B9" w:rsidRPr="00C217B9" w:rsidRDefault="00C217B9" w:rsidP="117A40C9">
            <w:pPr>
              <w:rPr>
                <w:rFonts w:ascii="Times New Roman" w:hAnsi="Times New Roman"/>
              </w:rPr>
            </w:pPr>
            <w:r w:rsidRPr="117A40C9">
              <w:rPr>
                <w:rFonts w:ascii="Times New Roman" w:hAnsi="Times New Roman"/>
              </w:rPr>
              <w:t>Generate Suggestions</w:t>
            </w:r>
          </w:p>
        </w:tc>
      </w:tr>
      <w:tr w:rsidR="00A826EE" w:rsidRPr="00C217B9" w14:paraId="41B4AFD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E7BABB"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F375F7"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01835D"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B193936"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0E4CA6A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C9F802"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3C5413"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720D3C"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727058" w14:textId="554EE18A" w:rsidR="00C217B9" w:rsidRPr="00C217B9" w:rsidRDefault="005E7729" w:rsidP="117A40C9">
            <w:pPr>
              <w:rPr>
                <w:rFonts w:ascii="Times New Roman" w:hAnsi="Times New Roman"/>
              </w:rPr>
            </w:pPr>
            <w:r>
              <w:rPr>
                <w:rFonts w:ascii="Times New Roman" w:hAnsi="Times New Roman"/>
              </w:rPr>
              <w:t>13/4/2026</w:t>
            </w:r>
          </w:p>
        </w:tc>
      </w:tr>
    </w:tbl>
    <w:p w14:paraId="2DA12CFB"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442EB3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475F65"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C2360BD"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3265601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471597" w14:textId="77777777" w:rsidR="00C217B9" w:rsidRPr="00C217B9" w:rsidRDefault="00C217B9" w:rsidP="117A40C9">
            <w:pPr>
              <w:rPr>
                <w:rFonts w:ascii="Times New Roman" w:hAnsi="Times New Roman"/>
              </w:rPr>
            </w:pPr>
            <w:r w:rsidRPr="117A40C9">
              <w:rPr>
                <w:rFonts w:ascii="Times New Roman" w:hAnsi="Times New Roman"/>
                <w:b/>
                <w:bCs/>
              </w:rPr>
              <w:lastRenderedPageBreak/>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1435EB" w14:textId="0ABE3D80" w:rsidR="00C217B9" w:rsidRPr="00C217B9" w:rsidRDefault="00C217B9" w:rsidP="117A40C9">
            <w:pPr>
              <w:rPr>
                <w:rFonts w:ascii="Times New Roman" w:hAnsi="Times New Roman"/>
              </w:rPr>
            </w:pPr>
            <w:r w:rsidRPr="5DBC4B4C">
              <w:rPr>
                <w:rFonts w:ascii="Times New Roman" w:hAnsi="Times New Roman"/>
              </w:rPr>
              <w:t xml:space="preserve">Provides live autocomplete suggestions </w:t>
            </w:r>
            <w:r w:rsidR="003B7E5C">
              <w:rPr>
                <w:rFonts w:ascii="Times New Roman" w:hAnsi="Times New Roman"/>
              </w:rPr>
              <w:t xml:space="preserve">from the OneMap API </w:t>
            </w:r>
            <w:r w:rsidRPr="5DBC4B4C">
              <w:rPr>
                <w:rFonts w:ascii="Times New Roman" w:hAnsi="Times New Roman"/>
              </w:rPr>
              <w:t xml:space="preserve">as the user </w:t>
            </w:r>
            <w:proofErr w:type="gramStart"/>
            <w:r w:rsidRPr="5DBC4B4C">
              <w:rPr>
                <w:rFonts w:ascii="Times New Roman" w:hAnsi="Times New Roman"/>
              </w:rPr>
              <w:t>types</w:t>
            </w:r>
            <w:proofErr w:type="gramEnd"/>
            <w:r w:rsidRPr="5DBC4B4C">
              <w:rPr>
                <w:rFonts w:ascii="Times New Roman" w:hAnsi="Times New Roman"/>
              </w:rPr>
              <w:t xml:space="preserve"> an origin or destination</w:t>
            </w:r>
          </w:p>
        </w:tc>
      </w:tr>
      <w:tr w:rsidR="00A30DA3" w:rsidRPr="00C217B9" w14:paraId="2709FC5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6237B5C"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A407D0B" w14:textId="03DA5D1F" w:rsidR="00C217B9" w:rsidRPr="00C217B9" w:rsidRDefault="00C217B9" w:rsidP="117A40C9">
            <w:pPr>
              <w:rPr>
                <w:rFonts w:ascii="Times New Roman" w:hAnsi="Times New Roman"/>
              </w:rPr>
            </w:pPr>
            <w:r w:rsidRPr="117A40C9">
              <w:rPr>
                <w:rFonts w:ascii="Times New Roman" w:hAnsi="Times New Roman"/>
              </w:rPr>
              <w:t>User is typing in the origin (UC-08) or destination (UC-09) input field</w:t>
            </w:r>
            <w:r w:rsidR="006603DF">
              <w:rPr>
                <w:rFonts w:ascii="Times New Roman" w:hAnsi="Times New Roman"/>
              </w:rPr>
              <w:t xml:space="preserve"> with at least 2 characters </w:t>
            </w:r>
          </w:p>
        </w:tc>
      </w:tr>
      <w:tr w:rsidR="00A30DA3" w:rsidRPr="00C217B9" w14:paraId="21296C8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2189CA"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AFE679" w14:textId="6628391B" w:rsidR="00C217B9" w:rsidRPr="00C217B9" w:rsidRDefault="00C217B9" w:rsidP="117A40C9">
            <w:pPr>
              <w:rPr>
                <w:rFonts w:ascii="Times New Roman" w:hAnsi="Times New Roman"/>
              </w:rPr>
            </w:pPr>
            <w:r w:rsidRPr="5DBC4B4C">
              <w:rPr>
                <w:rFonts w:ascii="Times New Roman" w:hAnsi="Times New Roman"/>
              </w:rPr>
              <w:t xml:space="preserve">A list of matching location suggestions is displayed </w:t>
            </w:r>
            <w:r w:rsidR="006603DF">
              <w:rPr>
                <w:rFonts w:ascii="Times New Roman" w:hAnsi="Times New Roman"/>
              </w:rPr>
              <w:t>in a dropdown</w:t>
            </w:r>
          </w:p>
        </w:tc>
      </w:tr>
      <w:tr w:rsidR="00A30DA3" w:rsidRPr="00C217B9" w14:paraId="0939CD4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343B59"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D59ECB" w14:textId="77777777" w:rsidR="00C217B9" w:rsidRPr="00C217B9" w:rsidRDefault="00C217B9" w:rsidP="117A40C9">
            <w:pPr>
              <w:rPr>
                <w:rFonts w:ascii="Times New Roman" w:hAnsi="Times New Roman"/>
              </w:rPr>
            </w:pPr>
            <w:r w:rsidRPr="117A40C9">
              <w:rPr>
                <w:rFonts w:ascii="Times New Roman" w:hAnsi="Times New Roman"/>
              </w:rPr>
              <w:t>Medium</w:t>
            </w:r>
          </w:p>
        </w:tc>
      </w:tr>
      <w:tr w:rsidR="00A30DA3" w:rsidRPr="00C217B9" w14:paraId="5321C0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85F0F9"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7A2671"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CA6026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ED525B"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BCB6AF" w14:textId="77777777" w:rsidR="00D92CBF" w:rsidRDefault="00D92CBF" w:rsidP="00AC2FF0">
            <w:pPr>
              <w:numPr>
                <w:ilvl w:val="0"/>
                <w:numId w:val="39"/>
              </w:numPr>
              <w:rPr>
                <w:rFonts w:ascii="Times New Roman" w:hAnsi="Times New Roman"/>
              </w:rPr>
            </w:pPr>
            <w:r w:rsidRPr="00D92CBF">
              <w:rPr>
                <w:rFonts w:ascii="Times New Roman" w:hAnsi="Times New Roman"/>
              </w:rPr>
              <w:t>User types at least 2 characters in a location input field</w:t>
            </w:r>
          </w:p>
          <w:p w14:paraId="48CE7F43" w14:textId="77777777" w:rsidR="00D92CBF" w:rsidRDefault="00D92CBF" w:rsidP="00AC2FF0">
            <w:pPr>
              <w:numPr>
                <w:ilvl w:val="0"/>
                <w:numId w:val="39"/>
              </w:numPr>
              <w:rPr>
                <w:rFonts w:ascii="Times New Roman" w:hAnsi="Times New Roman"/>
              </w:rPr>
            </w:pPr>
            <w:r w:rsidRPr="00D92CBF">
              <w:rPr>
                <w:rFonts w:ascii="Times New Roman" w:hAnsi="Times New Roman"/>
              </w:rPr>
              <w:t>System waits 300ms after the last keystroke (debounce)</w:t>
            </w:r>
          </w:p>
          <w:p w14:paraId="1294231A" w14:textId="77777777" w:rsidR="00D92CBF" w:rsidRDefault="00D92CBF" w:rsidP="00AC2FF0">
            <w:pPr>
              <w:numPr>
                <w:ilvl w:val="0"/>
                <w:numId w:val="39"/>
              </w:numPr>
              <w:rPr>
                <w:rFonts w:ascii="Times New Roman" w:hAnsi="Times New Roman"/>
              </w:rPr>
            </w:pPr>
            <w:r w:rsidRPr="00D92CBF">
              <w:rPr>
                <w:rFonts w:ascii="Times New Roman" w:hAnsi="Times New Roman"/>
              </w:rPr>
              <w:t>System sends a request to the OneMap API with the input text</w:t>
            </w:r>
          </w:p>
          <w:p w14:paraId="1DBEEE6F" w14:textId="77777777" w:rsidR="00D92CBF" w:rsidRDefault="00D92CBF" w:rsidP="00AC2FF0">
            <w:pPr>
              <w:numPr>
                <w:ilvl w:val="0"/>
                <w:numId w:val="39"/>
              </w:numPr>
              <w:rPr>
                <w:rFonts w:ascii="Times New Roman" w:hAnsi="Times New Roman"/>
              </w:rPr>
            </w:pPr>
            <w:r w:rsidRPr="00D92CBF">
              <w:rPr>
                <w:rFonts w:ascii="Times New Roman" w:hAnsi="Times New Roman"/>
              </w:rPr>
              <w:t>OneMap returns matching Singapore locations with building name, block number, road name, postal code, and coordinates</w:t>
            </w:r>
          </w:p>
          <w:p w14:paraId="1BDEB641" w14:textId="77777777" w:rsidR="00D92CBF" w:rsidRDefault="00D92CBF" w:rsidP="00AC2FF0">
            <w:pPr>
              <w:numPr>
                <w:ilvl w:val="0"/>
                <w:numId w:val="39"/>
              </w:numPr>
              <w:rPr>
                <w:rFonts w:ascii="Times New Roman" w:hAnsi="Times New Roman"/>
              </w:rPr>
            </w:pPr>
            <w:r w:rsidRPr="00D92CBF">
              <w:rPr>
                <w:rFonts w:ascii="Times New Roman" w:hAnsi="Times New Roman"/>
              </w:rPr>
              <w:t xml:space="preserve">System parses </w:t>
            </w:r>
            <w:proofErr w:type="gramStart"/>
            <w:r w:rsidRPr="00D92CBF">
              <w:rPr>
                <w:rFonts w:ascii="Times New Roman" w:hAnsi="Times New Roman"/>
              </w:rPr>
              <w:t>results</w:t>
            </w:r>
            <w:proofErr w:type="gramEnd"/>
            <w:r w:rsidRPr="00D92CBF">
              <w:rPr>
                <w:rFonts w:ascii="Times New Roman" w:hAnsi="Times New Roman"/>
              </w:rPr>
              <w:t xml:space="preserve"> and displays up to 5 suggestions in a dropdown below the input field</w:t>
            </w:r>
          </w:p>
          <w:p w14:paraId="177E961A" w14:textId="77777777" w:rsidR="00D92CBF" w:rsidRDefault="00D92CBF" w:rsidP="00AC2FF0">
            <w:pPr>
              <w:numPr>
                <w:ilvl w:val="0"/>
                <w:numId w:val="39"/>
              </w:numPr>
              <w:rPr>
                <w:rFonts w:ascii="Times New Roman" w:hAnsi="Times New Roman"/>
              </w:rPr>
            </w:pPr>
            <w:r w:rsidRPr="00D92CBF">
              <w:rPr>
                <w:rFonts w:ascii="Times New Roman" w:hAnsi="Times New Roman"/>
              </w:rPr>
              <w:t>As the user modifies the text, the system re-queries and refreshes the suggestion list</w:t>
            </w:r>
          </w:p>
          <w:p w14:paraId="75CC9B33" w14:textId="621D421F" w:rsidR="00D92CBF" w:rsidRPr="00D92CBF" w:rsidRDefault="00D92CBF" w:rsidP="00AC2FF0">
            <w:pPr>
              <w:numPr>
                <w:ilvl w:val="0"/>
                <w:numId w:val="39"/>
              </w:numPr>
              <w:rPr>
                <w:rFonts w:ascii="Times New Roman" w:hAnsi="Times New Roman"/>
              </w:rPr>
            </w:pPr>
            <w:r w:rsidRPr="00D92CBF">
              <w:rPr>
                <w:rFonts w:ascii="Times New Roman" w:hAnsi="Times New Roman"/>
              </w:rPr>
              <w:t>User selects a suggestion to populate the field.</w:t>
            </w:r>
          </w:p>
          <w:p w14:paraId="7C4420AA" w14:textId="43B0EEF9" w:rsidR="00C217B9" w:rsidRPr="00C217B9" w:rsidRDefault="00C217B9" w:rsidP="117A40C9">
            <w:pPr>
              <w:rPr>
                <w:rFonts w:ascii="Times New Roman" w:hAnsi="Times New Roman"/>
              </w:rPr>
            </w:pPr>
          </w:p>
        </w:tc>
      </w:tr>
      <w:tr w:rsidR="00A30DA3" w:rsidRPr="00C217B9" w14:paraId="3A21F7A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B82CB8"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988B3A" w14:textId="16C45607" w:rsidR="00C217B9" w:rsidRPr="00C217B9" w:rsidRDefault="0047333E" w:rsidP="117A40C9">
            <w:pPr>
              <w:rPr>
                <w:rFonts w:ascii="Times New Roman" w:hAnsi="Times New Roman"/>
              </w:rPr>
            </w:pPr>
            <w:r w:rsidRPr="0047333E">
              <w:rPr>
                <w:rFonts w:ascii="Times New Roman" w:hAnsi="Times New Roman"/>
              </w:rPr>
              <w:t>If the input is fewer than 2 characters, the suggestion dropdown is hidden</w:t>
            </w:r>
          </w:p>
        </w:tc>
      </w:tr>
      <w:tr w:rsidR="00A30DA3" w:rsidRPr="00C217B9" w14:paraId="02E403A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25A0DF"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996C7E" w14:textId="2A804ADA" w:rsidR="00C217B9" w:rsidRPr="00C217B9" w:rsidRDefault="0047333E" w:rsidP="117A40C9">
            <w:pPr>
              <w:rPr>
                <w:rFonts w:ascii="Times New Roman" w:hAnsi="Times New Roman"/>
              </w:rPr>
            </w:pPr>
            <w:r w:rsidRPr="0047333E">
              <w:rPr>
                <w:rFonts w:ascii="Times New Roman" w:hAnsi="Times New Roman"/>
              </w:rPr>
              <w:t>If the OneMap API is unreachable, suggestions fail silently and no dropdown is shown</w:t>
            </w:r>
          </w:p>
        </w:tc>
      </w:tr>
      <w:tr w:rsidR="00A30DA3" w:rsidRPr="00C217B9" w14:paraId="0379415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6DDEE4"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0C788C"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9DEF11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CB5217"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1918F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C678A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D44F96"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FDD880"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61DB07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3489F3"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9CF987"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50120323" w14:textId="7F47363D"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31D52F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0F3971"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91B9B31" w14:textId="1E4CA678" w:rsidR="00C217B9" w:rsidRPr="00C217B9" w:rsidRDefault="00C217B9" w:rsidP="117A40C9">
            <w:pPr>
              <w:rPr>
                <w:rFonts w:ascii="Times New Roman" w:hAnsi="Times New Roman"/>
              </w:rPr>
            </w:pPr>
            <w:r w:rsidRPr="117A40C9">
              <w:rPr>
                <w:rFonts w:ascii="Times New Roman" w:hAnsi="Times New Roman"/>
              </w:rPr>
              <w:t>UC-</w:t>
            </w:r>
            <w:r w:rsidR="00E96EEB">
              <w:rPr>
                <w:rFonts w:ascii="Times New Roman" w:hAnsi="Times New Roman"/>
              </w:rPr>
              <w:t>09</w:t>
            </w:r>
          </w:p>
        </w:tc>
      </w:tr>
      <w:tr w:rsidR="00C31122" w:rsidRPr="00C217B9" w14:paraId="4D95DA1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037424"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8B5056" w14:textId="77777777" w:rsidR="00C217B9" w:rsidRPr="00C217B9" w:rsidRDefault="00C217B9" w:rsidP="117A40C9">
            <w:pPr>
              <w:rPr>
                <w:rFonts w:ascii="Times New Roman" w:hAnsi="Times New Roman"/>
              </w:rPr>
            </w:pPr>
            <w:r w:rsidRPr="117A40C9">
              <w:rPr>
                <w:rFonts w:ascii="Times New Roman" w:hAnsi="Times New Roman"/>
              </w:rPr>
              <w:t>Refresh Routes</w:t>
            </w:r>
          </w:p>
        </w:tc>
      </w:tr>
      <w:tr w:rsidR="00A826EE" w:rsidRPr="00C217B9" w14:paraId="290E8E8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DD99E0"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64EC35"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2C6922F"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E2E240"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70F9A2F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7EFD14"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BFC3E7"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CB5460"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70D073" w14:textId="08253125" w:rsidR="00C217B9" w:rsidRPr="00C217B9" w:rsidRDefault="00C217B9" w:rsidP="117A40C9">
            <w:pPr>
              <w:rPr>
                <w:rFonts w:ascii="Times New Roman" w:hAnsi="Times New Roman"/>
              </w:rPr>
            </w:pPr>
            <w:r w:rsidRPr="117A40C9">
              <w:rPr>
                <w:rFonts w:ascii="Times New Roman" w:hAnsi="Times New Roman"/>
              </w:rPr>
              <w:t>1</w:t>
            </w:r>
            <w:r w:rsidR="0074687E">
              <w:rPr>
                <w:rFonts w:ascii="Times New Roman" w:hAnsi="Times New Roman"/>
              </w:rPr>
              <w:t>3</w:t>
            </w:r>
            <w:r w:rsidRPr="117A40C9">
              <w:rPr>
                <w:rFonts w:ascii="Times New Roman" w:hAnsi="Times New Roman"/>
              </w:rPr>
              <w:t>/</w:t>
            </w:r>
            <w:r w:rsidR="0074687E">
              <w:rPr>
                <w:rFonts w:ascii="Times New Roman" w:hAnsi="Times New Roman"/>
              </w:rPr>
              <w:t>4</w:t>
            </w:r>
            <w:r w:rsidRPr="117A40C9">
              <w:rPr>
                <w:rFonts w:ascii="Times New Roman" w:hAnsi="Times New Roman"/>
              </w:rPr>
              <w:t>/2026</w:t>
            </w:r>
          </w:p>
        </w:tc>
      </w:tr>
    </w:tbl>
    <w:p w14:paraId="33EED499"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6D00E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5EC1D4"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3ED077" w14:textId="77777777" w:rsidR="00C217B9" w:rsidRPr="00C217B9" w:rsidRDefault="00C217B9" w:rsidP="117A40C9">
            <w:pPr>
              <w:rPr>
                <w:rFonts w:ascii="Times New Roman" w:hAnsi="Times New Roman"/>
              </w:rPr>
            </w:pPr>
            <w:r w:rsidRPr="117A40C9">
              <w:rPr>
                <w:rFonts w:ascii="Times New Roman" w:hAnsi="Times New Roman"/>
              </w:rPr>
              <w:t>User</w:t>
            </w:r>
          </w:p>
        </w:tc>
      </w:tr>
      <w:tr w:rsidR="00A30DA3" w:rsidRPr="00C217B9" w14:paraId="5160C45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D53A80"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D31FA6C" w14:textId="77777777" w:rsidR="00C217B9" w:rsidRPr="00C217B9" w:rsidRDefault="00C217B9" w:rsidP="117A40C9">
            <w:pPr>
              <w:rPr>
                <w:rFonts w:ascii="Times New Roman" w:hAnsi="Times New Roman"/>
              </w:rPr>
            </w:pPr>
            <w:proofErr w:type="gramStart"/>
            <w:r w:rsidRPr="117A40C9">
              <w:rPr>
                <w:rFonts w:ascii="Times New Roman" w:hAnsi="Times New Roman"/>
              </w:rPr>
              <w:t>Allows</w:t>
            </w:r>
            <w:proofErr w:type="gramEnd"/>
            <w:r w:rsidRPr="117A40C9">
              <w:rPr>
                <w:rFonts w:ascii="Times New Roman" w:hAnsi="Times New Roman"/>
              </w:rPr>
              <w:t xml:space="preserve"> the user to manually re-fetch transport data and regenerate routes before starting their trip, ensuring recommendations reflect the latest conditions.</w:t>
            </w:r>
          </w:p>
        </w:tc>
      </w:tr>
      <w:tr w:rsidR="00A30DA3" w:rsidRPr="00C217B9" w14:paraId="258E6D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5A40C3"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97340ED" w14:textId="77777777" w:rsidR="00C217B9" w:rsidRPr="00C217B9" w:rsidRDefault="00C217B9" w:rsidP="117A40C9">
            <w:pPr>
              <w:rPr>
                <w:rFonts w:ascii="Times New Roman" w:hAnsi="Times New Roman"/>
              </w:rPr>
            </w:pPr>
            <w:r w:rsidRPr="117A40C9">
              <w:rPr>
                <w:rFonts w:ascii="Times New Roman" w:hAnsi="Times New Roman"/>
              </w:rPr>
              <w:t>Routes have already been generated and displayed for the current trip</w:t>
            </w:r>
          </w:p>
        </w:tc>
      </w:tr>
      <w:tr w:rsidR="00A30DA3" w:rsidRPr="00C217B9" w14:paraId="17976E4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0CE567"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C988F1" w14:textId="77777777" w:rsidR="00C217B9" w:rsidRPr="00C217B9" w:rsidRDefault="00C217B9" w:rsidP="117A40C9">
            <w:pPr>
              <w:rPr>
                <w:rFonts w:ascii="Times New Roman" w:hAnsi="Times New Roman"/>
              </w:rPr>
            </w:pPr>
            <w:r w:rsidRPr="117A40C9">
              <w:rPr>
                <w:rFonts w:ascii="Times New Roman" w:hAnsi="Times New Roman"/>
              </w:rPr>
              <w:t>Route recommendations are regenerated using the most recent transport data</w:t>
            </w:r>
          </w:p>
        </w:tc>
      </w:tr>
      <w:tr w:rsidR="00A30DA3" w:rsidRPr="00C217B9" w14:paraId="6E6690E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76F5744"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396A1" w14:textId="77777777" w:rsidR="00C217B9" w:rsidRPr="00C217B9" w:rsidRDefault="00C217B9" w:rsidP="117A40C9">
            <w:pPr>
              <w:rPr>
                <w:rFonts w:ascii="Times New Roman" w:hAnsi="Times New Roman"/>
              </w:rPr>
            </w:pPr>
            <w:r w:rsidRPr="117A40C9">
              <w:rPr>
                <w:rFonts w:ascii="Times New Roman" w:hAnsi="Times New Roman"/>
              </w:rPr>
              <w:t>Medium</w:t>
            </w:r>
          </w:p>
        </w:tc>
      </w:tr>
      <w:tr w:rsidR="00A30DA3" w:rsidRPr="00C217B9" w14:paraId="517B41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D1D5D7" w14:textId="77777777" w:rsidR="00C217B9" w:rsidRPr="00C217B9" w:rsidRDefault="00C217B9" w:rsidP="117A40C9">
            <w:pPr>
              <w:rPr>
                <w:rFonts w:ascii="Times New Roman" w:hAnsi="Times New Roman"/>
              </w:rPr>
            </w:pPr>
            <w:r w:rsidRPr="117A40C9">
              <w:rPr>
                <w:rFonts w:ascii="Times New Roman" w:hAnsi="Times New Roman"/>
                <w:b/>
                <w:bCs/>
              </w:rPr>
              <w:lastRenderedPageBreak/>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0596E9" w14:textId="77777777" w:rsidR="00C217B9" w:rsidRPr="00C217B9" w:rsidRDefault="00C217B9" w:rsidP="117A40C9">
            <w:pPr>
              <w:rPr>
                <w:rFonts w:ascii="Times New Roman" w:hAnsi="Times New Roman"/>
              </w:rPr>
            </w:pPr>
            <w:r w:rsidRPr="117A40C9">
              <w:rPr>
                <w:rFonts w:ascii="Times New Roman" w:hAnsi="Times New Roman"/>
              </w:rPr>
              <w:t>Low to Medium</w:t>
            </w:r>
          </w:p>
        </w:tc>
      </w:tr>
      <w:tr w:rsidR="00A30DA3" w:rsidRPr="00C217B9" w14:paraId="7B8CC2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8FE246"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2AE860" w14:textId="233E1E7A" w:rsidR="00AC2FF0" w:rsidRDefault="00C217B9" w:rsidP="00AC2FF0">
            <w:pPr>
              <w:numPr>
                <w:ilvl w:val="0"/>
                <w:numId w:val="40"/>
              </w:numPr>
              <w:rPr>
                <w:rFonts w:ascii="Times New Roman" w:hAnsi="Times New Roman"/>
              </w:rPr>
            </w:pPr>
            <w:r w:rsidRPr="117A40C9">
              <w:rPr>
                <w:rFonts w:ascii="Times New Roman" w:hAnsi="Times New Roman"/>
              </w:rPr>
              <w:t>User taps the refresh button on the route results screen</w:t>
            </w:r>
          </w:p>
          <w:p w14:paraId="1BAB6D02" w14:textId="2B2A98F6" w:rsidR="00C217B9" w:rsidRDefault="00C217B9" w:rsidP="117A40C9">
            <w:pPr>
              <w:numPr>
                <w:ilvl w:val="0"/>
                <w:numId w:val="40"/>
              </w:numPr>
              <w:rPr>
                <w:rFonts w:ascii="Times New Roman" w:hAnsi="Times New Roman"/>
              </w:rPr>
            </w:pPr>
            <w:r w:rsidRPr="00AC2FF0">
              <w:rPr>
                <w:rFonts w:ascii="Times New Roman" w:hAnsi="Times New Roman"/>
              </w:rPr>
              <w:t xml:space="preserve">System re-initiates </w:t>
            </w:r>
            <w:r w:rsidR="004015E1">
              <w:rPr>
                <w:rFonts w:ascii="Times New Roman" w:hAnsi="Times New Roman"/>
              </w:rPr>
              <w:t>route generation (UC-</w:t>
            </w:r>
            <w:r w:rsidR="004015E1" w:rsidRPr="004015E1">
              <w:rPr>
                <w:rFonts w:ascii="Times New Roman" w:hAnsi="Times New Roman"/>
                <w:shd w:val="clear" w:color="auto" w:fill="FF0000"/>
              </w:rPr>
              <w:t>XX</w:t>
            </w:r>
            <w:r w:rsidR="004015E1">
              <w:rPr>
                <w:rFonts w:ascii="Times New Roman" w:hAnsi="Times New Roman"/>
              </w:rPr>
              <w:t xml:space="preserve">) </w:t>
            </w:r>
            <w:r w:rsidRPr="00AC2FF0">
              <w:rPr>
                <w:rFonts w:ascii="Times New Roman" w:hAnsi="Times New Roman"/>
              </w:rPr>
              <w:t>using the latest available data</w:t>
            </w:r>
          </w:p>
          <w:p w14:paraId="197972A4" w14:textId="4AFD3B77" w:rsidR="00F85DAA" w:rsidRDefault="004015E1" w:rsidP="117A40C9">
            <w:pPr>
              <w:numPr>
                <w:ilvl w:val="0"/>
                <w:numId w:val="40"/>
              </w:numPr>
              <w:rPr>
                <w:rFonts w:ascii="Times New Roman" w:hAnsi="Times New Roman"/>
              </w:rPr>
            </w:pPr>
            <w:r>
              <w:rPr>
                <w:rFonts w:ascii="Times New Roman" w:hAnsi="Times New Roman"/>
              </w:rPr>
              <w:t>System fetches fresh data from all external APIs</w:t>
            </w:r>
          </w:p>
          <w:p w14:paraId="1A81AB13" w14:textId="3243A793" w:rsidR="00C217B9" w:rsidRPr="00F85DAA" w:rsidRDefault="00C217B9" w:rsidP="117A40C9">
            <w:pPr>
              <w:numPr>
                <w:ilvl w:val="0"/>
                <w:numId w:val="40"/>
              </w:numPr>
              <w:rPr>
                <w:rFonts w:ascii="Times New Roman" w:hAnsi="Times New Roman"/>
              </w:rPr>
            </w:pPr>
            <w:r w:rsidRPr="00F85DAA">
              <w:rPr>
                <w:rFonts w:ascii="Times New Roman" w:hAnsi="Times New Roman"/>
              </w:rPr>
              <w:t>Updated routes replace the previous results on screen.</w:t>
            </w:r>
          </w:p>
        </w:tc>
      </w:tr>
      <w:tr w:rsidR="00A30DA3" w:rsidRPr="00C217B9" w14:paraId="3620639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16E1A0"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DA9204" w14:textId="2FEB33B3" w:rsidR="00C217B9" w:rsidRPr="00C217B9" w:rsidRDefault="005C351B" w:rsidP="117A40C9">
            <w:pPr>
              <w:rPr>
                <w:rFonts w:ascii="Times New Roman" w:hAnsi="Times New Roman"/>
              </w:rPr>
            </w:pPr>
            <w:r w:rsidRPr="005C351B">
              <w:rPr>
                <w:rFonts w:ascii="Times New Roman" w:hAnsi="Times New Roman"/>
              </w:rPr>
              <w:t xml:space="preserve">User may also refresh from the Settings screen, which invalidates all cached </w:t>
            </w:r>
            <w:r>
              <w:rPr>
                <w:rFonts w:ascii="Times New Roman" w:hAnsi="Times New Roman"/>
              </w:rPr>
              <w:t>data</w:t>
            </w:r>
            <w:r w:rsidRPr="005C351B">
              <w:rPr>
                <w:rFonts w:ascii="Times New Roman" w:hAnsi="Times New Roman"/>
              </w:rPr>
              <w:t xml:space="preserve"> without regenerating routes</w:t>
            </w:r>
          </w:p>
        </w:tc>
      </w:tr>
      <w:tr w:rsidR="00A30DA3" w:rsidRPr="00C217B9" w14:paraId="2443D08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998448"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746B4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DF5BF9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A3365D"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8696288" w14:textId="69F4A04C" w:rsidR="00C217B9" w:rsidRPr="00C217B9" w:rsidRDefault="00C217B9" w:rsidP="117A40C9">
            <w:pPr>
              <w:rPr>
                <w:rFonts w:ascii="Times New Roman" w:hAnsi="Times New Roman"/>
              </w:rPr>
            </w:pPr>
            <w:r w:rsidRPr="117A40C9">
              <w:rPr>
                <w:rFonts w:ascii="Times New Roman" w:hAnsi="Times New Roman"/>
              </w:rPr>
              <w:t>UC-</w:t>
            </w:r>
            <w:r w:rsidR="005C351B" w:rsidRPr="005C351B">
              <w:rPr>
                <w:rFonts w:ascii="Times New Roman" w:hAnsi="Times New Roman"/>
                <w:shd w:val="clear" w:color="auto" w:fill="FF0000"/>
              </w:rPr>
              <w:t>XX</w:t>
            </w:r>
            <w:r w:rsidRPr="117A40C9">
              <w:rPr>
                <w:rFonts w:ascii="Times New Roman" w:hAnsi="Times New Roman"/>
              </w:rPr>
              <w:t xml:space="preserve"> Generate Routes</w:t>
            </w:r>
          </w:p>
        </w:tc>
      </w:tr>
      <w:tr w:rsidR="00A30DA3" w:rsidRPr="00C217B9" w14:paraId="685A13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C3E8EE"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CBF3E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1661EC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A09E7D"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ED1C5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A9807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B6E5CD"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49A9D7A"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55313E8" w14:textId="6C89257C"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26B78A5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2F55C4"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FA19AB" w14:textId="68477F38" w:rsidR="00C217B9" w:rsidRPr="00C217B9" w:rsidRDefault="00C217B9" w:rsidP="117A40C9">
            <w:pPr>
              <w:rPr>
                <w:rFonts w:ascii="Times New Roman" w:hAnsi="Times New Roman"/>
              </w:rPr>
            </w:pPr>
            <w:r w:rsidRPr="117A40C9">
              <w:rPr>
                <w:rFonts w:ascii="Times New Roman" w:hAnsi="Times New Roman"/>
              </w:rPr>
              <w:t>UC-1</w:t>
            </w:r>
            <w:r w:rsidR="00EC415A">
              <w:rPr>
                <w:rFonts w:ascii="Times New Roman" w:hAnsi="Times New Roman"/>
              </w:rPr>
              <w:t>0</w:t>
            </w:r>
          </w:p>
        </w:tc>
      </w:tr>
      <w:tr w:rsidR="00C31122" w:rsidRPr="00C217B9" w14:paraId="0FB9C9D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420D0E"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FBC4CE" w14:textId="77777777" w:rsidR="00C217B9" w:rsidRPr="00C217B9" w:rsidRDefault="00C217B9" w:rsidP="117A40C9">
            <w:pPr>
              <w:rPr>
                <w:rFonts w:ascii="Times New Roman" w:hAnsi="Times New Roman"/>
              </w:rPr>
            </w:pPr>
            <w:r w:rsidRPr="117A40C9">
              <w:rPr>
                <w:rFonts w:ascii="Times New Roman" w:hAnsi="Times New Roman"/>
              </w:rPr>
              <w:t>Collect Data</w:t>
            </w:r>
          </w:p>
        </w:tc>
      </w:tr>
      <w:tr w:rsidR="00A826EE" w:rsidRPr="00C217B9" w14:paraId="33A5C3E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80D6A8"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B7D98E"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21CCFE"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C1ECCA"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5CF550A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59F399"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31DA3"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F49CCE"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305337" w14:textId="6A324CD9" w:rsidR="00C217B9" w:rsidRPr="00C217B9" w:rsidRDefault="00C217B9" w:rsidP="117A40C9">
            <w:pPr>
              <w:rPr>
                <w:rFonts w:ascii="Times New Roman" w:hAnsi="Times New Roman"/>
              </w:rPr>
            </w:pPr>
            <w:r w:rsidRPr="117A40C9">
              <w:rPr>
                <w:rFonts w:ascii="Times New Roman" w:hAnsi="Times New Roman"/>
              </w:rPr>
              <w:t>1</w:t>
            </w:r>
            <w:r w:rsidR="005C351B">
              <w:rPr>
                <w:rFonts w:ascii="Times New Roman" w:hAnsi="Times New Roman"/>
              </w:rPr>
              <w:t>3</w:t>
            </w:r>
            <w:r w:rsidRPr="117A40C9">
              <w:rPr>
                <w:rFonts w:ascii="Times New Roman" w:hAnsi="Times New Roman"/>
              </w:rPr>
              <w:t>/</w:t>
            </w:r>
            <w:r w:rsidR="005C351B">
              <w:rPr>
                <w:rFonts w:ascii="Times New Roman" w:hAnsi="Times New Roman"/>
              </w:rPr>
              <w:t>4</w:t>
            </w:r>
            <w:r w:rsidRPr="117A40C9">
              <w:rPr>
                <w:rFonts w:ascii="Times New Roman" w:hAnsi="Times New Roman"/>
              </w:rPr>
              <w:t>/2026</w:t>
            </w:r>
          </w:p>
        </w:tc>
      </w:tr>
    </w:tbl>
    <w:p w14:paraId="4A23F12E"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4D9B4FF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FE85BBC"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1415F5"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6A4A503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A57893A"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B384F62" w14:textId="50E59453" w:rsidR="00C217B9" w:rsidRPr="00205C75" w:rsidRDefault="00C217B9" w:rsidP="117A40C9">
            <w:r w:rsidRPr="117A40C9">
              <w:rPr>
                <w:rFonts w:ascii="Times New Roman" w:hAnsi="Times New Roman"/>
              </w:rPr>
              <w:t xml:space="preserve">Gathers all the real-time transport data needed for risk assessment and route generation. </w:t>
            </w:r>
            <w:r w:rsidR="00205C75" w:rsidRPr="00205C75">
              <w:t>Uses a TTL-based in-memory cache and triggers fallback handling if any data source is stale or unavailable.</w:t>
            </w:r>
          </w:p>
        </w:tc>
      </w:tr>
      <w:tr w:rsidR="00A30DA3" w:rsidRPr="00C217B9" w14:paraId="5AF4D13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F46AA8"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AC819B" w14:textId="151CA1B1" w:rsidR="00C217B9" w:rsidRPr="00C217B9" w:rsidRDefault="009B5FEF" w:rsidP="117A40C9">
            <w:pPr>
              <w:rPr>
                <w:rFonts w:ascii="Times New Roman" w:hAnsi="Times New Roman"/>
              </w:rPr>
            </w:pPr>
            <w:r w:rsidRPr="009B5FEF">
              <w:rPr>
                <w:rFonts w:ascii="Times New Roman" w:hAnsi="Times New Roman"/>
              </w:rPr>
              <w:t>Route generation has been triggered (UC-05 or UC-1</w:t>
            </w:r>
            <w:r>
              <w:rPr>
                <w:rFonts w:ascii="Times New Roman" w:hAnsi="Times New Roman"/>
              </w:rPr>
              <w:t>0</w:t>
            </w:r>
            <w:r w:rsidRPr="009B5FEF">
              <w:rPr>
                <w:rFonts w:ascii="Times New Roman" w:hAnsi="Times New Roman"/>
              </w:rPr>
              <w:t>)</w:t>
            </w:r>
          </w:p>
        </w:tc>
      </w:tr>
      <w:tr w:rsidR="00A30DA3" w:rsidRPr="00C217B9" w14:paraId="06B02B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0B8791"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5CBC4A" w14:textId="77777777" w:rsidR="00C217B9" w:rsidRPr="00C217B9" w:rsidRDefault="00C217B9" w:rsidP="117A40C9">
            <w:pPr>
              <w:rPr>
                <w:rFonts w:ascii="Times New Roman" w:hAnsi="Times New Roman"/>
              </w:rPr>
            </w:pPr>
            <w:r w:rsidRPr="117A40C9">
              <w:rPr>
                <w:rFonts w:ascii="Times New Roman" w:hAnsi="Times New Roman"/>
              </w:rPr>
              <w:t xml:space="preserve">All required transport data </w:t>
            </w:r>
            <w:proofErr w:type="gramStart"/>
            <w:r w:rsidRPr="117A40C9">
              <w:rPr>
                <w:rFonts w:ascii="Times New Roman" w:hAnsi="Times New Roman"/>
              </w:rPr>
              <w:t>is</w:t>
            </w:r>
            <w:proofErr w:type="gramEnd"/>
            <w:r w:rsidRPr="117A40C9">
              <w:rPr>
                <w:rFonts w:ascii="Times New Roman" w:hAnsi="Times New Roman"/>
              </w:rPr>
              <w:t xml:space="preserve"> collected, </w:t>
            </w:r>
            <w:proofErr w:type="gramStart"/>
            <w:r w:rsidRPr="117A40C9">
              <w:rPr>
                <w:rFonts w:ascii="Times New Roman" w:hAnsi="Times New Roman"/>
              </w:rPr>
              <w:t>timestamped</w:t>
            </w:r>
            <w:proofErr w:type="gramEnd"/>
            <w:r w:rsidRPr="117A40C9">
              <w:rPr>
                <w:rFonts w:ascii="Times New Roman" w:hAnsi="Times New Roman"/>
              </w:rPr>
              <w:t>, and flagged for freshness compliance</w:t>
            </w:r>
          </w:p>
        </w:tc>
      </w:tr>
      <w:tr w:rsidR="00A30DA3" w:rsidRPr="00C217B9" w14:paraId="5530035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6FF567"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2630EE"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055B21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FDC5A7"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945A5A"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1FD6CF2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2ED5CF"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5F6630" w14:textId="77777777" w:rsidR="009A3B46" w:rsidRDefault="009A3B46" w:rsidP="009A3B46">
            <w:pPr>
              <w:numPr>
                <w:ilvl w:val="0"/>
                <w:numId w:val="41"/>
              </w:numPr>
              <w:rPr>
                <w:rFonts w:ascii="Times New Roman" w:hAnsi="Times New Roman"/>
              </w:rPr>
            </w:pPr>
            <w:r w:rsidRPr="009A3B46">
              <w:rPr>
                <w:rFonts w:ascii="Times New Roman" w:hAnsi="Times New Roman"/>
              </w:rPr>
              <w:t>System identifies which data sources are needed based on the enabled route categories and the route segments returned by Google Directions</w:t>
            </w:r>
          </w:p>
          <w:p w14:paraId="085675FF" w14:textId="77777777" w:rsidR="009A3B46" w:rsidRDefault="009A3B46" w:rsidP="009A3B46">
            <w:pPr>
              <w:numPr>
                <w:ilvl w:val="0"/>
                <w:numId w:val="41"/>
              </w:numPr>
              <w:rPr>
                <w:rFonts w:ascii="Times New Roman" w:hAnsi="Times New Roman"/>
              </w:rPr>
            </w:pPr>
            <w:r w:rsidRPr="009A3B46">
              <w:rPr>
                <w:rFonts w:ascii="Times New Roman" w:hAnsi="Times New Roman"/>
              </w:rPr>
              <w:t>System calls UC-1</w:t>
            </w:r>
            <w:r>
              <w:rPr>
                <w:rFonts w:ascii="Times New Roman" w:hAnsi="Times New Roman"/>
              </w:rPr>
              <w:t>1</w:t>
            </w:r>
            <w:r w:rsidRPr="009A3B46">
              <w:rPr>
                <w:rFonts w:ascii="Times New Roman" w:hAnsi="Times New Roman"/>
              </w:rPr>
              <w:t xml:space="preserve"> to retrieve real-time data from external APIs via the TTL cache</w:t>
            </w:r>
          </w:p>
          <w:p w14:paraId="1F4787E3" w14:textId="77777777" w:rsidR="009A3B46" w:rsidRDefault="009A3B46" w:rsidP="009A3B46">
            <w:pPr>
              <w:numPr>
                <w:ilvl w:val="0"/>
                <w:numId w:val="41"/>
              </w:numPr>
              <w:rPr>
                <w:rFonts w:ascii="Times New Roman" w:hAnsi="Times New Roman"/>
              </w:rPr>
            </w:pPr>
            <w:r>
              <w:rPr>
                <w:rFonts w:ascii="Times New Roman" w:hAnsi="Times New Roman"/>
              </w:rPr>
              <w:t>T</w:t>
            </w:r>
            <w:r w:rsidRPr="009A3B46">
              <w:rPr>
                <w:rFonts w:ascii="Times New Roman" w:hAnsi="Times New Roman"/>
              </w:rPr>
              <w:t>he cache layer timestamps each data source upon retrieval.</w:t>
            </w:r>
          </w:p>
          <w:p w14:paraId="27CE6F6C" w14:textId="77777777" w:rsidR="009A3B46" w:rsidRDefault="009A3B46" w:rsidP="009A3B46">
            <w:pPr>
              <w:numPr>
                <w:ilvl w:val="0"/>
                <w:numId w:val="41"/>
              </w:numPr>
              <w:rPr>
                <w:rFonts w:ascii="Times New Roman" w:hAnsi="Times New Roman"/>
              </w:rPr>
            </w:pPr>
            <w:r w:rsidRPr="009A3B46">
              <w:rPr>
                <w:rFonts w:ascii="Times New Roman" w:hAnsi="Times New Roman"/>
              </w:rPr>
              <w:t>System calls UC-1</w:t>
            </w:r>
            <w:r>
              <w:rPr>
                <w:rFonts w:ascii="Times New Roman" w:hAnsi="Times New Roman"/>
              </w:rPr>
              <w:t>2</w:t>
            </w:r>
            <w:r w:rsidRPr="009A3B46">
              <w:rPr>
                <w:rFonts w:ascii="Times New Roman" w:hAnsi="Times New Roman"/>
              </w:rPr>
              <w:t xml:space="preserve"> to validate freshness of each cached source against its predefined TTL threshold</w:t>
            </w:r>
          </w:p>
          <w:p w14:paraId="640735F2" w14:textId="77777777" w:rsidR="004C0F98" w:rsidRDefault="009A3B46" w:rsidP="009A3B46">
            <w:pPr>
              <w:numPr>
                <w:ilvl w:val="0"/>
                <w:numId w:val="41"/>
              </w:numPr>
              <w:rPr>
                <w:rFonts w:ascii="Times New Roman" w:hAnsi="Times New Roman"/>
              </w:rPr>
            </w:pPr>
            <w:r w:rsidRPr="009A3B46">
              <w:rPr>
                <w:rFonts w:ascii="Times New Roman" w:hAnsi="Times New Roman"/>
              </w:rPr>
              <w:t>If any source fails freshness checks or is unavailable, system triggers fallback handling (UC-1</w:t>
            </w:r>
            <w:r w:rsidR="004C0F98">
              <w:rPr>
                <w:rFonts w:ascii="Times New Roman" w:hAnsi="Times New Roman"/>
              </w:rPr>
              <w:t>3</w:t>
            </w:r>
            <w:r w:rsidRPr="009A3B46">
              <w:rPr>
                <w:rFonts w:ascii="Times New Roman" w:hAnsi="Times New Roman"/>
              </w:rPr>
              <w:t>)</w:t>
            </w:r>
          </w:p>
          <w:p w14:paraId="2F4B3658" w14:textId="3019ACCE" w:rsidR="009A3B46" w:rsidRPr="009A3B46" w:rsidRDefault="009A3B46" w:rsidP="009A3B46">
            <w:pPr>
              <w:numPr>
                <w:ilvl w:val="0"/>
                <w:numId w:val="41"/>
              </w:numPr>
              <w:rPr>
                <w:rFonts w:ascii="Times New Roman" w:hAnsi="Times New Roman"/>
              </w:rPr>
            </w:pPr>
            <w:r w:rsidRPr="009A3B46">
              <w:rPr>
                <w:rFonts w:ascii="Times New Roman" w:hAnsi="Times New Roman"/>
              </w:rPr>
              <w:t>System packages the collected data for use in segment assessment and route generation.</w:t>
            </w:r>
          </w:p>
          <w:p w14:paraId="2D5137CF" w14:textId="6F51C6F9" w:rsidR="00C217B9" w:rsidRPr="00C217B9" w:rsidRDefault="00C217B9" w:rsidP="117A40C9">
            <w:pPr>
              <w:rPr>
                <w:rFonts w:ascii="Times New Roman" w:hAnsi="Times New Roman"/>
              </w:rPr>
            </w:pPr>
          </w:p>
        </w:tc>
      </w:tr>
      <w:tr w:rsidR="00A30DA3" w:rsidRPr="00C217B9" w14:paraId="1FBBE0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D6B60F" w14:textId="77777777" w:rsidR="00C217B9" w:rsidRPr="00C217B9" w:rsidRDefault="00C217B9" w:rsidP="117A40C9">
            <w:pPr>
              <w:rPr>
                <w:rFonts w:ascii="Times New Roman" w:hAnsi="Times New Roman"/>
              </w:rPr>
            </w:pPr>
            <w:r w:rsidRPr="117A40C9">
              <w:rPr>
                <w:rFonts w:ascii="Times New Roman" w:hAnsi="Times New Roman"/>
                <w:b/>
                <w:bCs/>
              </w:rPr>
              <w:lastRenderedPageBreak/>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13269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1679CD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9C5A5D"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A4342D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BEBEAA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F83460"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FE2C07" w14:textId="6A28569F" w:rsidR="00C217B9" w:rsidRPr="00C217B9" w:rsidRDefault="00C217B9" w:rsidP="117A40C9">
            <w:pPr>
              <w:rPr>
                <w:rFonts w:ascii="Times New Roman" w:hAnsi="Times New Roman"/>
              </w:rPr>
            </w:pPr>
            <w:r w:rsidRPr="117A40C9">
              <w:rPr>
                <w:rFonts w:ascii="Times New Roman" w:hAnsi="Times New Roman"/>
              </w:rPr>
              <w:t>UC-1</w:t>
            </w:r>
            <w:r w:rsidR="004C0F98">
              <w:rPr>
                <w:rFonts w:ascii="Times New Roman" w:hAnsi="Times New Roman"/>
              </w:rPr>
              <w:t>2</w:t>
            </w:r>
            <w:r w:rsidRPr="117A40C9">
              <w:rPr>
                <w:rFonts w:ascii="Times New Roman" w:hAnsi="Times New Roman"/>
              </w:rPr>
              <w:t xml:space="preserve"> Retrieve Real-Time Data</w:t>
            </w:r>
            <w:r w:rsidR="004C0F98">
              <w:rPr>
                <w:rFonts w:ascii="Times New Roman" w:hAnsi="Times New Roman"/>
              </w:rPr>
              <w:t>, UC-13 Validate Data Freshness</w:t>
            </w:r>
          </w:p>
        </w:tc>
      </w:tr>
      <w:tr w:rsidR="00A30DA3" w:rsidRPr="00C217B9" w14:paraId="327C17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94CD1F"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8E05AA"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E0697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A6697F"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2A18C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353DB0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F70B25"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733ED1"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AA8A013"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409FE7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11CB9F"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BD80FC" w14:textId="7D004BEF" w:rsidR="00C217B9" w:rsidRPr="00C217B9" w:rsidRDefault="00C217B9" w:rsidP="117A40C9">
            <w:pPr>
              <w:rPr>
                <w:rFonts w:ascii="Times New Roman" w:hAnsi="Times New Roman"/>
              </w:rPr>
            </w:pPr>
            <w:r w:rsidRPr="117A40C9">
              <w:rPr>
                <w:rFonts w:ascii="Times New Roman" w:hAnsi="Times New Roman"/>
              </w:rPr>
              <w:t>UC-1</w:t>
            </w:r>
            <w:r w:rsidR="002E733B">
              <w:rPr>
                <w:rFonts w:ascii="Times New Roman" w:hAnsi="Times New Roman"/>
              </w:rPr>
              <w:t>1</w:t>
            </w:r>
          </w:p>
        </w:tc>
      </w:tr>
      <w:tr w:rsidR="00C31122" w:rsidRPr="00C217B9" w14:paraId="0BD3A2A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3060C"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BBE1D5" w14:textId="77777777" w:rsidR="00C217B9" w:rsidRPr="00C217B9" w:rsidRDefault="00C217B9" w:rsidP="117A40C9">
            <w:pPr>
              <w:rPr>
                <w:rFonts w:ascii="Times New Roman" w:hAnsi="Times New Roman"/>
              </w:rPr>
            </w:pPr>
            <w:r w:rsidRPr="117A40C9">
              <w:rPr>
                <w:rFonts w:ascii="Times New Roman" w:hAnsi="Times New Roman"/>
              </w:rPr>
              <w:t>Retrieve Real-Time Data</w:t>
            </w:r>
          </w:p>
        </w:tc>
      </w:tr>
      <w:tr w:rsidR="00A826EE" w:rsidRPr="00C217B9" w14:paraId="52D3CD5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141804"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A3D81"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462E7E"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726D31"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2218677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794299"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0FC9FB5"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87981B"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AE303DF" w14:textId="7AB9C069" w:rsidR="00C217B9" w:rsidRPr="00C217B9" w:rsidRDefault="00C217B9" w:rsidP="117A40C9">
            <w:pPr>
              <w:rPr>
                <w:rFonts w:ascii="Times New Roman" w:hAnsi="Times New Roman"/>
              </w:rPr>
            </w:pPr>
            <w:r w:rsidRPr="117A40C9">
              <w:rPr>
                <w:rFonts w:ascii="Times New Roman" w:hAnsi="Times New Roman"/>
              </w:rPr>
              <w:t>1</w:t>
            </w:r>
            <w:r w:rsidR="004C0F98">
              <w:rPr>
                <w:rFonts w:ascii="Times New Roman" w:hAnsi="Times New Roman"/>
              </w:rPr>
              <w:t>3</w:t>
            </w:r>
            <w:r w:rsidRPr="117A40C9">
              <w:rPr>
                <w:rFonts w:ascii="Times New Roman" w:hAnsi="Times New Roman"/>
              </w:rPr>
              <w:t>/</w:t>
            </w:r>
            <w:r w:rsidR="004C0F98">
              <w:rPr>
                <w:rFonts w:ascii="Times New Roman" w:hAnsi="Times New Roman"/>
              </w:rPr>
              <w:t>4</w:t>
            </w:r>
            <w:r w:rsidRPr="117A40C9">
              <w:rPr>
                <w:rFonts w:ascii="Times New Roman" w:hAnsi="Times New Roman"/>
              </w:rPr>
              <w:t>/2026</w:t>
            </w:r>
          </w:p>
        </w:tc>
      </w:tr>
    </w:tbl>
    <w:p w14:paraId="1D4617F9"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567084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1279D6"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D8BA11" w14:textId="40ED287A" w:rsidR="00C217B9" w:rsidRPr="00C217B9" w:rsidRDefault="002E733B" w:rsidP="117A40C9">
            <w:pPr>
              <w:rPr>
                <w:rFonts w:ascii="Times New Roman" w:hAnsi="Times New Roman"/>
              </w:rPr>
            </w:pPr>
            <w:r>
              <w:rPr>
                <w:rFonts w:ascii="Times New Roman" w:hAnsi="Times New Roman"/>
              </w:rPr>
              <w:t>System</w:t>
            </w:r>
          </w:p>
        </w:tc>
      </w:tr>
      <w:tr w:rsidR="00A30DA3" w:rsidRPr="00C217B9" w14:paraId="69EF2F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B5470F"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173FE4A" w14:textId="7E055865" w:rsidR="00C217B9" w:rsidRPr="00C217B9" w:rsidRDefault="007712F5" w:rsidP="117A40C9">
            <w:pPr>
              <w:rPr>
                <w:rFonts w:ascii="Times New Roman" w:hAnsi="Times New Roman"/>
              </w:rPr>
            </w:pPr>
            <w:r w:rsidRPr="007712F5">
              <w:rPr>
                <w:rFonts w:ascii="Times New Roman" w:hAnsi="Times New Roman"/>
              </w:rPr>
              <w:t>Fetches live transport data from external APIs. Each response is cached with a retrieval timestamp and TTL</w:t>
            </w:r>
          </w:p>
        </w:tc>
      </w:tr>
      <w:tr w:rsidR="00A30DA3" w:rsidRPr="00C217B9" w14:paraId="61A802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0AB4C8"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C60B2F" w14:textId="7790832D" w:rsidR="00C217B9" w:rsidRPr="00C217B9" w:rsidRDefault="00C217B9" w:rsidP="117A40C9">
            <w:pPr>
              <w:rPr>
                <w:rFonts w:ascii="Times New Roman" w:hAnsi="Times New Roman"/>
              </w:rPr>
            </w:pPr>
            <w:r w:rsidRPr="5DBC4B4C">
              <w:rPr>
                <w:rFonts w:ascii="Times New Roman" w:hAnsi="Times New Roman"/>
              </w:rPr>
              <w:t>Data collection has been initiated (UC-1</w:t>
            </w:r>
            <w:r w:rsidR="007712F5">
              <w:rPr>
                <w:rFonts w:ascii="Times New Roman" w:hAnsi="Times New Roman"/>
              </w:rPr>
              <w:t>0</w:t>
            </w:r>
            <w:r w:rsidRPr="5DBC4B4C">
              <w:rPr>
                <w:rFonts w:ascii="Times New Roman" w:hAnsi="Times New Roman"/>
              </w:rPr>
              <w:t>)</w:t>
            </w:r>
          </w:p>
        </w:tc>
      </w:tr>
      <w:tr w:rsidR="00A30DA3" w:rsidRPr="00C217B9" w14:paraId="7F4DA21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7704CA"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FF6EE2" w14:textId="77777777" w:rsidR="00C217B9" w:rsidRPr="00C217B9" w:rsidRDefault="00C217B9" w:rsidP="117A40C9">
            <w:pPr>
              <w:rPr>
                <w:rFonts w:ascii="Times New Roman" w:hAnsi="Times New Roman"/>
              </w:rPr>
            </w:pPr>
            <w:r w:rsidRPr="117A40C9">
              <w:rPr>
                <w:rFonts w:ascii="Times New Roman" w:hAnsi="Times New Roman"/>
              </w:rPr>
              <w:t>Raw real-time transport data is returned to the system with retrieval timestamps</w:t>
            </w:r>
          </w:p>
        </w:tc>
      </w:tr>
      <w:tr w:rsidR="00A30DA3" w:rsidRPr="00C217B9" w14:paraId="231F694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509CA8"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96B160"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B233C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165B27"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B3ADE6"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4816E87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D01767"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F028D1" w14:textId="77777777" w:rsidR="00C24198" w:rsidRDefault="00EB53F5" w:rsidP="00EB53F5">
            <w:pPr>
              <w:numPr>
                <w:ilvl w:val="0"/>
                <w:numId w:val="42"/>
              </w:numPr>
              <w:rPr>
                <w:rFonts w:ascii="Times New Roman" w:hAnsi="Times New Roman"/>
              </w:rPr>
            </w:pPr>
            <w:r w:rsidRPr="00EB53F5">
              <w:rPr>
                <w:rFonts w:ascii="Times New Roman" w:hAnsi="Times New Roman"/>
              </w:rPr>
              <w:t>System sends requests to the relevant external transport data APIs: LTA Bus Arrival API for bus crowding (Load: SEA/SDA/LSD) and next bus arrival times; LTA PCD Forecast for MRT station crowding by time interval;</w:t>
            </w:r>
            <w:r w:rsidR="00C24198">
              <w:rPr>
                <w:rFonts w:ascii="Times New Roman" w:hAnsi="Times New Roman"/>
              </w:rPr>
              <w:t xml:space="preserve"> </w:t>
            </w:r>
            <w:r w:rsidRPr="00EB53F5">
              <w:rPr>
                <w:rFonts w:ascii="Times New Roman" w:hAnsi="Times New Roman"/>
              </w:rPr>
              <w:t>LTA Train Service Alerts for MRT delay/disruption status; LTA Traffic Speed Bands for driving congestion data; LTA Carpark Availability for parking lot counts near the destination (if Taxi/Drive enabled); NEA 2-Hour Weather Forecast for rain prediction along the route</w:t>
            </w:r>
          </w:p>
          <w:p w14:paraId="2418A466" w14:textId="77777777" w:rsidR="00C24198" w:rsidRDefault="00EB53F5" w:rsidP="00EB53F5">
            <w:pPr>
              <w:numPr>
                <w:ilvl w:val="0"/>
                <w:numId w:val="42"/>
              </w:numPr>
              <w:rPr>
                <w:rFonts w:ascii="Times New Roman" w:hAnsi="Times New Roman"/>
              </w:rPr>
            </w:pPr>
            <w:r w:rsidRPr="00EB53F5">
              <w:rPr>
                <w:rFonts w:ascii="Times New Roman" w:hAnsi="Times New Roman"/>
              </w:rPr>
              <w:t>Each response is stored in the in-memory TTL cache with its retrieval timestamp</w:t>
            </w:r>
          </w:p>
          <w:p w14:paraId="444CFB89" w14:textId="3EF46034" w:rsidR="00EB53F5" w:rsidRPr="00EB53F5" w:rsidRDefault="00EB53F5" w:rsidP="00EB53F5">
            <w:pPr>
              <w:numPr>
                <w:ilvl w:val="0"/>
                <w:numId w:val="42"/>
              </w:numPr>
              <w:rPr>
                <w:rFonts w:ascii="Times New Roman" w:hAnsi="Times New Roman"/>
              </w:rPr>
            </w:pPr>
            <w:r w:rsidRPr="00EB53F5">
              <w:rPr>
                <w:rFonts w:ascii="Times New Roman" w:hAnsi="Times New Roman"/>
              </w:rPr>
              <w:t>Cached data is passed back to UC-1</w:t>
            </w:r>
            <w:r w:rsidR="00C24198">
              <w:rPr>
                <w:rFonts w:ascii="Times New Roman" w:hAnsi="Times New Roman"/>
              </w:rPr>
              <w:t>0</w:t>
            </w:r>
          </w:p>
          <w:p w14:paraId="6BB2DEB6" w14:textId="361E526D" w:rsidR="00C217B9" w:rsidRPr="00C217B9" w:rsidRDefault="00C217B9" w:rsidP="117A40C9">
            <w:pPr>
              <w:rPr>
                <w:rFonts w:ascii="Times New Roman" w:hAnsi="Times New Roman"/>
              </w:rPr>
            </w:pPr>
          </w:p>
        </w:tc>
      </w:tr>
      <w:tr w:rsidR="00A30DA3" w:rsidRPr="00C217B9" w14:paraId="1EA1EE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E23E0F"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738AD5"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F8A746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5553D3"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DA0B0" w14:textId="7A130582" w:rsidR="00C217B9" w:rsidRPr="00C217B9" w:rsidRDefault="00D02764" w:rsidP="117A40C9">
            <w:pPr>
              <w:rPr>
                <w:rFonts w:ascii="Times New Roman" w:hAnsi="Times New Roman"/>
              </w:rPr>
            </w:pPr>
            <w:r w:rsidRPr="00D02764">
              <w:rPr>
                <w:rFonts w:ascii="Times New Roman" w:hAnsi="Times New Roman"/>
              </w:rPr>
              <w:t xml:space="preserve">If an API is unreachable, the system returns an empty data structure with </w:t>
            </w:r>
            <w:r>
              <w:rPr>
                <w:rFonts w:ascii="Times New Roman" w:hAnsi="Times New Roman"/>
              </w:rPr>
              <w:t>the fallback flag</w:t>
            </w:r>
            <w:r w:rsidRPr="00D02764">
              <w:rPr>
                <w:rFonts w:ascii="Times New Roman" w:hAnsi="Times New Roman"/>
              </w:rPr>
              <w:t xml:space="preserve"> and proceeds with available data</w:t>
            </w:r>
          </w:p>
        </w:tc>
      </w:tr>
      <w:tr w:rsidR="00A30DA3" w:rsidRPr="00C217B9" w14:paraId="5C6C601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9F6B35"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E08C1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6DE50B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B05D74"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FDFCF6"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F6317D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CA82A6"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902E6F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914269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97C252"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4068474"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51A3206"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4FBAB86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FDD3B1"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AEFA07" w14:textId="5CCBF2EE" w:rsidR="00C217B9" w:rsidRPr="00C217B9" w:rsidRDefault="00C217B9" w:rsidP="117A40C9">
            <w:pPr>
              <w:rPr>
                <w:rFonts w:ascii="Times New Roman" w:hAnsi="Times New Roman"/>
              </w:rPr>
            </w:pPr>
            <w:r w:rsidRPr="117A40C9">
              <w:rPr>
                <w:rFonts w:ascii="Times New Roman" w:hAnsi="Times New Roman"/>
              </w:rPr>
              <w:t>UC-1</w:t>
            </w:r>
            <w:r w:rsidR="00D02764">
              <w:rPr>
                <w:rFonts w:ascii="Times New Roman" w:hAnsi="Times New Roman"/>
              </w:rPr>
              <w:t>2</w:t>
            </w:r>
          </w:p>
        </w:tc>
      </w:tr>
      <w:tr w:rsidR="00C31122" w:rsidRPr="00C217B9" w14:paraId="55A5658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405946"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ADABD2" w14:textId="77777777" w:rsidR="00C217B9" w:rsidRPr="00C217B9" w:rsidRDefault="00C217B9" w:rsidP="117A40C9">
            <w:pPr>
              <w:rPr>
                <w:rFonts w:ascii="Times New Roman" w:hAnsi="Times New Roman"/>
              </w:rPr>
            </w:pPr>
            <w:r w:rsidRPr="117A40C9">
              <w:rPr>
                <w:rFonts w:ascii="Times New Roman" w:hAnsi="Times New Roman"/>
              </w:rPr>
              <w:t>Validate Data Freshness</w:t>
            </w:r>
          </w:p>
        </w:tc>
      </w:tr>
      <w:tr w:rsidR="00A826EE" w:rsidRPr="00C217B9" w14:paraId="161D759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3444B5"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13C9FBC"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C8A9D2"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278B72"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7E79026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33C8B8"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A7DF2E"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29EB96"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3FBE6C" w14:textId="34A811C6" w:rsidR="00C217B9" w:rsidRPr="00C217B9" w:rsidRDefault="00C217B9" w:rsidP="117A40C9">
            <w:pPr>
              <w:rPr>
                <w:rFonts w:ascii="Times New Roman" w:hAnsi="Times New Roman"/>
              </w:rPr>
            </w:pPr>
            <w:r w:rsidRPr="117A40C9">
              <w:rPr>
                <w:rFonts w:ascii="Times New Roman" w:hAnsi="Times New Roman"/>
              </w:rPr>
              <w:t>1</w:t>
            </w:r>
            <w:r w:rsidR="00D02764">
              <w:rPr>
                <w:rFonts w:ascii="Times New Roman" w:hAnsi="Times New Roman"/>
              </w:rPr>
              <w:t>3/4</w:t>
            </w:r>
            <w:r w:rsidRPr="117A40C9">
              <w:rPr>
                <w:rFonts w:ascii="Times New Roman" w:hAnsi="Times New Roman"/>
              </w:rPr>
              <w:t>/2026</w:t>
            </w:r>
          </w:p>
        </w:tc>
      </w:tr>
    </w:tbl>
    <w:p w14:paraId="035E536F"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8327EB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B38258"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9C4C94"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651261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35029C"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0B1EE5E" w14:textId="67AD6EFB" w:rsidR="00C217B9" w:rsidRPr="00C217B9" w:rsidRDefault="00B04FD5" w:rsidP="117A40C9">
            <w:pPr>
              <w:rPr>
                <w:rFonts w:ascii="Times New Roman" w:hAnsi="Times New Roman"/>
              </w:rPr>
            </w:pPr>
            <w:r w:rsidRPr="00B04FD5">
              <w:rPr>
                <w:rFonts w:ascii="Times New Roman" w:hAnsi="Times New Roman"/>
              </w:rPr>
              <w:t>Checks whether each cached data source is fresh enough to use by comparing elapsed time since retrieval against predefined TTL thresholds</w:t>
            </w:r>
          </w:p>
        </w:tc>
      </w:tr>
      <w:tr w:rsidR="00A30DA3" w:rsidRPr="00C217B9" w14:paraId="6558A66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4153B3"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34A989" w14:textId="7A89BE23" w:rsidR="00C217B9" w:rsidRPr="00C217B9" w:rsidRDefault="00C217B9" w:rsidP="117A40C9">
            <w:pPr>
              <w:rPr>
                <w:rFonts w:ascii="Times New Roman" w:hAnsi="Times New Roman"/>
              </w:rPr>
            </w:pPr>
            <w:r w:rsidRPr="117A40C9">
              <w:rPr>
                <w:rFonts w:ascii="Times New Roman" w:hAnsi="Times New Roman"/>
              </w:rPr>
              <w:t>Real-time data has been retrieved and timestamped (UC-1</w:t>
            </w:r>
            <w:r w:rsidR="00741351">
              <w:rPr>
                <w:rFonts w:ascii="Times New Roman" w:hAnsi="Times New Roman"/>
              </w:rPr>
              <w:t>1</w:t>
            </w:r>
            <w:r w:rsidRPr="117A40C9">
              <w:rPr>
                <w:rFonts w:ascii="Times New Roman" w:hAnsi="Times New Roman"/>
              </w:rPr>
              <w:t>)</w:t>
            </w:r>
          </w:p>
        </w:tc>
      </w:tr>
      <w:tr w:rsidR="00A30DA3" w:rsidRPr="00C217B9" w14:paraId="2478457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F417F5"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47CC5F" w14:textId="77777777" w:rsidR="00C217B9" w:rsidRPr="00C217B9" w:rsidRDefault="00C217B9" w:rsidP="117A40C9">
            <w:pPr>
              <w:rPr>
                <w:rFonts w:ascii="Times New Roman" w:hAnsi="Times New Roman"/>
              </w:rPr>
            </w:pPr>
            <w:r w:rsidRPr="117A40C9">
              <w:rPr>
                <w:rFonts w:ascii="Times New Roman" w:hAnsi="Times New Roman"/>
              </w:rPr>
              <w:t>Each data source is classified as fresh or outdated; outdated sources are sent to fallback</w:t>
            </w:r>
          </w:p>
        </w:tc>
      </w:tr>
      <w:tr w:rsidR="00A30DA3" w:rsidRPr="00C217B9" w14:paraId="519B3ED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0D778A"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AFC166"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6FB300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C6C7AC"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E6FE35"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6D0F283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11CD47D"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1E9AB7" w14:textId="77777777" w:rsidR="00114301" w:rsidRDefault="00114301" w:rsidP="00114301">
            <w:pPr>
              <w:numPr>
                <w:ilvl w:val="0"/>
                <w:numId w:val="43"/>
              </w:numPr>
              <w:rPr>
                <w:rFonts w:ascii="Times New Roman" w:hAnsi="Times New Roman"/>
              </w:rPr>
            </w:pPr>
            <w:r w:rsidRPr="00114301">
              <w:rPr>
                <w:rFonts w:ascii="Times New Roman" w:hAnsi="Times New Roman"/>
              </w:rPr>
              <w:t>System checks each cached data source against its TTL threshold: Bus Arrival (30s), PCD Forecast (600s), Train Service Alerts (60s), Traffic Speed Bands (300s), Carpark Availability (300s), Taxi Availability (60s)</w:t>
            </w:r>
          </w:p>
          <w:p w14:paraId="09E70ACE" w14:textId="77777777" w:rsidR="00114301" w:rsidRDefault="00114301" w:rsidP="00114301">
            <w:pPr>
              <w:numPr>
                <w:ilvl w:val="0"/>
                <w:numId w:val="43"/>
              </w:numPr>
              <w:rPr>
                <w:rFonts w:ascii="Times New Roman" w:hAnsi="Times New Roman"/>
              </w:rPr>
            </w:pPr>
            <w:r w:rsidRPr="00114301">
              <w:rPr>
                <w:rFonts w:ascii="Times New Roman" w:hAnsi="Times New Roman"/>
              </w:rPr>
              <w:t>If</w:t>
            </w:r>
            <w:r>
              <w:rPr>
                <w:rFonts w:ascii="Times New Roman" w:hAnsi="Times New Roman"/>
              </w:rPr>
              <w:t xml:space="preserve"> retrieval time shorter than TTL threshold</w:t>
            </w:r>
            <w:r w:rsidRPr="00114301">
              <w:rPr>
                <w:rFonts w:ascii="Times New Roman" w:hAnsi="Times New Roman"/>
              </w:rPr>
              <w:t>, the source is marked as fres</w:t>
            </w:r>
            <w:r>
              <w:rPr>
                <w:rFonts w:ascii="Times New Roman" w:hAnsi="Times New Roman"/>
              </w:rPr>
              <w:t>h</w:t>
            </w:r>
          </w:p>
          <w:p w14:paraId="0429975A" w14:textId="77777777" w:rsidR="00114301" w:rsidRDefault="00114301" w:rsidP="00114301">
            <w:pPr>
              <w:numPr>
                <w:ilvl w:val="0"/>
                <w:numId w:val="43"/>
              </w:numPr>
              <w:rPr>
                <w:rFonts w:ascii="Times New Roman" w:hAnsi="Times New Roman"/>
              </w:rPr>
            </w:pPr>
            <w:r w:rsidRPr="00114301">
              <w:rPr>
                <w:rFonts w:ascii="Times New Roman" w:hAnsi="Times New Roman"/>
              </w:rPr>
              <w:t>If the TTL is exceeded, the source is flagged as outdated</w:t>
            </w:r>
          </w:p>
          <w:p w14:paraId="2BFACD38" w14:textId="015074C4" w:rsidR="00114301" w:rsidRPr="00114301" w:rsidRDefault="00114301" w:rsidP="00114301">
            <w:pPr>
              <w:numPr>
                <w:ilvl w:val="0"/>
                <w:numId w:val="43"/>
              </w:numPr>
              <w:rPr>
                <w:rFonts w:ascii="Times New Roman" w:hAnsi="Times New Roman"/>
              </w:rPr>
            </w:pPr>
            <w:r w:rsidRPr="00114301">
              <w:rPr>
                <w:rFonts w:ascii="Times New Roman" w:hAnsi="Times New Roman"/>
              </w:rPr>
              <w:t>Outdated sources trigger UC-1</w:t>
            </w:r>
            <w:r w:rsidR="001E708E">
              <w:rPr>
                <w:rFonts w:ascii="Times New Roman" w:hAnsi="Times New Roman"/>
              </w:rPr>
              <w:t>3</w:t>
            </w:r>
            <w:r w:rsidRPr="00114301">
              <w:rPr>
                <w:rFonts w:ascii="Times New Roman" w:hAnsi="Times New Roman"/>
              </w:rPr>
              <w:t xml:space="preserve"> (Apply Fallback Handling)</w:t>
            </w:r>
          </w:p>
          <w:p w14:paraId="5E6BEA7A" w14:textId="4F9FA62C" w:rsidR="00C217B9" w:rsidRPr="00C217B9" w:rsidRDefault="00C217B9" w:rsidP="117A40C9">
            <w:pPr>
              <w:rPr>
                <w:rFonts w:ascii="Times New Roman" w:hAnsi="Times New Roman"/>
              </w:rPr>
            </w:pPr>
          </w:p>
        </w:tc>
      </w:tr>
      <w:tr w:rsidR="00A30DA3" w:rsidRPr="00C217B9" w14:paraId="379CE36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864394"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DB8C2A"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EA8B8C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CDA0F8"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A511C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4F036A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C61CFC"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52D633"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CDA0A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6E3DA6"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3FE8FC"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30241B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BF7966"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A10325"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28CEA7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9ECCF7"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29D2E9"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30ADAED"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4F9C5D7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7D82D4"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10B27E" w14:textId="78B83795" w:rsidR="00C217B9" w:rsidRPr="00C217B9" w:rsidRDefault="00C217B9" w:rsidP="117A40C9">
            <w:pPr>
              <w:rPr>
                <w:rFonts w:ascii="Times New Roman" w:hAnsi="Times New Roman"/>
              </w:rPr>
            </w:pPr>
            <w:r w:rsidRPr="117A40C9">
              <w:rPr>
                <w:rFonts w:ascii="Times New Roman" w:hAnsi="Times New Roman"/>
              </w:rPr>
              <w:t>UC-1</w:t>
            </w:r>
            <w:r w:rsidR="001E708E">
              <w:rPr>
                <w:rFonts w:ascii="Times New Roman" w:hAnsi="Times New Roman"/>
              </w:rPr>
              <w:t>3</w:t>
            </w:r>
          </w:p>
        </w:tc>
      </w:tr>
      <w:tr w:rsidR="00C31122" w:rsidRPr="00C217B9" w14:paraId="4886B99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CB9B7CE"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CD2810" w14:textId="77777777" w:rsidR="00C217B9" w:rsidRPr="00C217B9" w:rsidRDefault="00C217B9" w:rsidP="117A40C9">
            <w:pPr>
              <w:rPr>
                <w:rFonts w:ascii="Times New Roman" w:hAnsi="Times New Roman"/>
              </w:rPr>
            </w:pPr>
            <w:r w:rsidRPr="117A40C9">
              <w:rPr>
                <w:rFonts w:ascii="Times New Roman" w:hAnsi="Times New Roman"/>
              </w:rPr>
              <w:t>Apply Fallback Handling</w:t>
            </w:r>
          </w:p>
        </w:tc>
      </w:tr>
      <w:tr w:rsidR="00A826EE" w:rsidRPr="00C217B9" w14:paraId="5A70B61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89BBA6"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F0D68E"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63B3D2"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F6358A"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78F1031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066AB8"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38F0EE"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7FBD5E"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908FFF" w14:textId="3618436B" w:rsidR="00C217B9" w:rsidRPr="00C217B9" w:rsidRDefault="00C217B9" w:rsidP="117A40C9">
            <w:pPr>
              <w:rPr>
                <w:rFonts w:ascii="Times New Roman" w:hAnsi="Times New Roman"/>
              </w:rPr>
            </w:pPr>
            <w:r w:rsidRPr="117A40C9">
              <w:rPr>
                <w:rFonts w:ascii="Times New Roman" w:hAnsi="Times New Roman"/>
              </w:rPr>
              <w:t>1</w:t>
            </w:r>
            <w:r w:rsidR="001E708E">
              <w:rPr>
                <w:rFonts w:ascii="Times New Roman" w:hAnsi="Times New Roman"/>
              </w:rPr>
              <w:t>3</w:t>
            </w:r>
            <w:r w:rsidRPr="117A40C9">
              <w:rPr>
                <w:rFonts w:ascii="Times New Roman" w:hAnsi="Times New Roman"/>
              </w:rPr>
              <w:t>/</w:t>
            </w:r>
            <w:r w:rsidR="001E708E">
              <w:rPr>
                <w:rFonts w:ascii="Times New Roman" w:hAnsi="Times New Roman"/>
              </w:rPr>
              <w:t>4</w:t>
            </w:r>
            <w:r w:rsidRPr="117A40C9">
              <w:rPr>
                <w:rFonts w:ascii="Times New Roman" w:hAnsi="Times New Roman"/>
              </w:rPr>
              <w:t>/2026</w:t>
            </w:r>
          </w:p>
        </w:tc>
      </w:tr>
    </w:tbl>
    <w:p w14:paraId="5110D1A3"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EE070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47484A"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ACEBD8"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4152770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42C69F"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CAACC2" w14:textId="724C2916" w:rsidR="00C217B9" w:rsidRPr="00B44A71" w:rsidRDefault="00C217B9" w:rsidP="117A40C9">
            <w:r w:rsidRPr="117A40C9">
              <w:rPr>
                <w:rFonts w:ascii="Times New Roman" w:hAnsi="Times New Roman"/>
              </w:rPr>
              <w:t xml:space="preserve">Substitutes the most recent cached data when live data is unavailable or stale. </w:t>
            </w:r>
            <w:r w:rsidR="00B44A71">
              <w:rPr>
                <w:rFonts w:ascii="Times New Roman" w:hAnsi="Times New Roman"/>
              </w:rPr>
              <w:t>D</w:t>
            </w:r>
            <w:r w:rsidR="00B44A71" w:rsidRPr="00B44A71">
              <w:t>ifferent segments within the same route may independently use real-time or fallback data</w:t>
            </w:r>
          </w:p>
        </w:tc>
      </w:tr>
      <w:tr w:rsidR="00A30DA3" w:rsidRPr="00C217B9" w14:paraId="39BF5E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AC23D4"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E733E9" w14:textId="3222C86C" w:rsidR="00C217B9" w:rsidRPr="00C217B9" w:rsidRDefault="00C217B9" w:rsidP="117A40C9">
            <w:pPr>
              <w:rPr>
                <w:rFonts w:ascii="Times New Roman" w:hAnsi="Times New Roman"/>
              </w:rPr>
            </w:pPr>
            <w:r w:rsidRPr="117A40C9">
              <w:rPr>
                <w:rFonts w:ascii="Times New Roman" w:hAnsi="Times New Roman"/>
              </w:rPr>
              <w:t>One or more data sources have been flagged as unavailable or outdated (UC-1</w:t>
            </w:r>
            <w:r w:rsidR="00B44A71">
              <w:rPr>
                <w:rFonts w:ascii="Times New Roman" w:hAnsi="Times New Roman"/>
              </w:rPr>
              <w:t>2</w:t>
            </w:r>
            <w:r w:rsidRPr="117A40C9">
              <w:rPr>
                <w:rFonts w:ascii="Times New Roman" w:hAnsi="Times New Roman"/>
              </w:rPr>
              <w:t>)</w:t>
            </w:r>
          </w:p>
        </w:tc>
      </w:tr>
      <w:tr w:rsidR="00A30DA3" w:rsidRPr="00C217B9" w14:paraId="43FF696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A54459"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3C1506" w14:textId="7A1750C1" w:rsidR="00C217B9" w:rsidRPr="00C217B9" w:rsidRDefault="00C217B9" w:rsidP="117A40C9">
            <w:pPr>
              <w:rPr>
                <w:rFonts w:ascii="Times New Roman" w:hAnsi="Times New Roman"/>
              </w:rPr>
            </w:pPr>
            <w:r w:rsidRPr="117A40C9">
              <w:rPr>
                <w:rFonts w:ascii="Times New Roman" w:hAnsi="Times New Roman"/>
              </w:rPr>
              <w:t>Fallback data is in place and affected elements are marked accordingly (UC-1</w:t>
            </w:r>
            <w:r w:rsidR="00B44A71">
              <w:rPr>
                <w:rFonts w:ascii="Times New Roman" w:hAnsi="Times New Roman"/>
              </w:rPr>
              <w:t>4</w:t>
            </w:r>
            <w:r w:rsidRPr="117A40C9">
              <w:rPr>
                <w:rFonts w:ascii="Times New Roman" w:hAnsi="Times New Roman"/>
              </w:rPr>
              <w:t>)</w:t>
            </w:r>
          </w:p>
        </w:tc>
      </w:tr>
      <w:tr w:rsidR="00A30DA3" w:rsidRPr="00C217B9" w14:paraId="52781F6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87BC001"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81BE8D"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0B44A30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59C01B"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2BB828" w14:textId="77777777" w:rsidR="00C217B9" w:rsidRPr="00C217B9" w:rsidRDefault="00C217B9" w:rsidP="117A40C9">
            <w:pPr>
              <w:rPr>
                <w:rFonts w:ascii="Times New Roman" w:hAnsi="Times New Roman"/>
              </w:rPr>
            </w:pPr>
            <w:r w:rsidRPr="117A40C9">
              <w:rPr>
                <w:rFonts w:ascii="Times New Roman" w:hAnsi="Times New Roman"/>
              </w:rPr>
              <w:t>Low to Medium</w:t>
            </w:r>
          </w:p>
        </w:tc>
      </w:tr>
      <w:tr w:rsidR="00A30DA3" w:rsidRPr="00C217B9" w14:paraId="2E99B9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2F5534"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81AD3F" w14:textId="77777777" w:rsidR="008869F0" w:rsidRDefault="008869F0" w:rsidP="008869F0">
            <w:pPr>
              <w:numPr>
                <w:ilvl w:val="0"/>
                <w:numId w:val="44"/>
              </w:numPr>
              <w:rPr>
                <w:rFonts w:ascii="Times New Roman" w:hAnsi="Times New Roman"/>
              </w:rPr>
            </w:pPr>
            <w:r w:rsidRPr="008869F0">
              <w:rPr>
                <w:rFonts w:ascii="Times New Roman" w:hAnsi="Times New Roman"/>
              </w:rPr>
              <w:t>System identifies which data sources need fallback substitution</w:t>
            </w:r>
          </w:p>
          <w:p w14:paraId="05E8AB0A" w14:textId="77777777" w:rsidR="008869F0" w:rsidRDefault="008869F0" w:rsidP="008869F0">
            <w:pPr>
              <w:numPr>
                <w:ilvl w:val="0"/>
                <w:numId w:val="44"/>
              </w:numPr>
              <w:rPr>
                <w:rFonts w:ascii="Times New Roman" w:hAnsi="Times New Roman"/>
              </w:rPr>
            </w:pPr>
            <w:r w:rsidRPr="008869F0">
              <w:rPr>
                <w:rFonts w:ascii="Times New Roman" w:hAnsi="Times New Roman"/>
              </w:rPr>
              <w:t>System retrieves the most recent available cached data for each affected source</w:t>
            </w:r>
          </w:p>
          <w:p w14:paraId="47459448" w14:textId="77777777" w:rsidR="008869F0" w:rsidRDefault="008869F0" w:rsidP="008869F0">
            <w:pPr>
              <w:numPr>
                <w:ilvl w:val="0"/>
                <w:numId w:val="44"/>
              </w:numPr>
              <w:rPr>
                <w:rFonts w:ascii="Times New Roman" w:hAnsi="Times New Roman"/>
              </w:rPr>
            </w:pPr>
            <w:r w:rsidRPr="008869F0">
              <w:rPr>
                <w:rFonts w:ascii="Times New Roman" w:hAnsi="Times New Roman"/>
              </w:rPr>
              <w:t>If no cached data exists for a source, system uses an empty data structure</w:t>
            </w:r>
          </w:p>
          <w:p w14:paraId="481C3BB2" w14:textId="3344DBD3" w:rsidR="008869F0" w:rsidRDefault="008869F0" w:rsidP="008869F0">
            <w:pPr>
              <w:numPr>
                <w:ilvl w:val="0"/>
                <w:numId w:val="44"/>
              </w:numPr>
              <w:rPr>
                <w:rFonts w:ascii="Times New Roman" w:hAnsi="Times New Roman"/>
              </w:rPr>
            </w:pPr>
            <w:r w:rsidRPr="008869F0">
              <w:rPr>
                <w:rFonts w:ascii="Times New Roman" w:hAnsi="Times New Roman"/>
              </w:rPr>
              <w:t>System calls UC-1</w:t>
            </w:r>
            <w:r w:rsidR="0091260E">
              <w:rPr>
                <w:rFonts w:ascii="Times New Roman" w:hAnsi="Times New Roman"/>
              </w:rPr>
              <w:t>4</w:t>
            </w:r>
            <w:r w:rsidRPr="008869F0">
              <w:rPr>
                <w:rFonts w:ascii="Times New Roman" w:hAnsi="Times New Roman"/>
              </w:rPr>
              <w:t xml:space="preserve"> to mark all affected data elements as operating in fallback mode</w:t>
            </w:r>
          </w:p>
          <w:p w14:paraId="24D0041B" w14:textId="28C5D229" w:rsidR="008869F0" w:rsidRPr="008869F0" w:rsidRDefault="008869F0" w:rsidP="008869F0">
            <w:pPr>
              <w:numPr>
                <w:ilvl w:val="0"/>
                <w:numId w:val="44"/>
              </w:numPr>
              <w:rPr>
                <w:rFonts w:ascii="Times New Roman" w:hAnsi="Times New Roman"/>
              </w:rPr>
            </w:pPr>
            <w:r w:rsidRPr="008869F0">
              <w:rPr>
                <w:rFonts w:ascii="Times New Roman" w:hAnsi="Times New Roman"/>
              </w:rPr>
              <w:t>Fallback data is fed into assessment and route generation alongside any fresh data.</w:t>
            </w:r>
          </w:p>
          <w:p w14:paraId="55C2D607" w14:textId="1BB90A62" w:rsidR="00C217B9" w:rsidRPr="00C217B9" w:rsidRDefault="00C217B9" w:rsidP="117A40C9">
            <w:pPr>
              <w:rPr>
                <w:rFonts w:ascii="Times New Roman" w:hAnsi="Times New Roman"/>
              </w:rPr>
            </w:pPr>
          </w:p>
        </w:tc>
      </w:tr>
      <w:tr w:rsidR="00A30DA3" w:rsidRPr="00C217B9" w14:paraId="0EEDEB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A7D1028"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1AE7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99122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78639B"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921DE2" w14:textId="77777777" w:rsidR="00C217B9" w:rsidRPr="00C217B9" w:rsidRDefault="00C217B9" w:rsidP="117A40C9">
            <w:pPr>
              <w:rPr>
                <w:rFonts w:ascii="Times New Roman" w:hAnsi="Times New Roman"/>
              </w:rPr>
            </w:pPr>
            <w:r w:rsidRPr="5DBC4B4C">
              <w:rPr>
                <w:rFonts w:ascii="Times New Roman" w:hAnsi="Times New Roman"/>
              </w:rPr>
              <w:t>If no cached data is available at all for a source, the system proceeds without it and flags the gap.</w:t>
            </w:r>
          </w:p>
        </w:tc>
      </w:tr>
      <w:tr w:rsidR="00A30DA3" w:rsidRPr="00C217B9" w14:paraId="07DE04F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FD7C461"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957609" w14:textId="3A4DDD0B" w:rsidR="00C217B9" w:rsidRPr="00C217B9" w:rsidRDefault="00C217B9" w:rsidP="117A40C9">
            <w:pPr>
              <w:rPr>
                <w:rFonts w:ascii="Times New Roman" w:hAnsi="Times New Roman"/>
              </w:rPr>
            </w:pPr>
            <w:r w:rsidRPr="117A40C9">
              <w:rPr>
                <w:rFonts w:ascii="Times New Roman" w:hAnsi="Times New Roman"/>
              </w:rPr>
              <w:t>UC-1</w:t>
            </w:r>
            <w:r w:rsidR="00FA14CB">
              <w:rPr>
                <w:rFonts w:ascii="Times New Roman" w:hAnsi="Times New Roman"/>
              </w:rPr>
              <w:t>4</w:t>
            </w:r>
            <w:r w:rsidRPr="117A40C9">
              <w:rPr>
                <w:rFonts w:ascii="Times New Roman" w:hAnsi="Times New Roman"/>
              </w:rPr>
              <w:t xml:space="preserve"> Mark Fallback Handling</w:t>
            </w:r>
          </w:p>
        </w:tc>
      </w:tr>
      <w:tr w:rsidR="00A30DA3" w:rsidRPr="00C217B9" w14:paraId="4EAAB06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7185CB"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26A59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066950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3D20BB"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1D4ED9"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3F4CED6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70F2BC"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1CD60F" w14:textId="772240FB" w:rsidR="00C217B9" w:rsidRPr="00C217B9" w:rsidRDefault="00B079FC" w:rsidP="117A40C9">
            <w:pPr>
              <w:rPr>
                <w:rFonts w:ascii="Times New Roman" w:hAnsi="Times New Roman"/>
              </w:rPr>
            </w:pPr>
            <w:r w:rsidRPr="00B079FC">
              <w:rPr>
                <w:rFonts w:ascii="Times New Roman" w:hAnsi="Times New Roman"/>
              </w:rPr>
              <w:t>Different segments within the same route may independently use real-time or fallback data. There is no prevention of partial mixing within a route</w:t>
            </w:r>
            <w:r>
              <w:rPr>
                <w:rFonts w:ascii="Times New Roman" w:hAnsi="Times New Roman"/>
              </w:rPr>
              <w:t>.</w:t>
            </w:r>
            <w:r w:rsidRPr="00B079FC">
              <w:rPr>
                <w:rFonts w:ascii="Times New Roman" w:hAnsi="Times New Roman"/>
              </w:rPr>
              <w:t xml:space="preserve"> </w:t>
            </w:r>
          </w:p>
        </w:tc>
      </w:tr>
    </w:tbl>
    <w:p w14:paraId="053BFD8F"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60DFA65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7AFD76"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5A7FA5" w14:textId="111342C4" w:rsidR="00C217B9" w:rsidRPr="00C217B9" w:rsidRDefault="00C217B9" w:rsidP="117A40C9">
            <w:pPr>
              <w:rPr>
                <w:rFonts w:ascii="Times New Roman" w:hAnsi="Times New Roman"/>
              </w:rPr>
            </w:pPr>
            <w:r w:rsidRPr="117A40C9">
              <w:rPr>
                <w:rFonts w:ascii="Times New Roman" w:hAnsi="Times New Roman"/>
              </w:rPr>
              <w:t>UC-1</w:t>
            </w:r>
            <w:r w:rsidR="00175A0E">
              <w:rPr>
                <w:rFonts w:ascii="Times New Roman" w:hAnsi="Times New Roman"/>
              </w:rPr>
              <w:t>4</w:t>
            </w:r>
          </w:p>
        </w:tc>
      </w:tr>
      <w:tr w:rsidR="00C31122" w:rsidRPr="00C217B9" w14:paraId="35E7714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FE64A6"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6821DB" w14:textId="77777777" w:rsidR="00C217B9" w:rsidRPr="00C217B9" w:rsidRDefault="00C217B9" w:rsidP="117A40C9">
            <w:pPr>
              <w:rPr>
                <w:rFonts w:ascii="Times New Roman" w:hAnsi="Times New Roman"/>
              </w:rPr>
            </w:pPr>
            <w:r w:rsidRPr="117A40C9">
              <w:rPr>
                <w:rFonts w:ascii="Times New Roman" w:hAnsi="Times New Roman"/>
              </w:rPr>
              <w:t>Mark Fallback Handling</w:t>
            </w:r>
          </w:p>
        </w:tc>
      </w:tr>
      <w:tr w:rsidR="00A826EE" w:rsidRPr="00C217B9" w14:paraId="130D8F4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F081EA"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B4B1D1"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168786"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5A0F66"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1E82E65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3F4F3F"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9CFE84C"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0F7F3A"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90C930" w14:textId="0A6D5370" w:rsidR="00C217B9" w:rsidRPr="00C217B9" w:rsidRDefault="00C217B9" w:rsidP="117A40C9">
            <w:pPr>
              <w:rPr>
                <w:rFonts w:ascii="Times New Roman" w:hAnsi="Times New Roman"/>
              </w:rPr>
            </w:pPr>
            <w:r w:rsidRPr="117A40C9">
              <w:rPr>
                <w:rFonts w:ascii="Times New Roman" w:hAnsi="Times New Roman"/>
              </w:rPr>
              <w:t>1</w:t>
            </w:r>
            <w:r w:rsidR="00175A0E">
              <w:rPr>
                <w:rFonts w:ascii="Times New Roman" w:hAnsi="Times New Roman"/>
              </w:rPr>
              <w:t>3</w:t>
            </w:r>
            <w:r w:rsidRPr="117A40C9">
              <w:rPr>
                <w:rFonts w:ascii="Times New Roman" w:hAnsi="Times New Roman"/>
              </w:rPr>
              <w:t>/</w:t>
            </w:r>
            <w:r w:rsidR="00175A0E">
              <w:rPr>
                <w:rFonts w:ascii="Times New Roman" w:hAnsi="Times New Roman"/>
              </w:rPr>
              <w:t>4</w:t>
            </w:r>
            <w:r w:rsidRPr="117A40C9">
              <w:rPr>
                <w:rFonts w:ascii="Times New Roman" w:hAnsi="Times New Roman"/>
              </w:rPr>
              <w:t>/2026</w:t>
            </w:r>
          </w:p>
        </w:tc>
      </w:tr>
    </w:tbl>
    <w:p w14:paraId="1ECA8DE4"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96A0B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B21CD9"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099370"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1CEC274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35CF22"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57F8AE" w14:textId="77777777" w:rsidR="00C217B9" w:rsidRPr="00C217B9" w:rsidRDefault="00C217B9" w:rsidP="117A40C9">
            <w:pPr>
              <w:rPr>
                <w:rFonts w:ascii="Times New Roman" w:hAnsi="Times New Roman"/>
              </w:rPr>
            </w:pPr>
            <w:r w:rsidRPr="5DBC4B4C">
              <w:rPr>
                <w:rFonts w:ascii="Times New Roman" w:hAnsi="Times New Roman"/>
              </w:rPr>
              <w:t>Tags data elements and route recommendations that were computed using fallback data, so downstream processes and the user can see which results may be less accurate.</w:t>
            </w:r>
          </w:p>
        </w:tc>
      </w:tr>
      <w:tr w:rsidR="00A30DA3" w:rsidRPr="00C217B9" w14:paraId="73ADA98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AC3A4B"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45251E" w14:textId="77777777" w:rsidR="00C217B9" w:rsidRPr="00C217B9" w:rsidRDefault="00C217B9" w:rsidP="117A40C9">
            <w:pPr>
              <w:rPr>
                <w:rFonts w:ascii="Times New Roman" w:hAnsi="Times New Roman"/>
              </w:rPr>
            </w:pPr>
            <w:r w:rsidRPr="117A40C9">
              <w:rPr>
                <w:rFonts w:ascii="Times New Roman" w:hAnsi="Times New Roman"/>
              </w:rPr>
              <w:t>Fallback data has been applied (UC-18)</w:t>
            </w:r>
          </w:p>
        </w:tc>
      </w:tr>
      <w:tr w:rsidR="00A30DA3" w:rsidRPr="00C217B9" w14:paraId="76C61D1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84D20F1"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F59E48" w14:textId="77777777" w:rsidR="00C217B9" w:rsidRPr="00C217B9" w:rsidRDefault="00C217B9" w:rsidP="117A40C9">
            <w:pPr>
              <w:rPr>
                <w:rFonts w:ascii="Times New Roman" w:hAnsi="Times New Roman"/>
              </w:rPr>
            </w:pPr>
            <w:r w:rsidRPr="117A40C9">
              <w:rPr>
                <w:rFonts w:ascii="Times New Roman" w:hAnsi="Times New Roman"/>
              </w:rPr>
              <w:t>All affected data elements and route outputs carry a fallback indicator</w:t>
            </w:r>
          </w:p>
        </w:tc>
      </w:tr>
      <w:tr w:rsidR="00A30DA3" w:rsidRPr="00C217B9" w14:paraId="369B3CF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574C7B"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1DE307" w14:textId="77777777" w:rsidR="00C217B9" w:rsidRPr="00C217B9" w:rsidRDefault="00C217B9" w:rsidP="117A40C9">
            <w:pPr>
              <w:rPr>
                <w:rFonts w:ascii="Times New Roman" w:hAnsi="Times New Roman"/>
              </w:rPr>
            </w:pPr>
            <w:r w:rsidRPr="117A40C9">
              <w:rPr>
                <w:rFonts w:ascii="Times New Roman" w:hAnsi="Times New Roman"/>
              </w:rPr>
              <w:t>Medium</w:t>
            </w:r>
          </w:p>
        </w:tc>
      </w:tr>
      <w:tr w:rsidR="00A30DA3" w:rsidRPr="00C217B9" w14:paraId="43DCF6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7DA245"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C71E29" w14:textId="77777777" w:rsidR="00C217B9" w:rsidRPr="00C217B9" w:rsidRDefault="00C217B9" w:rsidP="117A40C9">
            <w:pPr>
              <w:rPr>
                <w:rFonts w:ascii="Times New Roman" w:hAnsi="Times New Roman"/>
              </w:rPr>
            </w:pPr>
            <w:r w:rsidRPr="117A40C9">
              <w:rPr>
                <w:rFonts w:ascii="Times New Roman" w:hAnsi="Times New Roman"/>
              </w:rPr>
              <w:t>Low to Medium</w:t>
            </w:r>
          </w:p>
        </w:tc>
      </w:tr>
      <w:tr w:rsidR="00A30DA3" w:rsidRPr="00C217B9" w14:paraId="17C486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F1B302"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93EF47" w14:textId="0313B2D4" w:rsidR="000338C9" w:rsidRDefault="000338C9" w:rsidP="000338C9">
            <w:pPr>
              <w:numPr>
                <w:ilvl w:val="0"/>
                <w:numId w:val="45"/>
              </w:numPr>
              <w:rPr>
                <w:rFonts w:ascii="Times New Roman" w:hAnsi="Times New Roman"/>
              </w:rPr>
            </w:pPr>
            <w:r w:rsidRPr="000338C9">
              <w:rPr>
                <w:rFonts w:ascii="Times New Roman" w:hAnsi="Times New Roman"/>
              </w:rPr>
              <w:t xml:space="preserve">System </w:t>
            </w:r>
            <w:r>
              <w:rPr>
                <w:rFonts w:ascii="Times New Roman" w:hAnsi="Times New Roman"/>
              </w:rPr>
              <w:t xml:space="preserve">flags the fallback </w:t>
            </w:r>
            <w:r w:rsidRPr="000338C9">
              <w:rPr>
                <w:rFonts w:ascii="Times New Roman" w:hAnsi="Times New Roman"/>
              </w:rPr>
              <w:t xml:space="preserve">on each affected </w:t>
            </w:r>
            <w:r>
              <w:rPr>
                <w:rFonts w:ascii="Times New Roman" w:hAnsi="Times New Roman"/>
              </w:rPr>
              <w:t>risk indicator</w:t>
            </w:r>
            <w:r w:rsidRPr="000338C9">
              <w:rPr>
                <w:rFonts w:ascii="Times New Roman" w:hAnsi="Times New Roman"/>
              </w:rPr>
              <w:t>.</w:t>
            </w:r>
          </w:p>
          <w:p w14:paraId="37B87CFB" w14:textId="00D7BED7" w:rsidR="000338C9" w:rsidRDefault="000338C9" w:rsidP="000338C9">
            <w:pPr>
              <w:numPr>
                <w:ilvl w:val="0"/>
                <w:numId w:val="45"/>
              </w:numPr>
              <w:rPr>
                <w:rFonts w:ascii="Times New Roman" w:hAnsi="Times New Roman"/>
              </w:rPr>
            </w:pPr>
            <w:r w:rsidRPr="000338C9">
              <w:rPr>
                <w:rFonts w:ascii="Times New Roman" w:hAnsi="Times New Roman"/>
              </w:rPr>
              <w:t>At the route level, if any segment uses fallback data, the</w:t>
            </w:r>
            <w:r>
              <w:rPr>
                <w:rFonts w:ascii="Times New Roman" w:hAnsi="Times New Roman"/>
              </w:rPr>
              <w:t xml:space="preserve"> fallback</w:t>
            </w:r>
            <w:r w:rsidRPr="000338C9">
              <w:rPr>
                <w:rFonts w:ascii="Times New Roman" w:hAnsi="Times New Roman"/>
              </w:rPr>
              <w:t xml:space="preserve"> flag is set to true</w:t>
            </w:r>
          </w:p>
          <w:p w14:paraId="50C188E7" w14:textId="4E6F5E2F" w:rsidR="000338C9" w:rsidRDefault="000338C9" w:rsidP="000338C9">
            <w:pPr>
              <w:numPr>
                <w:ilvl w:val="0"/>
                <w:numId w:val="45"/>
              </w:numPr>
              <w:rPr>
                <w:rFonts w:ascii="Times New Roman" w:hAnsi="Times New Roman"/>
              </w:rPr>
            </w:pPr>
            <w:r w:rsidRPr="000338C9">
              <w:rPr>
                <w:rFonts w:ascii="Times New Roman" w:hAnsi="Times New Roman"/>
              </w:rPr>
              <w:t>When route explanations are generated (UC-</w:t>
            </w:r>
            <w:r w:rsidR="006176CA">
              <w:rPr>
                <w:rFonts w:ascii="Times New Roman" w:hAnsi="Times New Roman"/>
              </w:rPr>
              <w:t>19</w:t>
            </w:r>
            <w:r w:rsidRPr="000338C9">
              <w:rPr>
                <w:rFonts w:ascii="Times New Roman" w:hAnsi="Times New Roman"/>
              </w:rPr>
              <w:t>), fallback-affected routes include the notation "(some data is estimated)"</w:t>
            </w:r>
          </w:p>
          <w:p w14:paraId="696D161C" w14:textId="2362E945" w:rsidR="000338C9" w:rsidRPr="006176CA" w:rsidRDefault="000338C9" w:rsidP="000338C9">
            <w:pPr>
              <w:numPr>
                <w:ilvl w:val="0"/>
                <w:numId w:val="45"/>
              </w:numPr>
              <w:rPr>
                <w:rFonts w:ascii="Times New Roman" w:hAnsi="Times New Roman"/>
              </w:rPr>
            </w:pPr>
            <w:r w:rsidRPr="000338C9">
              <w:rPr>
                <w:rFonts w:ascii="Times New Roman" w:hAnsi="Times New Roman"/>
              </w:rPr>
              <w:t>The Settings screen displays each data source status as "Live" (green badge) or "Fallback" (amber badge).</w:t>
            </w:r>
          </w:p>
          <w:p w14:paraId="031D57F8" w14:textId="30D6FBF6" w:rsidR="00C217B9" w:rsidRPr="00C217B9" w:rsidRDefault="00C217B9" w:rsidP="117A40C9">
            <w:pPr>
              <w:rPr>
                <w:rFonts w:ascii="Times New Roman" w:hAnsi="Times New Roman"/>
              </w:rPr>
            </w:pPr>
          </w:p>
        </w:tc>
      </w:tr>
      <w:tr w:rsidR="00A30DA3" w:rsidRPr="00C217B9" w14:paraId="6FBCB4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6BD287"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8787210"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6E0F1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6BCA54"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3DDA00"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DD7EFE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9F162D"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8227B10"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D8DB0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1C2C23"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D6412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B8D69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B7630D"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5FCEC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B72F8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187488"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3B8BE6"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74B63F1E"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661E11E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A05272"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878C4C" w14:textId="3C282EB1" w:rsidR="00C217B9" w:rsidRPr="00C217B9" w:rsidRDefault="00C217B9" w:rsidP="117A40C9">
            <w:pPr>
              <w:rPr>
                <w:rFonts w:ascii="Times New Roman" w:hAnsi="Times New Roman"/>
              </w:rPr>
            </w:pPr>
            <w:r w:rsidRPr="117A40C9">
              <w:rPr>
                <w:rFonts w:ascii="Times New Roman" w:hAnsi="Times New Roman"/>
              </w:rPr>
              <w:t>UC-</w:t>
            </w:r>
            <w:r w:rsidR="00CD11D5">
              <w:rPr>
                <w:rFonts w:ascii="Times New Roman" w:hAnsi="Times New Roman"/>
              </w:rPr>
              <w:t>15</w:t>
            </w:r>
          </w:p>
        </w:tc>
      </w:tr>
      <w:tr w:rsidR="00C31122" w:rsidRPr="00C217B9" w14:paraId="6952EE5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A0CF83"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45A835" w14:textId="77777777" w:rsidR="00C217B9" w:rsidRPr="00C217B9" w:rsidRDefault="00C217B9" w:rsidP="117A40C9">
            <w:pPr>
              <w:rPr>
                <w:rFonts w:ascii="Times New Roman" w:hAnsi="Times New Roman"/>
              </w:rPr>
            </w:pPr>
            <w:r w:rsidRPr="117A40C9">
              <w:rPr>
                <w:rFonts w:ascii="Times New Roman" w:hAnsi="Times New Roman"/>
              </w:rPr>
              <w:t>Generate Scores</w:t>
            </w:r>
          </w:p>
        </w:tc>
      </w:tr>
      <w:tr w:rsidR="00A826EE" w:rsidRPr="00C217B9" w14:paraId="3C69DB6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8F6264"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BE72C9"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5468EC4"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DFD7E3"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082EC28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130A9C"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8AD6BE"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5D0938"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378D25" w14:textId="349CD322" w:rsidR="00C217B9" w:rsidRPr="00C217B9" w:rsidRDefault="00C217B9" w:rsidP="117A40C9">
            <w:pPr>
              <w:rPr>
                <w:rFonts w:ascii="Times New Roman" w:hAnsi="Times New Roman"/>
              </w:rPr>
            </w:pPr>
            <w:r w:rsidRPr="117A40C9">
              <w:rPr>
                <w:rFonts w:ascii="Times New Roman" w:hAnsi="Times New Roman"/>
              </w:rPr>
              <w:t>1</w:t>
            </w:r>
            <w:r w:rsidR="00CD11D5">
              <w:rPr>
                <w:rFonts w:ascii="Times New Roman" w:hAnsi="Times New Roman"/>
              </w:rPr>
              <w:t>3/4/2026</w:t>
            </w:r>
          </w:p>
        </w:tc>
      </w:tr>
    </w:tbl>
    <w:p w14:paraId="04EA433D"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4529AE1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222E7D"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5E3524"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6C84BA2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07DC73"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A127E8" w14:textId="2A67A770" w:rsidR="00C217B9" w:rsidRPr="00C217B9" w:rsidRDefault="003E6B9D" w:rsidP="117A40C9">
            <w:pPr>
              <w:rPr>
                <w:rFonts w:ascii="Times New Roman" w:hAnsi="Times New Roman"/>
              </w:rPr>
            </w:pPr>
            <w:r w:rsidRPr="003E6B9D">
              <w:rPr>
                <w:rFonts w:ascii="Times New Roman" w:hAnsi="Times New Roman"/>
              </w:rPr>
              <w:t>Computes composite scores for each candidate route by combining normalised route attributes with the user's preference weights across four dimensions: Time, Cost, Risk, and Comfort. Lower score = better route.</w:t>
            </w:r>
          </w:p>
        </w:tc>
      </w:tr>
      <w:tr w:rsidR="00A30DA3" w:rsidRPr="00C217B9" w14:paraId="56D9786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E595CD"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B09F3C" w14:textId="3679165A" w:rsidR="00C217B9" w:rsidRPr="00C217B9" w:rsidRDefault="00C217B9" w:rsidP="117A40C9">
            <w:pPr>
              <w:rPr>
                <w:rFonts w:ascii="Times New Roman" w:hAnsi="Times New Roman"/>
              </w:rPr>
            </w:pPr>
            <w:r w:rsidRPr="117A40C9">
              <w:rPr>
                <w:rFonts w:ascii="Times New Roman" w:hAnsi="Times New Roman"/>
              </w:rPr>
              <w:t>Routes have been generated (UC-</w:t>
            </w:r>
            <w:r w:rsidR="000F0A43">
              <w:rPr>
                <w:rFonts w:ascii="Times New Roman" w:hAnsi="Times New Roman"/>
              </w:rPr>
              <w:t>18</w:t>
            </w:r>
            <w:r w:rsidRPr="117A40C9">
              <w:rPr>
                <w:rFonts w:ascii="Times New Roman" w:hAnsi="Times New Roman"/>
              </w:rPr>
              <w:t>) with assigned attributes, and risk indicators are available from UC-</w:t>
            </w:r>
            <w:r w:rsidR="000F0A43">
              <w:rPr>
                <w:rFonts w:ascii="Times New Roman" w:hAnsi="Times New Roman"/>
              </w:rPr>
              <w:t>16</w:t>
            </w:r>
            <w:r w:rsidRPr="117A40C9">
              <w:rPr>
                <w:rFonts w:ascii="Times New Roman" w:hAnsi="Times New Roman"/>
              </w:rPr>
              <w:t xml:space="preserve"> and UC-</w:t>
            </w:r>
            <w:r w:rsidR="000F0A43">
              <w:rPr>
                <w:rFonts w:ascii="Times New Roman" w:hAnsi="Times New Roman"/>
              </w:rPr>
              <w:t>17</w:t>
            </w:r>
          </w:p>
        </w:tc>
      </w:tr>
      <w:tr w:rsidR="00A30DA3" w:rsidRPr="00C217B9" w14:paraId="3E5A6C1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EC8BFC"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C345D2" w14:textId="77777777" w:rsidR="00C217B9" w:rsidRPr="00C217B9" w:rsidRDefault="00C217B9" w:rsidP="117A40C9">
            <w:pPr>
              <w:rPr>
                <w:rFonts w:ascii="Times New Roman" w:hAnsi="Times New Roman"/>
              </w:rPr>
            </w:pPr>
            <w:r w:rsidRPr="117A40C9">
              <w:rPr>
                <w:rFonts w:ascii="Times New Roman" w:hAnsi="Times New Roman"/>
              </w:rPr>
              <w:t>Each candidate route has a composite score ready for ranking</w:t>
            </w:r>
          </w:p>
        </w:tc>
      </w:tr>
      <w:tr w:rsidR="00A30DA3" w:rsidRPr="00C217B9" w14:paraId="775B8B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F2AB24"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19C61AA"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311378E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0677EC"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335368"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8A948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10F6C6"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36F8CF" w14:textId="77777777" w:rsidR="004A180E" w:rsidRDefault="004A180E" w:rsidP="004A180E">
            <w:pPr>
              <w:numPr>
                <w:ilvl w:val="0"/>
                <w:numId w:val="46"/>
              </w:numPr>
              <w:rPr>
                <w:rFonts w:ascii="Times New Roman" w:hAnsi="Times New Roman"/>
              </w:rPr>
            </w:pPr>
            <w:r w:rsidRPr="004A180E">
              <w:rPr>
                <w:rFonts w:ascii="Times New Roman" w:hAnsi="Times New Roman"/>
              </w:rPr>
              <w:t xml:space="preserve">System computes a combined Risk score for each route: </w:t>
            </w:r>
            <w:proofErr w:type="spellStart"/>
            <w:r w:rsidRPr="004A180E">
              <w:rPr>
                <w:rFonts w:ascii="Times New Roman" w:hAnsi="Times New Roman"/>
                <w:i/>
                <w:iCs/>
              </w:rPr>
              <w:t>risk_num</w:t>
            </w:r>
            <w:proofErr w:type="spellEnd"/>
            <w:r w:rsidRPr="004A180E">
              <w:rPr>
                <w:rFonts w:ascii="Times New Roman" w:hAnsi="Times New Roman"/>
                <w:i/>
                <w:iCs/>
              </w:rPr>
              <w:t xml:space="preserve"> = </w:t>
            </w:r>
            <w:proofErr w:type="gramStart"/>
            <w:r w:rsidRPr="004A180E">
              <w:rPr>
                <w:rFonts w:ascii="Times New Roman" w:hAnsi="Times New Roman"/>
                <w:i/>
                <w:iCs/>
              </w:rPr>
              <w:t>max(</w:t>
            </w:r>
            <w:proofErr w:type="spellStart"/>
            <w:proofErr w:type="gramEnd"/>
            <w:r w:rsidRPr="004A180E">
              <w:rPr>
                <w:rFonts w:ascii="Times New Roman" w:hAnsi="Times New Roman"/>
                <w:i/>
                <w:iCs/>
              </w:rPr>
              <w:t>crowding_numeric</w:t>
            </w:r>
            <w:proofErr w:type="spellEnd"/>
            <w:r w:rsidRPr="004A180E">
              <w:rPr>
                <w:rFonts w:ascii="Times New Roman" w:hAnsi="Times New Roman"/>
                <w:i/>
                <w:iCs/>
              </w:rPr>
              <w:t xml:space="preserve">, </w:t>
            </w:r>
            <w:proofErr w:type="spellStart"/>
            <w:r w:rsidRPr="004A180E">
              <w:rPr>
                <w:rFonts w:ascii="Times New Roman" w:hAnsi="Times New Roman"/>
                <w:i/>
                <w:iCs/>
              </w:rPr>
              <w:t>delay_numeric</w:t>
            </w:r>
            <w:proofErr w:type="spellEnd"/>
            <w:r w:rsidRPr="004A180E">
              <w:rPr>
                <w:rFonts w:ascii="Times New Roman" w:hAnsi="Times New Roman"/>
                <w:i/>
                <w:iCs/>
              </w:rPr>
              <w:t>),</w:t>
            </w:r>
            <w:r w:rsidRPr="004A180E">
              <w:rPr>
                <w:rFonts w:ascii="Times New Roman" w:hAnsi="Times New Roman"/>
              </w:rPr>
              <w:t xml:space="preserve"> producing a value on the 1-3 scale</w:t>
            </w:r>
          </w:p>
          <w:p w14:paraId="21A28219" w14:textId="77777777" w:rsidR="004A180E" w:rsidRDefault="004A180E" w:rsidP="004A180E">
            <w:pPr>
              <w:numPr>
                <w:ilvl w:val="0"/>
                <w:numId w:val="46"/>
              </w:numPr>
              <w:rPr>
                <w:rFonts w:ascii="Times New Roman" w:hAnsi="Times New Roman"/>
              </w:rPr>
            </w:pPr>
            <w:r w:rsidRPr="004A180E">
              <w:rPr>
                <w:rFonts w:ascii="Times New Roman" w:hAnsi="Times New Roman"/>
              </w:rPr>
              <w:t xml:space="preserve">System computes a Comfort score for each route: </w:t>
            </w:r>
            <w:r w:rsidRPr="004A180E">
              <w:rPr>
                <w:rFonts w:ascii="Times New Roman" w:hAnsi="Times New Roman"/>
                <w:i/>
                <w:iCs/>
              </w:rPr>
              <w:t xml:space="preserve">comfort = 0.6 * </w:t>
            </w:r>
            <w:proofErr w:type="spellStart"/>
            <w:r w:rsidRPr="004A180E">
              <w:rPr>
                <w:rFonts w:ascii="Times New Roman" w:hAnsi="Times New Roman"/>
                <w:i/>
                <w:iCs/>
              </w:rPr>
              <w:t>walk_score</w:t>
            </w:r>
            <w:proofErr w:type="spellEnd"/>
            <w:r w:rsidRPr="004A180E">
              <w:rPr>
                <w:rFonts w:ascii="Times New Roman" w:hAnsi="Times New Roman"/>
                <w:i/>
                <w:iCs/>
              </w:rPr>
              <w:t xml:space="preserve"> + 0.4 * </w:t>
            </w:r>
            <w:proofErr w:type="spellStart"/>
            <w:r w:rsidRPr="004A180E">
              <w:rPr>
                <w:rFonts w:ascii="Times New Roman" w:hAnsi="Times New Roman"/>
                <w:i/>
                <w:iCs/>
              </w:rPr>
              <w:t>transfer_score</w:t>
            </w:r>
            <w:proofErr w:type="spellEnd"/>
            <w:r w:rsidRPr="004A180E">
              <w:rPr>
                <w:rFonts w:ascii="Times New Roman" w:hAnsi="Times New Roman"/>
              </w:rPr>
              <w:t xml:space="preserve">, where </w:t>
            </w:r>
            <w:proofErr w:type="spellStart"/>
            <w:r w:rsidRPr="004A180E">
              <w:rPr>
                <w:rFonts w:ascii="Times New Roman" w:hAnsi="Times New Roman"/>
              </w:rPr>
              <w:t>walk_score</w:t>
            </w:r>
            <w:proofErr w:type="spellEnd"/>
            <w:r w:rsidRPr="004A180E">
              <w:rPr>
                <w:rFonts w:ascii="Times New Roman" w:hAnsi="Times New Roman"/>
              </w:rPr>
              <w:t xml:space="preserve"> is capped at 30 minutes (normalised to 0-10 range) and </w:t>
            </w:r>
            <w:proofErr w:type="spellStart"/>
            <w:r w:rsidRPr="004A180E">
              <w:rPr>
                <w:rFonts w:ascii="Times New Roman" w:hAnsi="Times New Roman"/>
              </w:rPr>
              <w:t>transfer_score</w:t>
            </w:r>
            <w:proofErr w:type="spellEnd"/>
            <w:r w:rsidRPr="004A180E">
              <w:rPr>
                <w:rFonts w:ascii="Times New Roman" w:hAnsi="Times New Roman"/>
              </w:rPr>
              <w:t xml:space="preserve"> is capped at 5 transfers (normalised to 0-10 range)</w:t>
            </w:r>
          </w:p>
          <w:p w14:paraId="76C5837E" w14:textId="77777777" w:rsidR="00726327" w:rsidRDefault="004A180E" w:rsidP="004A180E">
            <w:pPr>
              <w:numPr>
                <w:ilvl w:val="0"/>
                <w:numId w:val="46"/>
              </w:numPr>
              <w:rPr>
                <w:rFonts w:ascii="Times New Roman" w:hAnsi="Times New Roman"/>
              </w:rPr>
            </w:pPr>
            <w:r w:rsidRPr="004A180E">
              <w:rPr>
                <w:rFonts w:ascii="Times New Roman" w:hAnsi="Times New Roman"/>
              </w:rPr>
              <w:t>System applies min-max normalisation across all candidate routes for each of the four dimensions (time, cost, risk, comfort). If all routes share the same value for an attribute, the normalised value is set to 0.0 for all</w:t>
            </w:r>
          </w:p>
          <w:p w14:paraId="2005844B" w14:textId="77777777" w:rsidR="00726327" w:rsidRDefault="004A180E" w:rsidP="004A180E">
            <w:pPr>
              <w:numPr>
                <w:ilvl w:val="0"/>
                <w:numId w:val="46"/>
              </w:numPr>
              <w:rPr>
                <w:rFonts w:ascii="Times New Roman" w:hAnsi="Times New Roman"/>
              </w:rPr>
            </w:pPr>
            <w:r w:rsidRPr="004A180E">
              <w:rPr>
                <w:rFonts w:ascii="Times New Roman" w:hAnsi="Times New Roman"/>
              </w:rPr>
              <w:t xml:space="preserve">System retrieves the user's preference weights and normalises </w:t>
            </w:r>
            <w:proofErr w:type="gramStart"/>
            <w:r w:rsidRPr="004A180E">
              <w:rPr>
                <w:rFonts w:ascii="Times New Roman" w:hAnsi="Times New Roman"/>
              </w:rPr>
              <w:t>them</w:t>
            </w:r>
            <w:proofErr w:type="gramEnd"/>
            <w:r w:rsidRPr="004A180E">
              <w:rPr>
                <w:rFonts w:ascii="Times New Roman" w:hAnsi="Times New Roman"/>
              </w:rPr>
              <w:t xml:space="preserve"> so they sum to 1.0</w:t>
            </w:r>
          </w:p>
          <w:p w14:paraId="103CF27C" w14:textId="77777777" w:rsidR="00726327" w:rsidRDefault="004A180E" w:rsidP="004A180E">
            <w:pPr>
              <w:numPr>
                <w:ilvl w:val="0"/>
                <w:numId w:val="46"/>
              </w:numPr>
              <w:rPr>
                <w:rFonts w:ascii="Times New Roman" w:hAnsi="Times New Roman"/>
              </w:rPr>
            </w:pPr>
            <w:r w:rsidRPr="004A180E">
              <w:rPr>
                <w:rFonts w:ascii="Times New Roman" w:hAnsi="Times New Roman"/>
              </w:rPr>
              <w:t xml:space="preserve">System computes the composite score: Score = </w:t>
            </w:r>
            <w:proofErr w:type="spellStart"/>
            <w:r w:rsidRPr="004A180E">
              <w:rPr>
                <w:rFonts w:ascii="Times New Roman" w:hAnsi="Times New Roman"/>
              </w:rPr>
              <w:t>w_T</w:t>
            </w:r>
            <w:proofErr w:type="spellEnd"/>
            <w:r w:rsidRPr="004A180E">
              <w:rPr>
                <w:rFonts w:ascii="Times New Roman" w:hAnsi="Times New Roman"/>
              </w:rPr>
              <w:t xml:space="preserve"> * T' + </w:t>
            </w:r>
            <w:proofErr w:type="spellStart"/>
            <w:r w:rsidRPr="004A180E">
              <w:rPr>
                <w:rFonts w:ascii="Times New Roman" w:hAnsi="Times New Roman"/>
              </w:rPr>
              <w:t>w_B</w:t>
            </w:r>
            <w:proofErr w:type="spellEnd"/>
            <w:r w:rsidRPr="004A180E">
              <w:rPr>
                <w:rFonts w:ascii="Times New Roman" w:hAnsi="Times New Roman"/>
              </w:rPr>
              <w:t xml:space="preserve"> * B' + </w:t>
            </w:r>
            <w:proofErr w:type="spellStart"/>
            <w:r w:rsidRPr="004A180E">
              <w:rPr>
                <w:rFonts w:ascii="Times New Roman" w:hAnsi="Times New Roman"/>
              </w:rPr>
              <w:t>w_R</w:t>
            </w:r>
            <w:proofErr w:type="spellEnd"/>
            <w:r w:rsidRPr="004A180E">
              <w:rPr>
                <w:rFonts w:ascii="Times New Roman" w:hAnsi="Times New Roman"/>
              </w:rPr>
              <w:t xml:space="preserve"> * R' + </w:t>
            </w:r>
            <w:proofErr w:type="spellStart"/>
            <w:r w:rsidRPr="004A180E">
              <w:rPr>
                <w:rFonts w:ascii="Times New Roman" w:hAnsi="Times New Roman"/>
              </w:rPr>
              <w:t>w_F</w:t>
            </w:r>
            <w:proofErr w:type="spellEnd"/>
            <w:r w:rsidRPr="004A180E">
              <w:rPr>
                <w:rFonts w:ascii="Times New Roman" w:hAnsi="Times New Roman"/>
              </w:rPr>
              <w:t xml:space="preserve"> * F'</w:t>
            </w:r>
          </w:p>
          <w:p w14:paraId="392004E9" w14:textId="6963F150" w:rsidR="004A180E" w:rsidRPr="004A180E" w:rsidRDefault="004A180E" w:rsidP="004A180E">
            <w:pPr>
              <w:numPr>
                <w:ilvl w:val="0"/>
                <w:numId w:val="46"/>
              </w:numPr>
              <w:rPr>
                <w:rFonts w:ascii="Times New Roman" w:hAnsi="Times New Roman"/>
              </w:rPr>
            </w:pPr>
            <w:r w:rsidRPr="004A180E">
              <w:rPr>
                <w:rFonts w:ascii="Times New Roman" w:hAnsi="Times New Roman"/>
              </w:rPr>
              <w:t>Scores are attached to each route and passed to UC-2</w:t>
            </w:r>
            <w:r w:rsidR="00726327">
              <w:rPr>
                <w:rFonts w:ascii="Times New Roman" w:hAnsi="Times New Roman"/>
              </w:rPr>
              <w:t>0</w:t>
            </w:r>
            <w:r w:rsidRPr="004A180E">
              <w:rPr>
                <w:rFonts w:ascii="Times New Roman" w:hAnsi="Times New Roman"/>
              </w:rPr>
              <w:t xml:space="preserve"> for ranking.</w:t>
            </w:r>
          </w:p>
          <w:p w14:paraId="4B376EFA" w14:textId="718C943E" w:rsidR="00C217B9" w:rsidRPr="00C217B9" w:rsidRDefault="00C217B9" w:rsidP="117A40C9">
            <w:pPr>
              <w:rPr>
                <w:rFonts w:ascii="Times New Roman" w:hAnsi="Times New Roman"/>
              </w:rPr>
            </w:pPr>
          </w:p>
        </w:tc>
      </w:tr>
      <w:tr w:rsidR="00A30DA3" w:rsidRPr="00C217B9" w14:paraId="66536A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590F73"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26181" w14:textId="77777777" w:rsidR="00C217B9" w:rsidRPr="00C217B9" w:rsidRDefault="00C217B9" w:rsidP="117A40C9">
            <w:pPr>
              <w:rPr>
                <w:rFonts w:ascii="Times New Roman" w:hAnsi="Times New Roman"/>
              </w:rPr>
            </w:pPr>
            <w:r w:rsidRPr="117A40C9">
              <w:rPr>
                <w:rFonts w:ascii="Times New Roman" w:hAnsi="Times New Roman"/>
              </w:rPr>
              <w:t xml:space="preserve">If all routes share the same value for an attribute, the </w:t>
            </w:r>
            <w:proofErr w:type="spellStart"/>
            <w:r w:rsidRPr="117A40C9">
              <w:rPr>
                <w:rFonts w:ascii="Times New Roman" w:hAnsi="Times New Roman"/>
              </w:rPr>
              <w:t>normalised</w:t>
            </w:r>
            <w:proofErr w:type="spellEnd"/>
            <w:r w:rsidRPr="117A40C9">
              <w:rPr>
                <w:rFonts w:ascii="Times New Roman" w:hAnsi="Times New Roman"/>
              </w:rPr>
              <w:t xml:space="preserve"> value is set to 0.0 for all.</w:t>
            </w:r>
          </w:p>
        </w:tc>
      </w:tr>
      <w:tr w:rsidR="00A30DA3" w:rsidRPr="00C217B9" w14:paraId="6DEB8C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2C9778"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BB990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4E8671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73F925"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29A694" w14:textId="0BA8ED5C" w:rsidR="00C217B9" w:rsidRPr="00C217B9" w:rsidRDefault="00C217B9" w:rsidP="117A40C9">
            <w:pPr>
              <w:rPr>
                <w:rFonts w:ascii="Times New Roman" w:hAnsi="Times New Roman"/>
              </w:rPr>
            </w:pPr>
            <w:r w:rsidRPr="117A40C9">
              <w:rPr>
                <w:rFonts w:ascii="Times New Roman" w:hAnsi="Times New Roman"/>
              </w:rPr>
              <w:t>UC-</w:t>
            </w:r>
            <w:r w:rsidR="00726327">
              <w:rPr>
                <w:rFonts w:ascii="Times New Roman" w:hAnsi="Times New Roman"/>
              </w:rPr>
              <w:t>16</w:t>
            </w:r>
            <w:r w:rsidRPr="117A40C9">
              <w:rPr>
                <w:rFonts w:ascii="Times New Roman" w:hAnsi="Times New Roman"/>
              </w:rPr>
              <w:t xml:space="preserve"> Assess Crowding Risk, UC-</w:t>
            </w:r>
            <w:r w:rsidR="00726327">
              <w:rPr>
                <w:rFonts w:ascii="Times New Roman" w:hAnsi="Times New Roman"/>
              </w:rPr>
              <w:t>17</w:t>
            </w:r>
            <w:r w:rsidRPr="117A40C9">
              <w:rPr>
                <w:rFonts w:ascii="Times New Roman" w:hAnsi="Times New Roman"/>
              </w:rPr>
              <w:t xml:space="preserve"> Assess Delay Risk</w:t>
            </w:r>
          </w:p>
        </w:tc>
      </w:tr>
      <w:tr w:rsidR="00A30DA3" w:rsidRPr="00C217B9" w14:paraId="7B29B20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C6BA63"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E93F2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D0537B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9FD372"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7F7DA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37E2FB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C36D6C6"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DA305D"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3AFA11DE"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CA1AD9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68C51EF"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3000F5" w14:textId="2C4A32C4" w:rsidR="00C217B9" w:rsidRPr="00C217B9" w:rsidRDefault="00C217B9" w:rsidP="117A40C9">
            <w:pPr>
              <w:rPr>
                <w:rFonts w:ascii="Times New Roman" w:hAnsi="Times New Roman"/>
              </w:rPr>
            </w:pPr>
            <w:r w:rsidRPr="117A40C9">
              <w:rPr>
                <w:rFonts w:ascii="Times New Roman" w:hAnsi="Times New Roman"/>
              </w:rPr>
              <w:t>UC-</w:t>
            </w:r>
            <w:r w:rsidR="0013045C">
              <w:rPr>
                <w:rFonts w:ascii="Times New Roman" w:hAnsi="Times New Roman"/>
              </w:rPr>
              <w:t>16</w:t>
            </w:r>
          </w:p>
        </w:tc>
      </w:tr>
      <w:tr w:rsidR="00C31122" w:rsidRPr="00C217B9" w14:paraId="6147677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18E4E8D"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B68746E" w14:textId="77777777" w:rsidR="00C217B9" w:rsidRPr="00C217B9" w:rsidRDefault="00C217B9" w:rsidP="117A40C9">
            <w:pPr>
              <w:rPr>
                <w:rFonts w:ascii="Times New Roman" w:hAnsi="Times New Roman"/>
              </w:rPr>
            </w:pPr>
            <w:r w:rsidRPr="117A40C9">
              <w:rPr>
                <w:rFonts w:ascii="Times New Roman" w:hAnsi="Times New Roman"/>
              </w:rPr>
              <w:t>Assess Crowding Risk</w:t>
            </w:r>
          </w:p>
        </w:tc>
      </w:tr>
      <w:tr w:rsidR="00A826EE" w:rsidRPr="00C217B9" w14:paraId="76723BD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583ED5"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6F309E"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A902ED"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E21CA8"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0B8ACEA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6F572B"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56FC3FF"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BECA07"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5957D1" w14:textId="0CDCCCC4" w:rsidR="00C217B9" w:rsidRPr="00C217B9" w:rsidRDefault="00C217B9" w:rsidP="117A40C9">
            <w:pPr>
              <w:rPr>
                <w:rFonts w:ascii="Times New Roman" w:hAnsi="Times New Roman"/>
              </w:rPr>
            </w:pPr>
            <w:r w:rsidRPr="117A40C9">
              <w:rPr>
                <w:rFonts w:ascii="Times New Roman" w:hAnsi="Times New Roman"/>
              </w:rPr>
              <w:t>1</w:t>
            </w:r>
            <w:r w:rsidR="0013045C">
              <w:rPr>
                <w:rFonts w:ascii="Times New Roman" w:hAnsi="Times New Roman"/>
              </w:rPr>
              <w:t>3/4</w:t>
            </w:r>
            <w:r w:rsidRPr="117A40C9">
              <w:rPr>
                <w:rFonts w:ascii="Times New Roman" w:hAnsi="Times New Roman"/>
              </w:rPr>
              <w:t>/2026</w:t>
            </w:r>
          </w:p>
        </w:tc>
      </w:tr>
    </w:tbl>
    <w:p w14:paraId="6725F14B"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511C6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A6BF49"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0522B8"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2F16E46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F759A3"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36819A" w14:textId="77777777" w:rsidR="00C217B9" w:rsidRPr="00C217B9" w:rsidRDefault="00C217B9" w:rsidP="117A40C9">
            <w:pPr>
              <w:rPr>
                <w:rFonts w:ascii="Times New Roman" w:hAnsi="Times New Roman"/>
              </w:rPr>
            </w:pPr>
            <w:r w:rsidRPr="117A40C9">
              <w:rPr>
                <w:rFonts w:ascii="Times New Roman" w:hAnsi="Times New Roman"/>
              </w:rPr>
              <w:t>Evaluates how crowded each public transport segment is likely to be, based on retrieved data. Each segment gets a Low, Medium, High, or Unknown crowding label.</w:t>
            </w:r>
          </w:p>
        </w:tc>
      </w:tr>
      <w:tr w:rsidR="00A30DA3" w:rsidRPr="00C217B9" w14:paraId="75F0C8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45668A"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7B802B" w14:textId="58F5F381" w:rsidR="00C217B9" w:rsidRPr="00C217B9" w:rsidRDefault="00C217B9" w:rsidP="117A40C9">
            <w:pPr>
              <w:rPr>
                <w:rFonts w:ascii="Times New Roman" w:hAnsi="Times New Roman"/>
              </w:rPr>
            </w:pPr>
            <w:r w:rsidRPr="5DBC4B4C">
              <w:rPr>
                <w:rFonts w:ascii="Times New Roman" w:hAnsi="Times New Roman"/>
              </w:rPr>
              <w:t>Transport data has been collected (UC-1</w:t>
            </w:r>
            <w:r w:rsidR="00E35299">
              <w:rPr>
                <w:rFonts w:ascii="Times New Roman" w:hAnsi="Times New Roman"/>
              </w:rPr>
              <w:t>0</w:t>
            </w:r>
            <w:proofErr w:type="gramStart"/>
            <w:r w:rsidRPr="5DBC4B4C">
              <w:rPr>
                <w:rFonts w:ascii="Times New Roman" w:hAnsi="Times New Roman"/>
              </w:rPr>
              <w:t>)</w:t>
            </w:r>
            <w:proofErr w:type="gramEnd"/>
            <w:r w:rsidRPr="5DBC4B4C">
              <w:rPr>
                <w:rFonts w:ascii="Times New Roman" w:hAnsi="Times New Roman"/>
              </w:rPr>
              <w:t xml:space="preserve"> and routes have been generated (UC-</w:t>
            </w:r>
            <w:r w:rsidR="00E35299">
              <w:rPr>
                <w:rFonts w:ascii="Times New Roman" w:hAnsi="Times New Roman"/>
              </w:rPr>
              <w:t>16</w:t>
            </w:r>
            <w:r w:rsidRPr="5DBC4B4C">
              <w:rPr>
                <w:rFonts w:ascii="Times New Roman" w:hAnsi="Times New Roman"/>
              </w:rPr>
              <w:t>)</w:t>
            </w:r>
          </w:p>
        </w:tc>
      </w:tr>
      <w:tr w:rsidR="00A30DA3" w:rsidRPr="00C217B9" w14:paraId="0661DD5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52C432"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3D869C" w14:textId="77777777" w:rsidR="00C217B9" w:rsidRPr="00C217B9" w:rsidRDefault="00C217B9" w:rsidP="117A40C9">
            <w:pPr>
              <w:rPr>
                <w:rFonts w:ascii="Times New Roman" w:hAnsi="Times New Roman"/>
              </w:rPr>
            </w:pPr>
            <w:r w:rsidRPr="117A40C9">
              <w:rPr>
                <w:rFonts w:ascii="Times New Roman" w:hAnsi="Times New Roman"/>
              </w:rPr>
              <w:t>Segment-level and route-level crowding risk indicators are assigned</w:t>
            </w:r>
          </w:p>
        </w:tc>
      </w:tr>
      <w:tr w:rsidR="00A30DA3" w:rsidRPr="00C217B9" w14:paraId="504B6FF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756E87"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1E3104"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38EC01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127CBD"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485918"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0A429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66B178E"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931289" w14:textId="77777777" w:rsidR="006E5A55" w:rsidRDefault="006E5A55" w:rsidP="006E5A55">
            <w:pPr>
              <w:numPr>
                <w:ilvl w:val="0"/>
                <w:numId w:val="47"/>
              </w:numPr>
              <w:rPr>
                <w:rFonts w:ascii="Times New Roman" w:hAnsi="Times New Roman"/>
              </w:rPr>
            </w:pPr>
            <w:r w:rsidRPr="006E5A55">
              <w:rPr>
                <w:rFonts w:ascii="Times New Roman" w:hAnsi="Times New Roman"/>
              </w:rPr>
              <w:t>For each bus segment, system computes a crowding indicator from the LTA Bus Arrival API: SEA (Seats Available) = Low, SDA (Standing Available) = Medium, LSD (Limited Standing) = High</w:t>
            </w:r>
          </w:p>
          <w:p w14:paraId="233628F7" w14:textId="77777777" w:rsidR="006E5A55" w:rsidRDefault="006E5A55" w:rsidP="006E5A55">
            <w:pPr>
              <w:numPr>
                <w:ilvl w:val="0"/>
                <w:numId w:val="47"/>
              </w:numPr>
              <w:rPr>
                <w:rFonts w:ascii="Times New Roman" w:hAnsi="Times New Roman"/>
              </w:rPr>
            </w:pPr>
            <w:r w:rsidRPr="006E5A55">
              <w:rPr>
                <w:rFonts w:ascii="Times New Roman" w:hAnsi="Times New Roman"/>
              </w:rPr>
              <w:t xml:space="preserve">For each MRT segment, system computes a crowding indicator from the LTA PCD Forecast </w:t>
            </w:r>
            <w:proofErr w:type="spellStart"/>
            <w:r w:rsidRPr="006E5A55">
              <w:rPr>
                <w:rFonts w:ascii="Times New Roman" w:hAnsi="Times New Roman"/>
              </w:rPr>
              <w:t>CrowdLevel</w:t>
            </w:r>
            <w:proofErr w:type="spellEnd"/>
            <w:r w:rsidRPr="006E5A55">
              <w:rPr>
                <w:rFonts w:ascii="Times New Roman" w:hAnsi="Times New Roman"/>
              </w:rPr>
              <w:t xml:space="preserve"> field matched to the closest time interval: "l"/"low" = Low, "m"/"moderate" = Medium, "h"/"high" = High</w:t>
            </w:r>
          </w:p>
          <w:p w14:paraId="2ABFB5E7" w14:textId="77777777" w:rsidR="006E5A55" w:rsidRDefault="006E5A55" w:rsidP="006E5A55">
            <w:pPr>
              <w:numPr>
                <w:ilvl w:val="0"/>
                <w:numId w:val="47"/>
              </w:numPr>
              <w:rPr>
                <w:rFonts w:ascii="Times New Roman" w:hAnsi="Times New Roman"/>
              </w:rPr>
            </w:pPr>
            <w:r>
              <w:rPr>
                <w:rFonts w:ascii="Times New Roman" w:hAnsi="Times New Roman"/>
              </w:rPr>
              <w:t>I</w:t>
            </w:r>
            <w:r w:rsidRPr="006E5A55">
              <w:rPr>
                <w:rFonts w:ascii="Times New Roman" w:hAnsi="Times New Roman"/>
              </w:rPr>
              <w:t>f crowding data is unavailable for a segment, it is marked Unknown</w:t>
            </w:r>
          </w:p>
          <w:p w14:paraId="27172C9C" w14:textId="77777777" w:rsidR="006E5A55" w:rsidRDefault="006E5A55" w:rsidP="006E5A55">
            <w:pPr>
              <w:numPr>
                <w:ilvl w:val="0"/>
                <w:numId w:val="47"/>
              </w:numPr>
              <w:rPr>
                <w:rFonts w:ascii="Times New Roman" w:hAnsi="Times New Roman"/>
              </w:rPr>
            </w:pPr>
            <w:r w:rsidRPr="006E5A55">
              <w:rPr>
                <w:rFonts w:ascii="Times New Roman" w:hAnsi="Times New Roman"/>
              </w:rPr>
              <w:t>System aggregates segment-level values to a route-level crowding risk using a worst-case (maximum) rule: (a) if all segments are Unknown, the route is Unknown with numeric value 2; (b) if some segments are Unknown and some are known, the route-level value is the maximum of the known values; (c) otherwise, the highest segment risk is used</w:t>
            </w:r>
          </w:p>
          <w:p w14:paraId="3B61EF23" w14:textId="712529AE" w:rsidR="006E5A55" w:rsidRPr="006E5A55" w:rsidRDefault="006E5A55" w:rsidP="006E5A55">
            <w:pPr>
              <w:numPr>
                <w:ilvl w:val="0"/>
                <w:numId w:val="47"/>
              </w:numPr>
              <w:rPr>
                <w:rFonts w:ascii="Times New Roman" w:hAnsi="Times New Roman"/>
              </w:rPr>
            </w:pPr>
            <w:r w:rsidRPr="006E5A55">
              <w:rPr>
                <w:rFonts w:ascii="Times New Roman" w:hAnsi="Times New Roman"/>
              </w:rPr>
              <w:t xml:space="preserve">Route-level crowding risk is passed to UC- </w:t>
            </w:r>
            <w:r>
              <w:rPr>
                <w:rFonts w:ascii="Times New Roman" w:hAnsi="Times New Roman"/>
              </w:rPr>
              <w:t>15</w:t>
            </w:r>
            <w:r w:rsidRPr="006E5A55">
              <w:rPr>
                <w:rFonts w:ascii="Times New Roman" w:hAnsi="Times New Roman"/>
              </w:rPr>
              <w:t xml:space="preserve"> scoring.</w:t>
            </w:r>
          </w:p>
          <w:p w14:paraId="209C20D4" w14:textId="6C455886" w:rsidR="00C217B9" w:rsidRPr="00C217B9" w:rsidRDefault="00C217B9" w:rsidP="117A40C9"/>
        </w:tc>
      </w:tr>
      <w:tr w:rsidR="00A30DA3" w:rsidRPr="00C217B9" w14:paraId="3455944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DBCDF5"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791CE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FB0EFC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26CFB2"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5FAC053"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67536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EB1435"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73259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224BB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BF15CA"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B3ADF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5305E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4AA150"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1B2A3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3071FE2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A5FD09"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E9265F" w14:textId="53270AB3" w:rsidR="00C217B9" w:rsidRPr="00C217B9" w:rsidRDefault="00746ED0" w:rsidP="117A40C9">
            <w:r>
              <w:rPr>
                <w:rFonts w:ascii="Times New Roman" w:eastAsia="Times New Roman" w:hAnsi="Times New Roman"/>
                <w:szCs w:val="24"/>
              </w:rPr>
              <w:t>NIL</w:t>
            </w:r>
          </w:p>
        </w:tc>
      </w:tr>
    </w:tbl>
    <w:p w14:paraId="202EF5E2"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1091591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9B93ED"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86C71D" w14:textId="0D049C2C" w:rsidR="00C217B9" w:rsidRPr="00C217B9" w:rsidRDefault="00C217B9" w:rsidP="117A40C9">
            <w:pPr>
              <w:rPr>
                <w:rFonts w:ascii="Times New Roman" w:hAnsi="Times New Roman"/>
              </w:rPr>
            </w:pPr>
            <w:r w:rsidRPr="117A40C9">
              <w:rPr>
                <w:rFonts w:ascii="Times New Roman" w:hAnsi="Times New Roman"/>
              </w:rPr>
              <w:t>UC-</w:t>
            </w:r>
            <w:r w:rsidR="00746ED0">
              <w:rPr>
                <w:rFonts w:ascii="Times New Roman" w:hAnsi="Times New Roman"/>
              </w:rPr>
              <w:t>17</w:t>
            </w:r>
          </w:p>
        </w:tc>
      </w:tr>
      <w:tr w:rsidR="00C31122" w:rsidRPr="00C217B9" w14:paraId="6CD00C5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145C24"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F1FAA2B" w14:textId="77777777" w:rsidR="00C217B9" w:rsidRPr="00C217B9" w:rsidRDefault="00C217B9" w:rsidP="117A40C9">
            <w:pPr>
              <w:rPr>
                <w:rFonts w:ascii="Times New Roman" w:hAnsi="Times New Roman"/>
              </w:rPr>
            </w:pPr>
            <w:r w:rsidRPr="117A40C9">
              <w:rPr>
                <w:rFonts w:ascii="Times New Roman" w:hAnsi="Times New Roman"/>
              </w:rPr>
              <w:t>Assess Delay Risk</w:t>
            </w:r>
          </w:p>
        </w:tc>
      </w:tr>
      <w:tr w:rsidR="00A826EE" w:rsidRPr="00C217B9" w14:paraId="455D77E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4761B7C"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209083D"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8DDBBB"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339164"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679683A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CEADB1"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EA3D09"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346506"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14809C" w14:textId="0CD3DACD" w:rsidR="00C217B9" w:rsidRPr="00C217B9" w:rsidRDefault="00C217B9" w:rsidP="117A40C9">
            <w:pPr>
              <w:rPr>
                <w:rFonts w:ascii="Times New Roman" w:hAnsi="Times New Roman"/>
              </w:rPr>
            </w:pPr>
            <w:r w:rsidRPr="117A40C9">
              <w:rPr>
                <w:rFonts w:ascii="Times New Roman" w:hAnsi="Times New Roman"/>
              </w:rPr>
              <w:t>1</w:t>
            </w:r>
            <w:r w:rsidR="00746ED0">
              <w:rPr>
                <w:rFonts w:ascii="Times New Roman" w:hAnsi="Times New Roman"/>
              </w:rPr>
              <w:t>3</w:t>
            </w:r>
            <w:r w:rsidRPr="117A40C9">
              <w:rPr>
                <w:rFonts w:ascii="Times New Roman" w:hAnsi="Times New Roman"/>
              </w:rPr>
              <w:t>/</w:t>
            </w:r>
            <w:r w:rsidR="00746ED0">
              <w:rPr>
                <w:rFonts w:ascii="Times New Roman" w:hAnsi="Times New Roman"/>
              </w:rPr>
              <w:t>4/</w:t>
            </w:r>
            <w:r w:rsidRPr="117A40C9">
              <w:rPr>
                <w:rFonts w:ascii="Times New Roman" w:hAnsi="Times New Roman"/>
              </w:rPr>
              <w:t>2026</w:t>
            </w:r>
          </w:p>
        </w:tc>
      </w:tr>
    </w:tbl>
    <w:p w14:paraId="1445E3EF"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7BD672F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4603C4"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10B5C09"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4B2E8F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05B304"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B18456" w14:textId="77777777" w:rsidR="00C217B9" w:rsidRPr="00C217B9" w:rsidRDefault="00C217B9" w:rsidP="117A40C9">
            <w:pPr>
              <w:rPr>
                <w:rFonts w:ascii="Times New Roman" w:hAnsi="Times New Roman"/>
              </w:rPr>
            </w:pPr>
            <w:r w:rsidRPr="117A40C9">
              <w:rPr>
                <w:rFonts w:ascii="Times New Roman" w:hAnsi="Times New Roman"/>
              </w:rPr>
              <w:t>Evaluates the likelihood of delays on each public transport segment based on service status data. Each segment gets a Low, Medium, High, or Unknown delay label.</w:t>
            </w:r>
          </w:p>
        </w:tc>
      </w:tr>
      <w:tr w:rsidR="00A30DA3" w:rsidRPr="00C217B9" w14:paraId="79CA5E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4A3DFB"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389C20" w14:textId="4D8BA532" w:rsidR="00C217B9" w:rsidRPr="00C217B9" w:rsidRDefault="00C217B9" w:rsidP="117A40C9">
            <w:pPr>
              <w:rPr>
                <w:rFonts w:ascii="Times New Roman" w:hAnsi="Times New Roman"/>
              </w:rPr>
            </w:pPr>
            <w:r w:rsidRPr="5DBC4B4C">
              <w:rPr>
                <w:rFonts w:ascii="Times New Roman" w:hAnsi="Times New Roman"/>
              </w:rPr>
              <w:t>Transport data has been collected (UC-1</w:t>
            </w:r>
            <w:r w:rsidR="00746ED0">
              <w:rPr>
                <w:rFonts w:ascii="Times New Roman" w:hAnsi="Times New Roman"/>
              </w:rPr>
              <w:t>0</w:t>
            </w:r>
            <w:proofErr w:type="gramStart"/>
            <w:r w:rsidRPr="5DBC4B4C">
              <w:rPr>
                <w:rFonts w:ascii="Times New Roman" w:hAnsi="Times New Roman"/>
              </w:rPr>
              <w:t>)</w:t>
            </w:r>
            <w:proofErr w:type="gramEnd"/>
            <w:r w:rsidRPr="5DBC4B4C">
              <w:rPr>
                <w:rFonts w:ascii="Times New Roman" w:hAnsi="Times New Roman"/>
              </w:rPr>
              <w:t xml:space="preserve"> and routes have been generated (UC-</w:t>
            </w:r>
            <w:r w:rsidR="00746ED0">
              <w:rPr>
                <w:rFonts w:ascii="Times New Roman" w:hAnsi="Times New Roman"/>
              </w:rPr>
              <w:t>16</w:t>
            </w:r>
            <w:r w:rsidRPr="5DBC4B4C">
              <w:rPr>
                <w:rFonts w:ascii="Times New Roman" w:hAnsi="Times New Roman"/>
              </w:rPr>
              <w:t>)</w:t>
            </w:r>
          </w:p>
        </w:tc>
      </w:tr>
      <w:tr w:rsidR="00A30DA3" w:rsidRPr="00C217B9" w14:paraId="41087E4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9B1D45"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EC13F" w14:textId="77777777" w:rsidR="00C217B9" w:rsidRPr="00C217B9" w:rsidRDefault="00C217B9" w:rsidP="117A40C9">
            <w:pPr>
              <w:rPr>
                <w:rFonts w:ascii="Times New Roman" w:hAnsi="Times New Roman"/>
              </w:rPr>
            </w:pPr>
            <w:r w:rsidRPr="117A40C9">
              <w:rPr>
                <w:rFonts w:ascii="Times New Roman" w:hAnsi="Times New Roman"/>
              </w:rPr>
              <w:t>Segment-level and route-level delay risk indicators are assigned</w:t>
            </w:r>
          </w:p>
        </w:tc>
      </w:tr>
      <w:tr w:rsidR="00A30DA3" w:rsidRPr="00C217B9" w14:paraId="4368DF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E15550"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92D101"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338CD84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4FCD5C"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8612D1"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F54457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D531642"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C755E4" w14:textId="77777777" w:rsidR="00274B38" w:rsidRDefault="00274B38" w:rsidP="00274B38">
            <w:pPr>
              <w:numPr>
                <w:ilvl w:val="0"/>
                <w:numId w:val="48"/>
              </w:numPr>
              <w:rPr>
                <w:rFonts w:ascii="Times New Roman" w:hAnsi="Times New Roman"/>
              </w:rPr>
            </w:pPr>
            <w:r w:rsidRPr="00274B38">
              <w:rPr>
                <w:rFonts w:ascii="Times New Roman" w:hAnsi="Times New Roman"/>
              </w:rPr>
              <w:t>For each MRT segment, system computes a delay indicator from the LTA Train Service Alerts API: Status=1 (normal) = Low; Status=2 (disruption) on the route's line = High; Status=2 on a different line = Low; Status=2 with no specific line identified = Medium (precautionary)</w:t>
            </w:r>
          </w:p>
          <w:p w14:paraId="2B229E52" w14:textId="77777777" w:rsidR="00274B38" w:rsidRDefault="00274B38" w:rsidP="00274B38">
            <w:pPr>
              <w:numPr>
                <w:ilvl w:val="0"/>
                <w:numId w:val="48"/>
              </w:numPr>
              <w:rPr>
                <w:rFonts w:ascii="Times New Roman" w:hAnsi="Times New Roman"/>
              </w:rPr>
            </w:pPr>
            <w:r w:rsidRPr="00274B38">
              <w:rPr>
                <w:rFonts w:ascii="Times New Roman" w:hAnsi="Times New Roman"/>
              </w:rPr>
              <w:t>For each bus segment, system assigns a default delay indicator of Low</w:t>
            </w:r>
          </w:p>
          <w:p w14:paraId="05A5AFFC" w14:textId="77777777" w:rsidR="00274B38" w:rsidRDefault="00274B38" w:rsidP="00274B38">
            <w:pPr>
              <w:numPr>
                <w:ilvl w:val="0"/>
                <w:numId w:val="48"/>
              </w:numPr>
              <w:rPr>
                <w:rFonts w:ascii="Times New Roman" w:hAnsi="Times New Roman"/>
              </w:rPr>
            </w:pPr>
            <w:r w:rsidRPr="00274B38">
              <w:rPr>
                <w:rFonts w:ascii="Times New Roman" w:hAnsi="Times New Roman"/>
              </w:rPr>
              <w:t>For each driving/taxi segment, system computes a delay indicator from the LTA Traffic Speed Bands API based on average speed near the route: average speed &gt;= 6 = Low, &gt;= 3 = Medium, &lt; 3 = High</w:t>
            </w:r>
          </w:p>
          <w:p w14:paraId="3B8D662F" w14:textId="77777777" w:rsidR="00546AB0" w:rsidRDefault="00274B38" w:rsidP="00274B38">
            <w:pPr>
              <w:numPr>
                <w:ilvl w:val="0"/>
                <w:numId w:val="48"/>
              </w:numPr>
              <w:rPr>
                <w:rFonts w:ascii="Times New Roman" w:hAnsi="Times New Roman"/>
              </w:rPr>
            </w:pPr>
            <w:r w:rsidRPr="00274B38">
              <w:rPr>
                <w:rFonts w:ascii="Times New Roman" w:hAnsi="Times New Roman"/>
              </w:rPr>
              <w:t>If delay data is unavailable for a segment, it is marked Unknown</w:t>
            </w:r>
          </w:p>
          <w:p w14:paraId="3789A75C" w14:textId="4AA414CB" w:rsidR="00274B38" w:rsidRPr="00546AB0" w:rsidRDefault="00274B38" w:rsidP="00274B38">
            <w:pPr>
              <w:numPr>
                <w:ilvl w:val="0"/>
                <w:numId w:val="48"/>
              </w:numPr>
              <w:rPr>
                <w:rFonts w:ascii="Times New Roman" w:hAnsi="Times New Roman"/>
              </w:rPr>
            </w:pPr>
            <w:r w:rsidRPr="00274B38">
              <w:rPr>
                <w:rFonts w:ascii="Times New Roman" w:hAnsi="Times New Roman"/>
              </w:rPr>
              <w:t>System aggregates to route-level delay risk using the same worst-case rule as crowding (UC-</w:t>
            </w:r>
            <w:r w:rsidR="00546AB0">
              <w:rPr>
                <w:rFonts w:ascii="Times New Roman" w:hAnsi="Times New Roman"/>
              </w:rPr>
              <w:t>16</w:t>
            </w:r>
            <w:r w:rsidRPr="00274B38">
              <w:rPr>
                <w:rFonts w:ascii="Times New Roman" w:hAnsi="Times New Roman"/>
              </w:rPr>
              <w:t xml:space="preserve"> step 4). 6. Route-level delay risk is passed to UC-</w:t>
            </w:r>
            <w:r w:rsidR="00546AB0">
              <w:rPr>
                <w:rFonts w:ascii="Times New Roman" w:hAnsi="Times New Roman"/>
              </w:rPr>
              <w:t>15</w:t>
            </w:r>
            <w:r w:rsidRPr="00274B38">
              <w:rPr>
                <w:rFonts w:ascii="Times New Roman" w:hAnsi="Times New Roman"/>
              </w:rPr>
              <w:t xml:space="preserve"> for scoring.</w:t>
            </w:r>
          </w:p>
          <w:p w14:paraId="71CCF808" w14:textId="25DD4609" w:rsidR="00C217B9" w:rsidRPr="00C217B9" w:rsidRDefault="00C217B9" w:rsidP="117A40C9">
            <w:pPr>
              <w:rPr>
                <w:rFonts w:ascii="Times New Roman" w:hAnsi="Times New Roman"/>
              </w:rPr>
            </w:pPr>
          </w:p>
        </w:tc>
      </w:tr>
      <w:tr w:rsidR="00A30DA3" w:rsidRPr="00C217B9" w14:paraId="4E3913F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FAAC8B"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BA2C0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3E8CD27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BECBE1"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A073F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24173C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73316B"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3B97F5"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E56635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03C16F"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2089E1"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E29CEF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2CE774"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B81C7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F4556F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F58E41"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5F3A1E"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225C87A"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3E34649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88B122"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0043C2" w14:textId="33E7FE42" w:rsidR="00C217B9" w:rsidRPr="00C217B9" w:rsidRDefault="00C217B9" w:rsidP="117A40C9">
            <w:pPr>
              <w:rPr>
                <w:rFonts w:ascii="Times New Roman" w:hAnsi="Times New Roman"/>
              </w:rPr>
            </w:pPr>
            <w:r w:rsidRPr="117A40C9">
              <w:rPr>
                <w:rFonts w:ascii="Times New Roman" w:hAnsi="Times New Roman"/>
              </w:rPr>
              <w:t>UC-</w:t>
            </w:r>
            <w:r w:rsidR="00546AB0">
              <w:rPr>
                <w:rFonts w:ascii="Times New Roman" w:hAnsi="Times New Roman"/>
              </w:rPr>
              <w:t>18</w:t>
            </w:r>
          </w:p>
        </w:tc>
      </w:tr>
      <w:tr w:rsidR="00C31122" w:rsidRPr="00C217B9" w14:paraId="502E584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0392C0"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21BBCC" w14:textId="77777777" w:rsidR="00C217B9" w:rsidRPr="00C217B9" w:rsidRDefault="00C217B9" w:rsidP="117A40C9">
            <w:pPr>
              <w:rPr>
                <w:rFonts w:ascii="Times New Roman" w:hAnsi="Times New Roman"/>
              </w:rPr>
            </w:pPr>
            <w:r w:rsidRPr="117A40C9">
              <w:rPr>
                <w:rFonts w:ascii="Times New Roman" w:hAnsi="Times New Roman"/>
              </w:rPr>
              <w:t>Generate Routes</w:t>
            </w:r>
          </w:p>
        </w:tc>
      </w:tr>
      <w:tr w:rsidR="00A826EE" w:rsidRPr="00C217B9" w14:paraId="78D9335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FC729B"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C5789B"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B0930D"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060ACC"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6EDA2B2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936B7E"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8FA75A"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13F4B9"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A02C8E" w14:textId="47616B2F" w:rsidR="00C217B9" w:rsidRPr="00C217B9" w:rsidRDefault="00C217B9" w:rsidP="117A40C9">
            <w:pPr>
              <w:rPr>
                <w:rFonts w:ascii="Times New Roman" w:hAnsi="Times New Roman"/>
              </w:rPr>
            </w:pPr>
            <w:r w:rsidRPr="117A40C9">
              <w:rPr>
                <w:rFonts w:ascii="Times New Roman" w:hAnsi="Times New Roman"/>
              </w:rPr>
              <w:t>1</w:t>
            </w:r>
            <w:r w:rsidR="00947909">
              <w:rPr>
                <w:rFonts w:ascii="Times New Roman" w:hAnsi="Times New Roman"/>
              </w:rPr>
              <w:t>3</w:t>
            </w:r>
            <w:r w:rsidRPr="117A40C9">
              <w:rPr>
                <w:rFonts w:ascii="Times New Roman" w:hAnsi="Times New Roman"/>
              </w:rPr>
              <w:t>/</w:t>
            </w:r>
            <w:r w:rsidR="00947909">
              <w:rPr>
                <w:rFonts w:ascii="Times New Roman" w:hAnsi="Times New Roman"/>
              </w:rPr>
              <w:t>4</w:t>
            </w:r>
            <w:r w:rsidRPr="117A40C9">
              <w:rPr>
                <w:rFonts w:ascii="Times New Roman" w:hAnsi="Times New Roman"/>
              </w:rPr>
              <w:t>/2026</w:t>
            </w:r>
          </w:p>
        </w:tc>
      </w:tr>
    </w:tbl>
    <w:p w14:paraId="42B5B8C1"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0362E8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7D9243"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60FF7C"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4174046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A311D0"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EF1135" w14:textId="086DE68E" w:rsidR="00C217B9" w:rsidRPr="00C217B9" w:rsidRDefault="00104161" w:rsidP="117A40C9">
            <w:pPr>
              <w:rPr>
                <w:rFonts w:ascii="Times New Roman" w:hAnsi="Times New Roman"/>
              </w:rPr>
            </w:pPr>
            <w:r w:rsidRPr="00104161">
              <w:rPr>
                <w:rFonts w:ascii="Times New Roman" w:hAnsi="Times New Roman"/>
              </w:rPr>
              <w:t>Produces candidate route options from origin to destination using the Google Directions API for enabled transport modes. Applies user constraints, deduplicates routes, and assigns route attributes including cost estimation.</w:t>
            </w:r>
          </w:p>
        </w:tc>
      </w:tr>
      <w:tr w:rsidR="00A30DA3" w:rsidRPr="00C217B9" w14:paraId="5E359F3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D8ED42"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12C5A9" w14:textId="35A7AD59" w:rsidR="00C217B9" w:rsidRPr="00C217B9" w:rsidRDefault="00C217B9" w:rsidP="117A40C9">
            <w:pPr>
              <w:rPr>
                <w:rFonts w:ascii="Times New Roman" w:hAnsi="Times New Roman"/>
              </w:rPr>
            </w:pPr>
            <w:r w:rsidRPr="5DBC4B4C">
              <w:rPr>
                <w:rFonts w:ascii="Times New Roman" w:hAnsi="Times New Roman"/>
              </w:rPr>
              <w:t>Trip request is confirmed (UC-</w:t>
            </w:r>
            <w:r w:rsidR="00104161">
              <w:rPr>
                <w:rFonts w:ascii="Times New Roman" w:hAnsi="Times New Roman"/>
              </w:rPr>
              <w:t>05</w:t>
            </w:r>
            <w:proofErr w:type="gramStart"/>
            <w:r w:rsidRPr="5DBC4B4C">
              <w:rPr>
                <w:rFonts w:ascii="Times New Roman" w:hAnsi="Times New Roman"/>
              </w:rPr>
              <w:t>)</w:t>
            </w:r>
            <w:proofErr w:type="gramEnd"/>
            <w:r w:rsidRPr="5DBC4B4C">
              <w:rPr>
                <w:rFonts w:ascii="Times New Roman" w:hAnsi="Times New Roman"/>
              </w:rPr>
              <w:t xml:space="preserve"> and transport data is collected (UC-1</w:t>
            </w:r>
            <w:r w:rsidR="00104161">
              <w:rPr>
                <w:rFonts w:ascii="Times New Roman" w:hAnsi="Times New Roman"/>
              </w:rPr>
              <w:t>0</w:t>
            </w:r>
            <w:r w:rsidRPr="5DBC4B4C">
              <w:rPr>
                <w:rFonts w:ascii="Times New Roman" w:hAnsi="Times New Roman"/>
              </w:rPr>
              <w:t>)</w:t>
            </w:r>
          </w:p>
        </w:tc>
      </w:tr>
      <w:tr w:rsidR="00A30DA3" w:rsidRPr="00C217B9" w14:paraId="6FE31ED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29CB02"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5DF740" w14:textId="77777777" w:rsidR="00C217B9" w:rsidRPr="00C217B9" w:rsidRDefault="00C217B9" w:rsidP="117A40C9">
            <w:pPr>
              <w:rPr>
                <w:rFonts w:ascii="Times New Roman" w:hAnsi="Times New Roman"/>
              </w:rPr>
            </w:pPr>
            <w:r w:rsidRPr="5DBC4B4C">
              <w:rPr>
                <w:rFonts w:ascii="Times New Roman" w:hAnsi="Times New Roman"/>
              </w:rPr>
              <w:t>A set of feasible candidate routes is generated, each with assigned attributes</w:t>
            </w:r>
          </w:p>
        </w:tc>
      </w:tr>
      <w:tr w:rsidR="00A30DA3" w:rsidRPr="00C217B9" w14:paraId="23437C1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2276EA"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38EF5D"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B8439F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FCEFEC"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8D3056"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13852A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B0BA21"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B18D58" w14:textId="77777777" w:rsidR="00F5720B" w:rsidRDefault="00F5720B" w:rsidP="00F5720B">
            <w:pPr>
              <w:numPr>
                <w:ilvl w:val="0"/>
                <w:numId w:val="49"/>
              </w:numPr>
              <w:rPr>
                <w:rFonts w:ascii="Times New Roman" w:hAnsi="Times New Roman"/>
              </w:rPr>
            </w:pPr>
            <w:r w:rsidRPr="00F5720B">
              <w:rPr>
                <w:rFonts w:ascii="Times New Roman" w:hAnsi="Times New Roman"/>
              </w:rPr>
              <w:t>System reads the active preference configuration to determine which modes are enabled</w:t>
            </w:r>
          </w:p>
          <w:p w14:paraId="10FAD39F" w14:textId="77777777" w:rsidR="00F5720B" w:rsidRDefault="00F5720B" w:rsidP="00F5720B">
            <w:pPr>
              <w:numPr>
                <w:ilvl w:val="0"/>
                <w:numId w:val="49"/>
              </w:numPr>
              <w:rPr>
                <w:rFonts w:ascii="Times New Roman" w:hAnsi="Times New Roman"/>
              </w:rPr>
            </w:pPr>
            <w:r w:rsidRPr="00F5720B">
              <w:rPr>
                <w:rFonts w:ascii="Times New Roman" w:hAnsi="Times New Roman"/>
              </w:rPr>
              <w:t xml:space="preserve">If Public Transit is enabled, system calls the Google Directions API with mode "transit" to generate public transit route options (may include MRT-only or </w:t>
            </w:r>
            <w:proofErr w:type="spellStart"/>
            <w:r w:rsidRPr="00F5720B">
              <w:rPr>
                <w:rFonts w:ascii="Times New Roman" w:hAnsi="Times New Roman"/>
              </w:rPr>
              <w:t>MRT+Bus</w:t>
            </w:r>
            <w:proofErr w:type="spellEnd"/>
            <w:r w:rsidRPr="00F5720B">
              <w:rPr>
                <w:rFonts w:ascii="Times New Roman" w:hAnsi="Times New Roman"/>
              </w:rPr>
              <w:t xml:space="preserve"> combinations)</w:t>
            </w:r>
          </w:p>
          <w:p w14:paraId="0F27FBDC" w14:textId="77777777" w:rsidR="00F5720B" w:rsidRDefault="00F5720B" w:rsidP="00F5720B">
            <w:pPr>
              <w:numPr>
                <w:ilvl w:val="0"/>
                <w:numId w:val="49"/>
              </w:numPr>
              <w:rPr>
                <w:rFonts w:ascii="Times New Roman" w:hAnsi="Times New Roman"/>
              </w:rPr>
            </w:pPr>
            <w:r w:rsidRPr="00F5720B">
              <w:rPr>
                <w:rFonts w:ascii="Times New Roman" w:hAnsi="Times New Roman"/>
              </w:rPr>
              <w:t>If Taxi/Drive is enabled, system calls the Google Directions API with mode "driving". For each driving route, system generates two candidates: (a) a Taxi candidate (no parking penalty) and (b) a Drive candidate (with parking time/comfort penalties based on nearby carpark availability)</w:t>
            </w:r>
          </w:p>
          <w:p w14:paraId="5A5B8460" w14:textId="77777777" w:rsidR="00F5720B" w:rsidRDefault="00F5720B" w:rsidP="00F5720B">
            <w:pPr>
              <w:numPr>
                <w:ilvl w:val="0"/>
                <w:numId w:val="49"/>
              </w:numPr>
              <w:rPr>
                <w:rFonts w:ascii="Times New Roman" w:hAnsi="Times New Roman"/>
              </w:rPr>
            </w:pPr>
            <w:r w:rsidRPr="00F5720B">
              <w:rPr>
                <w:rFonts w:ascii="Times New Roman" w:hAnsi="Times New Roman"/>
              </w:rPr>
              <w:t>System deduplicates candidate routes by fingerprint (category + mode sequence + line names + stops), retaining the faster route when duplicates exist</w:t>
            </w:r>
          </w:p>
          <w:p w14:paraId="63CA3718" w14:textId="77777777" w:rsidR="00F5720B" w:rsidRDefault="00F5720B" w:rsidP="00F5720B">
            <w:pPr>
              <w:numPr>
                <w:ilvl w:val="0"/>
                <w:numId w:val="49"/>
              </w:numPr>
              <w:rPr>
                <w:rFonts w:ascii="Times New Roman" w:hAnsi="Times New Roman"/>
              </w:rPr>
            </w:pPr>
            <w:r w:rsidRPr="00F5720B">
              <w:rPr>
                <w:rFonts w:ascii="Times New Roman" w:hAnsi="Times New Roman"/>
              </w:rPr>
              <w:t>System filters out routes that violate the maximum walking allowance, maximum transfers, or maximum budget constraints</w:t>
            </w:r>
          </w:p>
          <w:p w14:paraId="2EA06E71" w14:textId="77777777" w:rsidR="00F5720B" w:rsidRDefault="00F5720B" w:rsidP="00F5720B">
            <w:pPr>
              <w:numPr>
                <w:ilvl w:val="0"/>
                <w:numId w:val="49"/>
              </w:numPr>
              <w:rPr>
                <w:rFonts w:ascii="Times New Roman" w:hAnsi="Times New Roman"/>
              </w:rPr>
            </w:pPr>
            <w:r w:rsidRPr="00F5720B">
              <w:rPr>
                <w:rFonts w:ascii="Times New Roman" w:hAnsi="Times New Roman"/>
              </w:rPr>
              <w:t xml:space="preserve">For each feasible route, system assigns: estimated travel time (from Google API), realistic travel time (adding </w:t>
            </w:r>
            <w:r w:rsidRPr="00F5720B">
              <w:rPr>
                <w:rFonts w:ascii="Times New Roman" w:hAnsi="Times New Roman"/>
                <w:i/>
                <w:iCs/>
              </w:rPr>
              <w:t xml:space="preserve">0.5 * bus </w:t>
            </w:r>
            <w:proofErr w:type="spellStart"/>
            <w:r w:rsidRPr="00F5720B">
              <w:rPr>
                <w:rFonts w:ascii="Times New Roman" w:hAnsi="Times New Roman"/>
                <w:i/>
                <w:iCs/>
              </w:rPr>
              <w:t>miss_penalty_min</w:t>
            </w:r>
            <w:proofErr w:type="spellEnd"/>
            <w:r w:rsidRPr="00F5720B">
              <w:rPr>
                <w:rFonts w:ascii="Times New Roman" w:hAnsi="Times New Roman"/>
              </w:rPr>
              <w:t xml:space="preserve"> per bus step), number of transfers (transit segments minus one), estimated cost (transit fare table / CDG 2026 taxi metered fare with surcharges / fuel at $0.12/km + ERP charges), walking time, and route-level risk indicators from UC-</w:t>
            </w:r>
            <w:r>
              <w:rPr>
                <w:rFonts w:ascii="Times New Roman" w:hAnsi="Times New Roman"/>
              </w:rPr>
              <w:t>16</w:t>
            </w:r>
            <w:r w:rsidRPr="00F5720B">
              <w:rPr>
                <w:rFonts w:ascii="Times New Roman" w:hAnsi="Times New Roman"/>
              </w:rPr>
              <w:t xml:space="preserve"> and UC-</w:t>
            </w:r>
            <w:r>
              <w:rPr>
                <w:rFonts w:ascii="Times New Roman" w:hAnsi="Times New Roman"/>
              </w:rPr>
              <w:t>17</w:t>
            </w:r>
          </w:p>
          <w:p w14:paraId="137EFAEF" w14:textId="77777777" w:rsidR="00F5720B" w:rsidRDefault="00F5720B" w:rsidP="00F5720B">
            <w:pPr>
              <w:numPr>
                <w:ilvl w:val="0"/>
                <w:numId w:val="49"/>
              </w:numPr>
              <w:rPr>
                <w:rFonts w:ascii="Times New Roman" w:hAnsi="Times New Roman"/>
              </w:rPr>
            </w:pPr>
            <w:r w:rsidRPr="00F5720B">
              <w:rPr>
                <w:rFonts w:ascii="Times New Roman" w:hAnsi="Times New Roman"/>
              </w:rPr>
              <w:t>For Drive routes, system adds parking search time penalty (+10 min if full, +5 min if limited) and inflates walking time (+5 min if full, +2 min if limited)</w:t>
            </w:r>
          </w:p>
          <w:p w14:paraId="1F22C257" w14:textId="603D8902" w:rsidR="00F5720B" w:rsidRPr="00F5720B" w:rsidRDefault="00F5720B" w:rsidP="00F5720B">
            <w:pPr>
              <w:numPr>
                <w:ilvl w:val="0"/>
                <w:numId w:val="49"/>
              </w:numPr>
              <w:rPr>
                <w:rFonts w:ascii="Times New Roman" w:hAnsi="Times New Roman"/>
              </w:rPr>
            </w:pPr>
            <w:r w:rsidRPr="00F5720B">
              <w:rPr>
                <w:rFonts w:ascii="Times New Roman" w:hAnsi="Times New Roman"/>
              </w:rPr>
              <w:t>Candidate routes are passed to UC-</w:t>
            </w:r>
            <w:r>
              <w:rPr>
                <w:rFonts w:ascii="Times New Roman" w:hAnsi="Times New Roman"/>
              </w:rPr>
              <w:t>15</w:t>
            </w:r>
            <w:r w:rsidRPr="00F5720B">
              <w:rPr>
                <w:rFonts w:ascii="Times New Roman" w:hAnsi="Times New Roman"/>
              </w:rPr>
              <w:t xml:space="preserve"> for scoring and UC-2</w:t>
            </w:r>
            <w:r>
              <w:rPr>
                <w:rFonts w:ascii="Times New Roman" w:hAnsi="Times New Roman"/>
              </w:rPr>
              <w:t>0</w:t>
            </w:r>
            <w:r w:rsidRPr="00F5720B">
              <w:rPr>
                <w:rFonts w:ascii="Times New Roman" w:hAnsi="Times New Roman"/>
              </w:rPr>
              <w:t xml:space="preserve"> for ranking.</w:t>
            </w:r>
          </w:p>
          <w:p w14:paraId="39843D81" w14:textId="22F4A9CC" w:rsidR="00C217B9" w:rsidRPr="00C217B9" w:rsidRDefault="00C217B9" w:rsidP="117A40C9">
            <w:pPr>
              <w:rPr>
                <w:rFonts w:ascii="Times New Roman" w:hAnsi="Times New Roman"/>
              </w:rPr>
            </w:pPr>
          </w:p>
        </w:tc>
      </w:tr>
      <w:tr w:rsidR="00A30DA3" w:rsidRPr="00C217B9" w14:paraId="5D2E948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C8CEBB" w14:textId="77777777" w:rsidR="00C217B9" w:rsidRPr="00C217B9" w:rsidRDefault="00C217B9" w:rsidP="117A40C9">
            <w:pPr>
              <w:rPr>
                <w:rFonts w:ascii="Times New Roman" w:hAnsi="Times New Roman"/>
              </w:rPr>
            </w:pPr>
            <w:r w:rsidRPr="117A40C9">
              <w:rPr>
                <w:rFonts w:ascii="Times New Roman" w:hAnsi="Times New Roman"/>
                <w:b/>
                <w:bCs/>
              </w:rPr>
              <w:lastRenderedPageBreak/>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AF9688" w14:textId="682CD8AE" w:rsidR="00C217B9" w:rsidRPr="00C217B9" w:rsidRDefault="00437FBF" w:rsidP="117A40C9">
            <w:pPr>
              <w:rPr>
                <w:rFonts w:ascii="Times New Roman" w:hAnsi="Times New Roman"/>
              </w:rPr>
            </w:pPr>
            <w:r w:rsidRPr="00437FBF">
              <w:rPr>
                <w:rFonts w:ascii="Times New Roman" w:hAnsi="Times New Roman"/>
              </w:rPr>
              <w:t>If no feasible routes remain after constraint filtering, the system returns an empty route list with the message "No routes found or API unavailable"</w:t>
            </w:r>
          </w:p>
        </w:tc>
      </w:tr>
      <w:tr w:rsidR="00A30DA3" w:rsidRPr="00C217B9" w14:paraId="7BAB8E7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F04F6ED"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81D3EA"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7EC63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85A952"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BDA83F" w14:textId="3D5D369D" w:rsidR="00C217B9" w:rsidRPr="00C217B9" w:rsidRDefault="00C217B9" w:rsidP="117A40C9">
            <w:pPr>
              <w:rPr>
                <w:rFonts w:ascii="Times New Roman" w:hAnsi="Times New Roman"/>
              </w:rPr>
            </w:pPr>
            <w:r w:rsidRPr="117A40C9">
              <w:rPr>
                <w:rFonts w:ascii="Times New Roman" w:hAnsi="Times New Roman"/>
              </w:rPr>
              <w:t>UC-</w:t>
            </w:r>
            <w:r w:rsidR="00437FBF">
              <w:rPr>
                <w:rFonts w:ascii="Times New Roman" w:hAnsi="Times New Roman"/>
              </w:rPr>
              <w:t>19</w:t>
            </w:r>
            <w:r w:rsidRPr="117A40C9">
              <w:rPr>
                <w:rFonts w:ascii="Times New Roman" w:hAnsi="Times New Roman"/>
              </w:rPr>
              <w:t xml:space="preserve"> Generate Route Explanation, UC-2</w:t>
            </w:r>
            <w:r w:rsidR="00437FBF">
              <w:rPr>
                <w:rFonts w:ascii="Times New Roman" w:hAnsi="Times New Roman"/>
              </w:rPr>
              <w:t>0</w:t>
            </w:r>
            <w:r w:rsidRPr="117A40C9">
              <w:rPr>
                <w:rFonts w:ascii="Times New Roman" w:hAnsi="Times New Roman"/>
              </w:rPr>
              <w:t xml:space="preserve"> Rank Routes</w:t>
            </w:r>
          </w:p>
        </w:tc>
      </w:tr>
      <w:tr w:rsidR="00A30DA3" w:rsidRPr="00C217B9" w14:paraId="3F18F7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B81E03"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644E34"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6011DF5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CACFF1"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98340E"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77016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B1055D"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277995"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3228AAB8"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A2A596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2A174E"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CCE999" w14:textId="77777777" w:rsidR="00C217B9" w:rsidRPr="00C217B9" w:rsidRDefault="00C217B9" w:rsidP="117A40C9">
            <w:pPr>
              <w:rPr>
                <w:rFonts w:ascii="Times New Roman" w:hAnsi="Times New Roman"/>
              </w:rPr>
            </w:pPr>
            <w:r w:rsidRPr="117A40C9">
              <w:rPr>
                <w:rFonts w:ascii="Times New Roman" w:hAnsi="Times New Roman"/>
              </w:rPr>
              <w:t>UC-24</w:t>
            </w:r>
          </w:p>
        </w:tc>
      </w:tr>
      <w:tr w:rsidR="00C31122" w:rsidRPr="00C217B9" w14:paraId="0502263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B41DC1"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E65972" w14:textId="77777777" w:rsidR="00C217B9" w:rsidRPr="00C217B9" w:rsidRDefault="00C217B9" w:rsidP="117A40C9">
            <w:pPr>
              <w:rPr>
                <w:rFonts w:ascii="Times New Roman" w:hAnsi="Times New Roman"/>
              </w:rPr>
            </w:pPr>
            <w:r w:rsidRPr="117A40C9">
              <w:rPr>
                <w:rFonts w:ascii="Times New Roman" w:hAnsi="Times New Roman"/>
              </w:rPr>
              <w:t>Generate Route Explanation</w:t>
            </w:r>
          </w:p>
        </w:tc>
      </w:tr>
      <w:tr w:rsidR="00A826EE" w:rsidRPr="00C217B9" w14:paraId="279413B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809725"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3342C0"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94B78F"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52D3CB"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2E28484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6C484BA"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24D771"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C69FE43"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4C460D" w14:textId="77777777" w:rsidR="00C217B9" w:rsidRPr="00C217B9" w:rsidRDefault="00C217B9" w:rsidP="117A40C9">
            <w:pPr>
              <w:rPr>
                <w:rFonts w:ascii="Times New Roman" w:hAnsi="Times New Roman"/>
              </w:rPr>
            </w:pPr>
            <w:r w:rsidRPr="117A40C9">
              <w:rPr>
                <w:rFonts w:ascii="Times New Roman" w:hAnsi="Times New Roman"/>
              </w:rPr>
              <w:t>11/2/2026</w:t>
            </w:r>
          </w:p>
        </w:tc>
      </w:tr>
    </w:tbl>
    <w:p w14:paraId="5A698051"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B602C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6C89EE"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F43586"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0D8408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95C032"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FB1C94" w14:textId="77777777" w:rsidR="00C217B9" w:rsidRPr="00C217B9" w:rsidRDefault="00C217B9" w:rsidP="117A40C9">
            <w:pPr>
              <w:rPr>
                <w:rFonts w:ascii="Times New Roman" w:hAnsi="Times New Roman"/>
              </w:rPr>
            </w:pPr>
            <w:proofErr w:type="gramStart"/>
            <w:r w:rsidRPr="117A40C9">
              <w:rPr>
                <w:rFonts w:ascii="Times New Roman" w:hAnsi="Times New Roman"/>
              </w:rPr>
              <w:t>Creates</w:t>
            </w:r>
            <w:proofErr w:type="gramEnd"/>
            <w:r w:rsidRPr="117A40C9">
              <w:rPr>
                <w:rFonts w:ascii="Times New Roman" w:hAnsi="Times New Roman"/>
              </w:rPr>
              <w:t xml:space="preserve"> a short, human-readable one-liner for each route explaining why it was ranked where it is, referencing the user's top priority and the route's risk levels.</w:t>
            </w:r>
          </w:p>
        </w:tc>
      </w:tr>
      <w:tr w:rsidR="00A30DA3" w:rsidRPr="00C217B9" w14:paraId="35EEA0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D395DFE"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D797FD" w14:textId="77777777" w:rsidR="00C217B9" w:rsidRPr="00C217B9" w:rsidRDefault="00C217B9" w:rsidP="117A40C9">
            <w:pPr>
              <w:rPr>
                <w:rFonts w:ascii="Times New Roman" w:hAnsi="Times New Roman"/>
              </w:rPr>
            </w:pPr>
            <w:r w:rsidRPr="117A40C9">
              <w:rPr>
                <w:rFonts w:ascii="Times New Roman" w:hAnsi="Times New Roman"/>
              </w:rPr>
              <w:t>Routes have been scored and ranked (UC-20, UC-25)</w:t>
            </w:r>
          </w:p>
        </w:tc>
      </w:tr>
      <w:tr w:rsidR="00A30DA3" w:rsidRPr="00C217B9" w14:paraId="602DA8C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E7DDB3A"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4FF9C3" w14:textId="77777777" w:rsidR="00C217B9" w:rsidRPr="00C217B9" w:rsidRDefault="00C217B9" w:rsidP="117A40C9">
            <w:pPr>
              <w:rPr>
                <w:rFonts w:ascii="Times New Roman" w:hAnsi="Times New Roman"/>
              </w:rPr>
            </w:pPr>
            <w:r w:rsidRPr="117A40C9">
              <w:rPr>
                <w:rFonts w:ascii="Times New Roman" w:hAnsi="Times New Roman"/>
              </w:rPr>
              <w:t>Each route has a brief explanation attached for display</w:t>
            </w:r>
          </w:p>
        </w:tc>
      </w:tr>
      <w:tr w:rsidR="00A30DA3" w:rsidRPr="00C217B9" w14:paraId="773D4B9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B176B8"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245E29" w14:textId="77777777" w:rsidR="00C217B9" w:rsidRPr="00C217B9" w:rsidRDefault="00C217B9" w:rsidP="117A40C9">
            <w:pPr>
              <w:rPr>
                <w:rFonts w:ascii="Times New Roman" w:hAnsi="Times New Roman"/>
              </w:rPr>
            </w:pPr>
            <w:r w:rsidRPr="117A40C9">
              <w:rPr>
                <w:rFonts w:ascii="Times New Roman" w:hAnsi="Times New Roman"/>
              </w:rPr>
              <w:t>Medium</w:t>
            </w:r>
          </w:p>
        </w:tc>
      </w:tr>
      <w:tr w:rsidR="00A30DA3" w:rsidRPr="00C217B9" w14:paraId="124C202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8AEF01"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FF9D8E"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5ED6392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7A9AFE"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98AA70" w14:textId="77777777" w:rsidR="00C217B9" w:rsidRPr="00C217B9" w:rsidRDefault="00C217B9" w:rsidP="117A40C9">
            <w:pPr>
              <w:rPr>
                <w:rFonts w:ascii="Times New Roman" w:hAnsi="Times New Roman"/>
              </w:rPr>
            </w:pPr>
            <w:r w:rsidRPr="5DBC4B4C">
              <w:rPr>
                <w:rFonts w:ascii="Times New Roman" w:hAnsi="Times New Roman"/>
              </w:rPr>
              <w:t>1. System identifies the user's highest-weighted preference criterion.</w:t>
            </w:r>
          </w:p>
          <w:p w14:paraId="02CF4BF4" w14:textId="77777777" w:rsidR="00C217B9" w:rsidRPr="00C217B9" w:rsidRDefault="00C217B9" w:rsidP="117A40C9">
            <w:pPr>
              <w:rPr>
                <w:rFonts w:ascii="Times New Roman" w:hAnsi="Times New Roman"/>
              </w:rPr>
            </w:pPr>
            <w:r w:rsidRPr="117A40C9">
              <w:rPr>
                <w:rFonts w:ascii="Times New Roman" w:hAnsi="Times New Roman"/>
              </w:rPr>
              <w:t xml:space="preserve">2. For each route, system </w:t>
            </w:r>
            <w:proofErr w:type="spellStart"/>
            <w:r w:rsidRPr="117A40C9">
              <w:rPr>
                <w:rFonts w:ascii="Times New Roman" w:hAnsi="Times New Roman"/>
              </w:rPr>
              <w:t>summarises</w:t>
            </w:r>
            <w:proofErr w:type="spellEnd"/>
            <w:r w:rsidRPr="117A40C9">
              <w:rPr>
                <w:rFonts w:ascii="Times New Roman" w:hAnsi="Times New Roman"/>
              </w:rPr>
              <w:t xml:space="preserve"> how it performs on that top criterion.</w:t>
            </w:r>
          </w:p>
          <w:p w14:paraId="65A18B22" w14:textId="77777777" w:rsidR="00C217B9" w:rsidRPr="00C217B9" w:rsidRDefault="00C217B9" w:rsidP="117A40C9">
            <w:pPr>
              <w:rPr>
                <w:rFonts w:ascii="Times New Roman" w:hAnsi="Times New Roman"/>
              </w:rPr>
            </w:pPr>
            <w:r w:rsidRPr="117A40C9">
              <w:rPr>
                <w:rFonts w:ascii="Times New Roman" w:hAnsi="Times New Roman"/>
              </w:rPr>
              <w:t>3. System appends the route-level delay and crowding risk categories.</w:t>
            </w:r>
          </w:p>
          <w:p w14:paraId="016379BD" w14:textId="77777777" w:rsidR="00C217B9" w:rsidRPr="00C217B9" w:rsidRDefault="00C217B9" w:rsidP="117A40C9">
            <w:pPr>
              <w:rPr>
                <w:rFonts w:ascii="Times New Roman" w:hAnsi="Times New Roman"/>
              </w:rPr>
            </w:pPr>
            <w:r w:rsidRPr="117A40C9">
              <w:rPr>
                <w:rFonts w:ascii="Times New Roman" w:hAnsi="Times New Roman"/>
              </w:rPr>
              <w:t xml:space="preserve">4. If any risk indicator </w:t>
            </w:r>
            <w:proofErr w:type="gramStart"/>
            <w:r w:rsidRPr="117A40C9">
              <w:rPr>
                <w:rFonts w:ascii="Times New Roman" w:hAnsi="Times New Roman"/>
              </w:rPr>
              <w:t>used</w:t>
            </w:r>
            <w:proofErr w:type="gramEnd"/>
            <w:r w:rsidRPr="117A40C9">
              <w:rPr>
                <w:rFonts w:ascii="Times New Roman" w:hAnsi="Times New Roman"/>
              </w:rPr>
              <w:t xml:space="preserve"> fallback data, a reduced-accuracy note is appended.</w:t>
            </w:r>
          </w:p>
          <w:p w14:paraId="6041FEBB" w14:textId="77777777" w:rsidR="00C217B9" w:rsidRPr="00C217B9" w:rsidRDefault="00C217B9" w:rsidP="117A40C9">
            <w:pPr>
              <w:rPr>
                <w:rFonts w:ascii="Times New Roman" w:hAnsi="Times New Roman"/>
              </w:rPr>
            </w:pPr>
            <w:r w:rsidRPr="117A40C9">
              <w:rPr>
                <w:rFonts w:ascii="Times New Roman" w:hAnsi="Times New Roman"/>
              </w:rPr>
              <w:t>5. The explanation is attached to the route for display in UC-26.</w:t>
            </w:r>
          </w:p>
        </w:tc>
      </w:tr>
      <w:tr w:rsidR="00A30DA3" w:rsidRPr="00C217B9" w14:paraId="265B164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5C7892"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8A513C"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2067FD4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F71A2F1"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84BD89"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4038C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6C2B5D"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C86CD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D3935F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33FC61"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65D215"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E17F63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D8F3E4"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114885"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C646CC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4DD5B9"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0D257F"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3ACE602"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200009B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008F8C"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8FF03D" w14:textId="77777777" w:rsidR="00C217B9" w:rsidRPr="00C217B9" w:rsidRDefault="00C217B9" w:rsidP="117A40C9">
            <w:pPr>
              <w:rPr>
                <w:rFonts w:ascii="Times New Roman" w:hAnsi="Times New Roman"/>
              </w:rPr>
            </w:pPr>
            <w:r w:rsidRPr="117A40C9">
              <w:rPr>
                <w:rFonts w:ascii="Times New Roman" w:hAnsi="Times New Roman"/>
              </w:rPr>
              <w:t>UC-25</w:t>
            </w:r>
          </w:p>
        </w:tc>
      </w:tr>
      <w:tr w:rsidR="00C31122" w:rsidRPr="00C217B9" w14:paraId="47D67F7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C824644"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CE77CA" w14:textId="77777777" w:rsidR="00C217B9" w:rsidRPr="00C217B9" w:rsidRDefault="00C217B9" w:rsidP="117A40C9">
            <w:pPr>
              <w:rPr>
                <w:rFonts w:ascii="Times New Roman" w:hAnsi="Times New Roman"/>
              </w:rPr>
            </w:pPr>
            <w:r w:rsidRPr="117A40C9">
              <w:rPr>
                <w:rFonts w:ascii="Times New Roman" w:hAnsi="Times New Roman"/>
              </w:rPr>
              <w:t>Rank Routes</w:t>
            </w:r>
          </w:p>
        </w:tc>
      </w:tr>
      <w:tr w:rsidR="00A826EE" w:rsidRPr="00C217B9" w14:paraId="2355534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E4AE1C"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1F80C4B"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FC3B7E"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8304A1"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A826EE" w:rsidRPr="00C217B9" w14:paraId="095C6FB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68ACE0"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BCDE4D"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A8EA0A"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277911" w14:textId="77777777" w:rsidR="00C217B9" w:rsidRPr="00C217B9" w:rsidRDefault="00C217B9" w:rsidP="117A40C9">
            <w:pPr>
              <w:rPr>
                <w:rFonts w:ascii="Times New Roman" w:hAnsi="Times New Roman"/>
              </w:rPr>
            </w:pPr>
            <w:r w:rsidRPr="117A40C9">
              <w:rPr>
                <w:rFonts w:ascii="Times New Roman" w:hAnsi="Times New Roman"/>
              </w:rPr>
              <w:t>11/2/2026</w:t>
            </w:r>
          </w:p>
        </w:tc>
      </w:tr>
    </w:tbl>
    <w:p w14:paraId="3A35D66F"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416AC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020D7"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A89AA4"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1FC6B96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AB49F6"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413623" w14:textId="77777777" w:rsidR="00C217B9" w:rsidRPr="00C217B9" w:rsidRDefault="00C217B9" w:rsidP="117A40C9">
            <w:pPr>
              <w:rPr>
                <w:rFonts w:ascii="Times New Roman" w:hAnsi="Times New Roman"/>
              </w:rPr>
            </w:pPr>
            <w:r w:rsidRPr="5DBC4B4C">
              <w:rPr>
                <w:rFonts w:ascii="Times New Roman" w:hAnsi="Times New Roman"/>
              </w:rPr>
              <w:t xml:space="preserve">Sorts all candidate routes from best to worst based on their composite scores. Uses a multi-level </w:t>
            </w:r>
            <w:proofErr w:type="gramStart"/>
            <w:r w:rsidRPr="5DBC4B4C">
              <w:rPr>
                <w:rFonts w:ascii="Times New Roman" w:hAnsi="Times New Roman"/>
              </w:rPr>
              <w:t>tie-breaker</w:t>
            </w:r>
            <w:proofErr w:type="gramEnd"/>
            <w:r w:rsidRPr="5DBC4B4C">
              <w:rPr>
                <w:rFonts w:ascii="Times New Roman" w:hAnsi="Times New Roman"/>
              </w:rPr>
              <w:t xml:space="preserve"> when scores are equal.</w:t>
            </w:r>
          </w:p>
        </w:tc>
      </w:tr>
      <w:tr w:rsidR="00A30DA3" w:rsidRPr="00C217B9" w14:paraId="500BA41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C37258"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6067036" w14:textId="77777777" w:rsidR="00C217B9" w:rsidRPr="00C217B9" w:rsidRDefault="00C217B9" w:rsidP="117A40C9">
            <w:pPr>
              <w:rPr>
                <w:rFonts w:ascii="Times New Roman" w:hAnsi="Times New Roman"/>
              </w:rPr>
            </w:pPr>
            <w:r w:rsidRPr="117A40C9">
              <w:rPr>
                <w:rFonts w:ascii="Times New Roman" w:hAnsi="Times New Roman"/>
              </w:rPr>
              <w:t>Composite scores have been computed for all candidate routes (UC-20)</w:t>
            </w:r>
          </w:p>
        </w:tc>
      </w:tr>
      <w:tr w:rsidR="00A30DA3" w:rsidRPr="00C217B9" w14:paraId="7F68C1F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A272A6"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152CEA" w14:textId="77777777" w:rsidR="00C217B9" w:rsidRPr="00C217B9" w:rsidRDefault="00C217B9" w:rsidP="117A40C9">
            <w:pPr>
              <w:rPr>
                <w:rFonts w:ascii="Times New Roman" w:hAnsi="Times New Roman"/>
              </w:rPr>
            </w:pPr>
            <w:r w:rsidRPr="5DBC4B4C">
              <w:rPr>
                <w:rFonts w:ascii="Times New Roman" w:hAnsi="Times New Roman"/>
              </w:rPr>
              <w:t xml:space="preserve">Routes are ordered by rank; top 2–3 </w:t>
            </w:r>
            <w:proofErr w:type="gramStart"/>
            <w:r w:rsidRPr="5DBC4B4C">
              <w:rPr>
                <w:rFonts w:ascii="Times New Roman" w:hAnsi="Times New Roman"/>
              </w:rPr>
              <w:t>are</w:t>
            </w:r>
            <w:proofErr w:type="gramEnd"/>
            <w:r w:rsidRPr="5DBC4B4C">
              <w:rPr>
                <w:rFonts w:ascii="Times New Roman" w:hAnsi="Times New Roman"/>
              </w:rPr>
              <w:t xml:space="preserve"> selected for display</w:t>
            </w:r>
          </w:p>
        </w:tc>
      </w:tr>
      <w:tr w:rsidR="00A30DA3" w:rsidRPr="00C217B9" w14:paraId="61C9E1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E6A421"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338032"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380B966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EBDEF8"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BD57C3A"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3E87BB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951B39"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422996" w14:textId="77777777" w:rsidR="00C217B9" w:rsidRPr="00C217B9" w:rsidRDefault="00C217B9" w:rsidP="117A40C9">
            <w:pPr>
              <w:rPr>
                <w:rFonts w:ascii="Times New Roman" w:hAnsi="Times New Roman"/>
              </w:rPr>
            </w:pPr>
            <w:r w:rsidRPr="117A40C9">
              <w:rPr>
                <w:rFonts w:ascii="Times New Roman" w:hAnsi="Times New Roman"/>
              </w:rPr>
              <w:t>1. System sorts all candidate routes in ascending order of composite score (lowest = best).</w:t>
            </w:r>
          </w:p>
          <w:p w14:paraId="334204BC" w14:textId="77777777" w:rsidR="00C217B9" w:rsidRPr="00C217B9" w:rsidRDefault="00C217B9" w:rsidP="117A40C9">
            <w:pPr>
              <w:rPr>
                <w:rFonts w:ascii="Times New Roman" w:hAnsi="Times New Roman"/>
              </w:rPr>
            </w:pPr>
            <w:r w:rsidRPr="117A40C9">
              <w:rPr>
                <w:rFonts w:ascii="Times New Roman" w:hAnsi="Times New Roman"/>
              </w:rPr>
              <w:t>2. If two or more routes tie on composite score, system breaks ties in order: lower delay risk, lower crowding risk, fewer transfers, shorter travel time, lower cost.</w:t>
            </w:r>
          </w:p>
          <w:p w14:paraId="06BC5E57" w14:textId="77777777" w:rsidR="00C217B9" w:rsidRPr="00C217B9" w:rsidRDefault="00C217B9" w:rsidP="117A40C9">
            <w:pPr>
              <w:rPr>
                <w:rFonts w:ascii="Times New Roman" w:hAnsi="Times New Roman"/>
              </w:rPr>
            </w:pPr>
            <w:r w:rsidRPr="117A40C9">
              <w:rPr>
                <w:rFonts w:ascii="Times New Roman" w:hAnsi="Times New Roman"/>
              </w:rPr>
              <w:t>3. System selects the top 2–3 distinct routes for presentation.</w:t>
            </w:r>
          </w:p>
          <w:p w14:paraId="037BF25F" w14:textId="77777777" w:rsidR="00C217B9" w:rsidRPr="00C217B9" w:rsidRDefault="00C217B9" w:rsidP="117A40C9">
            <w:pPr>
              <w:rPr>
                <w:rFonts w:ascii="Times New Roman" w:hAnsi="Times New Roman"/>
              </w:rPr>
            </w:pPr>
            <w:r w:rsidRPr="5DBC4B4C">
              <w:rPr>
                <w:rFonts w:ascii="Times New Roman" w:hAnsi="Times New Roman"/>
              </w:rPr>
              <w:t>4. Each selected route must represent a meaningfully different travel alternative (different modes, paths, or transfer points).</w:t>
            </w:r>
          </w:p>
          <w:p w14:paraId="450DD3EB" w14:textId="77777777" w:rsidR="00C217B9" w:rsidRPr="00C217B9" w:rsidRDefault="00C217B9" w:rsidP="117A40C9">
            <w:pPr>
              <w:rPr>
                <w:rFonts w:ascii="Times New Roman" w:hAnsi="Times New Roman"/>
              </w:rPr>
            </w:pPr>
            <w:r w:rsidRPr="117A40C9">
              <w:rPr>
                <w:rFonts w:ascii="Times New Roman" w:hAnsi="Times New Roman"/>
              </w:rPr>
              <w:t>5. Ranked routes are passed to UC-26 for display.</w:t>
            </w:r>
          </w:p>
        </w:tc>
      </w:tr>
      <w:tr w:rsidR="00A30DA3" w:rsidRPr="00C217B9" w14:paraId="7093EC6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1FFC5F"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21C51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7F78056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5E244C0"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745F48"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04A39B7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75103F"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FD1F39" w14:textId="77777777" w:rsidR="00C217B9" w:rsidRPr="00C217B9" w:rsidRDefault="00C217B9" w:rsidP="117A40C9">
            <w:pPr>
              <w:rPr>
                <w:rFonts w:ascii="Times New Roman" w:hAnsi="Times New Roman"/>
              </w:rPr>
            </w:pPr>
            <w:r w:rsidRPr="117A40C9">
              <w:rPr>
                <w:rFonts w:ascii="Times New Roman" w:hAnsi="Times New Roman"/>
              </w:rPr>
              <w:t>UC-26 Display Routes</w:t>
            </w:r>
          </w:p>
        </w:tc>
      </w:tr>
      <w:tr w:rsidR="00A30DA3" w:rsidRPr="00C217B9" w14:paraId="5DAA70B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90AC5B"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30DD66"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B9F4C2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B1F995"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C0CDAD"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1B96FBB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9383F24"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DB27E9"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0A42C4A4" w14:textId="77777777" w:rsidR="00C217B9" w:rsidRPr="00C217B9" w:rsidRDefault="00C217B9" w:rsidP="117A40C9">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66D1D81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E8D69" w14:textId="77777777" w:rsidR="00C217B9" w:rsidRPr="00C217B9" w:rsidRDefault="00C217B9" w:rsidP="117A40C9">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03DA13" w14:textId="77777777" w:rsidR="00C217B9" w:rsidRPr="00C217B9" w:rsidRDefault="00C217B9" w:rsidP="117A40C9">
            <w:pPr>
              <w:rPr>
                <w:rFonts w:ascii="Times New Roman" w:hAnsi="Times New Roman"/>
              </w:rPr>
            </w:pPr>
            <w:r w:rsidRPr="117A40C9">
              <w:rPr>
                <w:rFonts w:ascii="Times New Roman" w:hAnsi="Times New Roman"/>
              </w:rPr>
              <w:t>UC-26</w:t>
            </w:r>
          </w:p>
        </w:tc>
      </w:tr>
      <w:tr w:rsidR="009A0874" w:rsidRPr="00C217B9" w14:paraId="1634310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5B548E" w14:textId="77777777" w:rsidR="00C217B9" w:rsidRPr="00C217B9" w:rsidRDefault="00C217B9" w:rsidP="117A40C9">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C78489" w14:textId="77777777" w:rsidR="00C217B9" w:rsidRPr="00C217B9" w:rsidRDefault="00C217B9" w:rsidP="117A40C9">
            <w:pPr>
              <w:rPr>
                <w:rFonts w:ascii="Times New Roman" w:hAnsi="Times New Roman"/>
              </w:rPr>
            </w:pPr>
            <w:r w:rsidRPr="117A40C9">
              <w:rPr>
                <w:rFonts w:ascii="Times New Roman" w:hAnsi="Times New Roman"/>
              </w:rPr>
              <w:t>Display Routes</w:t>
            </w:r>
          </w:p>
        </w:tc>
      </w:tr>
      <w:tr w:rsidR="005D2E32" w:rsidRPr="00C217B9" w14:paraId="120CA5F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4A5274" w14:textId="77777777" w:rsidR="00C217B9" w:rsidRPr="00C217B9" w:rsidRDefault="00C217B9" w:rsidP="117A40C9">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4A15B8" w14:textId="77777777" w:rsidR="00C217B9" w:rsidRPr="00C217B9" w:rsidRDefault="00C217B9" w:rsidP="117A40C9">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2FE4C6" w14:textId="77777777" w:rsidR="00C217B9" w:rsidRPr="00C217B9" w:rsidRDefault="00C217B9" w:rsidP="117A40C9">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684ADC" w14:textId="77777777" w:rsidR="00C217B9" w:rsidRPr="00C217B9" w:rsidRDefault="00C217B9" w:rsidP="117A40C9">
            <w:pPr>
              <w:rPr>
                <w:rFonts w:ascii="Times New Roman" w:hAnsi="Times New Roman"/>
              </w:rPr>
            </w:pPr>
            <w:r w:rsidRPr="117A40C9">
              <w:rPr>
                <w:rFonts w:ascii="Times New Roman" w:hAnsi="Times New Roman"/>
              </w:rPr>
              <w:t>Huynh Thao Tuong Van</w:t>
            </w:r>
          </w:p>
        </w:tc>
      </w:tr>
      <w:tr w:rsidR="005D2E32" w:rsidRPr="00C217B9" w14:paraId="0F2B7DC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482950" w14:textId="77777777" w:rsidR="00C217B9" w:rsidRPr="00C217B9" w:rsidRDefault="00C217B9" w:rsidP="117A40C9">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D658C1A" w14:textId="77777777" w:rsidR="00C217B9" w:rsidRPr="00C217B9" w:rsidRDefault="00C217B9" w:rsidP="117A40C9">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BC711A" w14:textId="77777777" w:rsidR="00C217B9" w:rsidRPr="00C217B9" w:rsidRDefault="00C217B9" w:rsidP="117A40C9">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4BBA00" w14:textId="77777777" w:rsidR="00C217B9" w:rsidRPr="00C217B9" w:rsidRDefault="00C217B9" w:rsidP="117A40C9">
            <w:pPr>
              <w:rPr>
                <w:rFonts w:ascii="Times New Roman" w:hAnsi="Times New Roman"/>
              </w:rPr>
            </w:pPr>
            <w:r w:rsidRPr="117A40C9">
              <w:rPr>
                <w:rFonts w:ascii="Times New Roman" w:hAnsi="Times New Roman"/>
              </w:rPr>
              <w:t>11/2/2026</w:t>
            </w:r>
          </w:p>
        </w:tc>
      </w:tr>
    </w:tbl>
    <w:p w14:paraId="1283E9DF" w14:textId="77777777" w:rsidR="00C217B9" w:rsidRPr="00C217B9" w:rsidRDefault="00C217B9" w:rsidP="117A40C9">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9B3EB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AFCF8C" w14:textId="77777777" w:rsidR="00C217B9" w:rsidRPr="00C217B9" w:rsidRDefault="00C217B9" w:rsidP="117A40C9">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BA2F43" w14:textId="77777777" w:rsidR="00C217B9" w:rsidRPr="00C217B9" w:rsidRDefault="00C217B9" w:rsidP="117A40C9">
            <w:pPr>
              <w:rPr>
                <w:rFonts w:ascii="Times New Roman" w:hAnsi="Times New Roman"/>
              </w:rPr>
            </w:pPr>
            <w:r w:rsidRPr="117A40C9">
              <w:rPr>
                <w:rFonts w:ascii="Times New Roman" w:hAnsi="Times New Roman"/>
              </w:rPr>
              <w:t>System</w:t>
            </w:r>
          </w:p>
        </w:tc>
      </w:tr>
      <w:tr w:rsidR="00A30DA3" w:rsidRPr="00C217B9" w14:paraId="6CE9CFA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65B25B0" w14:textId="77777777" w:rsidR="00C217B9" w:rsidRPr="00C217B9" w:rsidRDefault="00C217B9" w:rsidP="117A40C9">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C1A528" w14:textId="605A1722" w:rsidR="00C217B9" w:rsidRPr="00C217B9" w:rsidRDefault="00C217B9" w:rsidP="117A40C9">
            <w:pPr>
              <w:rPr>
                <w:rFonts w:ascii="Times New Roman" w:eastAsia="Times New Roman" w:hAnsi="Times New Roman"/>
                <w:szCs w:val="24"/>
              </w:rPr>
            </w:pPr>
            <w:r w:rsidRPr="117A40C9">
              <w:rPr>
                <w:rFonts w:ascii="Times New Roman" w:hAnsi="Times New Roman"/>
              </w:rPr>
              <w:t>Presents the final ranked route options to the user, complete with travel times, costs, risk levels, explanations, any fallback-accuracy warnings</w:t>
            </w:r>
            <w:r w:rsidR="2B25AA1D" w:rsidRPr="564C8C01">
              <w:rPr>
                <w:rFonts w:ascii="Times New Roman" w:hAnsi="Times New Roman"/>
              </w:rPr>
              <w:t xml:space="preserve">, </w:t>
            </w:r>
            <w:r w:rsidR="2B25AA1D" w:rsidRPr="564C8C01">
              <w:rPr>
                <w:rFonts w:ascii="Times New Roman" w:eastAsia="Times New Roman" w:hAnsi="Times New Roman"/>
                <w:szCs w:val="24"/>
              </w:rPr>
              <w:t>and a per-station crowding heatmap (6 AM–11 PM) on the Scoring tab for public transit routes</w:t>
            </w:r>
            <w:r w:rsidRPr="564C8C01">
              <w:rPr>
                <w:rFonts w:ascii="Times New Roman" w:eastAsia="Times New Roman" w:hAnsi="Times New Roman"/>
                <w:szCs w:val="24"/>
              </w:rPr>
              <w:t>.</w:t>
            </w:r>
          </w:p>
        </w:tc>
      </w:tr>
      <w:tr w:rsidR="00A30DA3" w:rsidRPr="00C217B9" w14:paraId="1E6D73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D08852" w14:textId="77777777" w:rsidR="00C217B9" w:rsidRPr="00C217B9" w:rsidRDefault="00C217B9" w:rsidP="117A40C9">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0A8A6E" w14:textId="77777777" w:rsidR="00C217B9" w:rsidRPr="00C217B9" w:rsidRDefault="00C217B9" w:rsidP="117A40C9">
            <w:pPr>
              <w:rPr>
                <w:rFonts w:ascii="Times New Roman" w:hAnsi="Times New Roman"/>
              </w:rPr>
            </w:pPr>
            <w:r w:rsidRPr="117A40C9">
              <w:rPr>
                <w:rFonts w:ascii="Times New Roman" w:hAnsi="Times New Roman"/>
              </w:rPr>
              <w:t>Routes have been ranked (UC-25) and explanations generated (UC-24)</w:t>
            </w:r>
          </w:p>
        </w:tc>
      </w:tr>
      <w:tr w:rsidR="00A30DA3" w:rsidRPr="00C217B9" w14:paraId="04B09E3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EA6D08" w14:textId="77777777" w:rsidR="00C217B9" w:rsidRPr="00C217B9" w:rsidRDefault="00C217B9" w:rsidP="117A40C9">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65BA81" w14:textId="77777777" w:rsidR="00C217B9" w:rsidRPr="00C217B9" w:rsidRDefault="00C217B9" w:rsidP="117A40C9">
            <w:pPr>
              <w:rPr>
                <w:rFonts w:ascii="Times New Roman" w:hAnsi="Times New Roman"/>
              </w:rPr>
            </w:pPr>
            <w:r w:rsidRPr="117A40C9">
              <w:rPr>
                <w:rFonts w:ascii="Times New Roman" w:hAnsi="Times New Roman"/>
              </w:rPr>
              <w:t>The user can see and compare the recommended route options</w:t>
            </w:r>
          </w:p>
        </w:tc>
      </w:tr>
      <w:tr w:rsidR="00A30DA3" w:rsidRPr="00C217B9" w14:paraId="5B6981D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B3468E" w14:textId="77777777" w:rsidR="00C217B9" w:rsidRPr="00C217B9" w:rsidRDefault="00C217B9" w:rsidP="117A40C9">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6A67880"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21E2D2E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A70FE9" w14:textId="77777777" w:rsidR="00C217B9" w:rsidRPr="00C217B9" w:rsidRDefault="00C217B9" w:rsidP="117A40C9">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1A52AF" w14:textId="77777777" w:rsidR="00C217B9" w:rsidRPr="00C217B9" w:rsidRDefault="00C217B9" w:rsidP="117A40C9">
            <w:pPr>
              <w:rPr>
                <w:rFonts w:ascii="Times New Roman" w:hAnsi="Times New Roman"/>
              </w:rPr>
            </w:pPr>
            <w:r w:rsidRPr="117A40C9">
              <w:rPr>
                <w:rFonts w:ascii="Times New Roman" w:hAnsi="Times New Roman"/>
              </w:rPr>
              <w:t>High</w:t>
            </w:r>
          </w:p>
        </w:tc>
      </w:tr>
      <w:tr w:rsidR="00A30DA3" w:rsidRPr="00C217B9" w14:paraId="464D7BD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C28F4A" w14:textId="77777777" w:rsidR="00C217B9" w:rsidRPr="00C217B9" w:rsidRDefault="00C217B9" w:rsidP="117A40C9">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FFBE68" w14:textId="77777777" w:rsidR="00C217B9" w:rsidRPr="00C217B9" w:rsidRDefault="00C217B9" w:rsidP="117A40C9">
            <w:pPr>
              <w:rPr>
                <w:rFonts w:ascii="Times New Roman" w:hAnsi="Times New Roman"/>
              </w:rPr>
            </w:pPr>
            <w:r w:rsidRPr="5DBC4B4C">
              <w:rPr>
                <w:rFonts w:ascii="Times New Roman" w:hAnsi="Times New Roman"/>
              </w:rPr>
              <w:t>1. System displays 2–3 ranked route options (or 1 if only one is feasible).</w:t>
            </w:r>
          </w:p>
          <w:p w14:paraId="65388248" w14:textId="77777777" w:rsidR="00C217B9" w:rsidRPr="00C217B9" w:rsidRDefault="00C217B9" w:rsidP="117A40C9">
            <w:pPr>
              <w:rPr>
                <w:rFonts w:ascii="Times New Roman" w:hAnsi="Times New Roman"/>
              </w:rPr>
            </w:pPr>
            <w:r w:rsidRPr="117A40C9">
              <w:rPr>
                <w:rFonts w:ascii="Times New Roman" w:hAnsi="Times New Roman"/>
              </w:rPr>
              <w:t>2. Each route shows: estimated travel time, number of transfers, estimated cost, route-level delay risk, and route-level crowding risk.</w:t>
            </w:r>
          </w:p>
          <w:p w14:paraId="43EAF094" w14:textId="77777777" w:rsidR="00C217B9" w:rsidRPr="00C217B9" w:rsidRDefault="00C217B9" w:rsidP="117A40C9">
            <w:pPr>
              <w:rPr>
                <w:rFonts w:ascii="Times New Roman" w:hAnsi="Times New Roman"/>
              </w:rPr>
            </w:pPr>
            <w:r w:rsidRPr="117A40C9">
              <w:rPr>
                <w:rFonts w:ascii="Times New Roman" w:hAnsi="Times New Roman"/>
              </w:rPr>
              <w:t>3. Each route includes its one-line explanation from UC-24.</w:t>
            </w:r>
          </w:p>
          <w:p w14:paraId="271C313D" w14:textId="77777777" w:rsidR="00C217B9" w:rsidRPr="00C217B9" w:rsidRDefault="00C217B9" w:rsidP="117A40C9">
            <w:pPr>
              <w:rPr>
                <w:rFonts w:ascii="Times New Roman" w:hAnsi="Times New Roman"/>
              </w:rPr>
            </w:pPr>
            <w:r w:rsidRPr="117A40C9">
              <w:rPr>
                <w:rFonts w:ascii="Times New Roman" w:hAnsi="Times New Roman"/>
              </w:rPr>
              <w:t>4. Routes using fallback data display a reduced-accuracy notation.</w:t>
            </w:r>
          </w:p>
          <w:p w14:paraId="5FF6BDB4" w14:textId="6D9E8E51" w:rsidR="658DF0FE" w:rsidRDefault="658DF0FE" w:rsidP="564C8C01">
            <w:pPr>
              <w:rPr>
                <w:rFonts w:ascii="Times New Roman" w:hAnsi="Times New Roman"/>
              </w:rPr>
            </w:pPr>
            <w:r w:rsidRPr="564C8C01">
              <w:rPr>
                <w:rFonts w:ascii="Times New Roman" w:hAnsi="Times New Roman"/>
              </w:rPr>
              <w:t xml:space="preserve">5. </w:t>
            </w:r>
            <w:r w:rsidRPr="564C8C01">
              <w:rPr>
                <w:rFonts w:ascii="Times New Roman" w:eastAsia="Times New Roman" w:hAnsi="Times New Roman"/>
                <w:szCs w:val="24"/>
              </w:rPr>
              <w:t>On the Scoring tab, system renders a per-station MRT crowding heatmap (6 AM–11 PM) sourced from UC-21 step 7, with a marker at the current time.</w:t>
            </w:r>
          </w:p>
          <w:p w14:paraId="7F99B1F8" w14:textId="477D0F11" w:rsidR="00C217B9" w:rsidRPr="00C217B9" w:rsidRDefault="658DF0FE" w:rsidP="117A40C9">
            <w:pPr>
              <w:rPr>
                <w:rFonts w:ascii="Times New Roman" w:hAnsi="Times New Roman"/>
              </w:rPr>
            </w:pPr>
            <w:r w:rsidRPr="564C8C01">
              <w:rPr>
                <w:rFonts w:ascii="Times New Roman" w:hAnsi="Times New Roman"/>
              </w:rPr>
              <w:t>6</w:t>
            </w:r>
            <w:r w:rsidR="00C217B9" w:rsidRPr="564C8C01">
              <w:rPr>
                <w:rFonts w:ascii="Times New Roman" w:hAnsi="Times New Roman"/>
              </w:rPr>
              <w:t>.</w:t>
            </w:r>
            <w:r w:rsidR="00C217B9" w:rsidRPr="117A40C9">
              <w:rPr>
                <w:rFonts w:ascii="Times New Roman" w:hAnsi="Times New Roman"/>
              </w:rPr>
              <w:t xml:space="preserve"> If no routes were found, system shows a message explaining why and suggests the user </w:t>
            </w:r>
            <w:proofErr w:type="gramStart"/>
            <w:r w:rsidR="00C217B9" w:rsidRPr="117A40C9">
              <w:rPr>
                <w:rFonts w:ascii="Times New Roman" w:hAnsi="Times New Roman"/>
              </w:rPr>
              <w:t>adjust</w:t>
            </w:r>
            <w:proofErr w:type="gramEnd"/>
            <w:r w:rsidR="00C217B9" w:rsidRPr="117A40C9">
              <w:rPr>
                <w:rFonts w:ascii="Times New Roman" w:hAnsi="Times New Roman"/>
              </w:rPr>
              <w:t xml:space="preserve"> constraints or preferences.</w:t>
            </w:r>
          </w:p>
        </w:tc>
      </w:tr>
      <w:tr w:rsidR="00A30DA3" w:rsidRPr="00C217B9" w14:paraId="67B70C7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95C865" w14:textId="77777777" w:rsidR="00C217B9" w:rsidRPr="00C217B9" w:rsidRDefault="00C217B9" w:rsidP="117A40C9">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358EDF"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705A1F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659953" w14:textId="77777777" w:rsidR="00C217B9" w:rsidRPr="00C217B9" w:rsidRDefault="00C217B9" w:rsidP="117A40C9">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B80786"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48171A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23EF3A" w14:textId="77777777" w:rsidR="00C217B9" w:rsidRPr="00C217B9" w:rsidRDefault="00C217B9" w:rsidP="117A40C9">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9D6422" w14:textId="06CE4A34" w:rsidR="00C217B9" w:rsidRPr="00C217B9" w:rsidRDefault="1623B724" w:rsidP="117A40C9">
            <w:r w:rsidRPr="564C8C01">
              <w:rPr>
                <w:rFonts w:ascii="Times New Roman" w:eastAsia="Times New Roman" w:hAnsi="Times New Roman"/>
                <w:szCs w:val="24"/>
              </w:rPr>
              <w:t>UC-24 Generate Route Explanation</w:t>
            </w:r>
          </w:p>
        </w:tc>
      </w:tr>
      <w:tr w:rsidR="00A30DA3" w:rsidRPr="00C217B9" w14:paraId="145C8C8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963A2BE" w14:textId="77777777" w:rsidR="00C217B9" w:rsidRPr="00C217B9" w:rsidRDefault="00C217B9" w:rsidP="117A40C9">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6719FB"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5168D92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D88B2F2" w14:textId="77777777" w:rsidR="00C217B9" w:rsidRPr="00C217B9" w:rsidRDefault="00C217B9" w:rsidP="117A40C9">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45D0D2" w14:textId="77777777" w:rsidR="00C217B9" w:rsidRPr="00C217B9" w:rsidRDefault="00C217B9" w:rsidP="117A40C9">
            <w:pPr>
              <w:rPr>
                <w:rFonts w:ascii="Times New Roman" w:hAnsi="Times New Roman"/>
              </w:rPr>
            </w:pPr>
            <w:r w:rsidRPr="117A40C9">
              <w:rPr>
                <w:rFonts w:ascii="Times New Roman" w:hAnsi="Times New Roman"/>
              </w:rPr>
              <w:t>NIL</w:t>
            </w:r>
          </w:p>
        </w:tc>
      </w:tr>
      <w:tr w:rsidR="00A30DA3" w:rsidRPr="00C217B9" w14:paraId="3F50D5E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5EED2E" w14:textId="77777777" w:rsidR="00C217B9" w:rsidRPr="00C217B9" w:rsidRDefault="00C217B9" w:rsidP="117A40C9">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ABDD2E7" w14:textId="77777777" w:rsidR="00C217B9" w:rsidRPr="00C217B9" w:rsidRDefault="00C217B9" w:rsidP="117A40C9">
            <w:pPr>
              <w:rPr>
                <w:rFonts w:ascii="Times New Roman" w:hAnsi="Times New Roman"/>
              </w:rPr>
            </w:pPr>
            <w:r w:rsidRPr="117A40C9">
              <w:rPr>
                <w:rFonts w:ascii="Times New Roman" w:hAnsi="Times New Roman"/>
              </w:rPr>
              <w:t>NIL</w:t>
            </w:r>
          </w:p>
        </w:tc>
      </w:tr>
    </w:tbl>
    <w:p w14:paraId="1D9AEA71" w14:textId="32B350B5" w:rsidR="0029684B" w:rsidRDefault="00A15236" w:rsidP="117A40C9">
      <w:pPr>
        <w:rPr>
          <w:rFonts w:ascii="Times New Roman" w:hAnsi="Times New Roman"/>
        </w:rPr>
      </w:pPr>
      <w:r>
        <w:rPr>
          <w:b/>
          <w:bCs/>
          <w:i/>
          <w:iCs/>
          <w:noProof/>
        </w:rPr>
        <w:lastRenderedPageBreak/>
        <w:pict w14:anchorId="1F729F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 o:spid="_x0000_s2074" type="#_x0000_t75" alt="" style="position:absolute;margin-left:-.3pt;margin-top:7.85pt;width:482.25pt;height:574.5pt;z-index:251658241;visibility:visible;mso-wrap-edited:f;mso-width-percent:0;mso-height-percent:0;mso-position-horizontal-relative:text;mso-position-vertical-relative:text;mso-width-percent:0;mso-height-percent:0">
            <v:imagedata r:id="rId13" o:title=""/>
            <o:lock v:ext="edit" cropping="t" verticies="t"/>
            <w10:wrap type="topAndBottom"/>
          </v:shape>
        </w:pict>
      </w:r>
    </w:p>
    <w:p w14:paraId="076FD257" w14:textId="77777777" w:rsidR="0029684B" w:rsidRDefault="0029684B" w:rsidP="117A40C9">
      <w:pPr>
        <w:rPr>
          <w:rFonts w:ascii="Times New Roman" w:hAnsi="Times New Roman"/>
        </w:rPr>
      </w:pPr>
    </w:p>
    <w:p w14:paraId="29984241" w14:textId="0BB1890B" w:rsidR="00A33CF5" w:rsidRPr="0029684B" w:rsidRDefault="0029684B" w:rsidP="0029684B">
      <w:pPr>
        <w:jc w:val="center"/>
        <w:rPr>
          <w:rFonts w:ascii="Times New Roman" w:hAnsi="Times New Roman"/>
          <w:b/>
          <w:bCs/>
          <w:i/>
          <w:iCs/>
        </w:rPr>
      </w:pPr>
      <w:r w:rsidRPr="0029684B">
        <w:rPr>
          <w:rFonts w:ascii="Times New Roman" w:hAnsi="Times New Roman"/>
          <w:b/>
          <w:bCs/>
          <w:i/>
          <w:iCs/>
        </w:rPr>
        <w:t xml:space="preserve">Fig </w:t>
      </w:r>
      <w:r w:rsidR="00E14A0B">
        <w:rPr>
          <w:rFonts w:ascii="Times New Roman" w:hAnsi="Times New Roman"/>
          <w:b/>
          <w:bCs/>
          <w:i/>
          <w:iCs/>
        </w:rPr>
        <w:t>2.</w:t>
      </w:r>
      <w:r w:rsidRPr="0029684B">
        <w:rPr>
          <w:rFonts w:ascii="Times New Roman" w:hAnsi="Times New Roman"/>
          <w:b/>
          <w:bCs/>
          <w:i/>
          <w:iCs/>
        </w:rPr>
        <w:t>1 Use Case Diagram</w:t>
      </w:r>
    </w:p>
    <w:p w14:paraId="39D34EE3" w14:textId="42156B56" w:rsidR="00274B62" w:rsidRDefault="00274B62" w:rsidP="117A40C9">
      <w:pPr>
        <w:pStyle w:val="Heading2"/>
        <w:rPr>
          <w:rFonts w:ascii="Times New Roman" w:hAnsi="Times New Roman"/>
        </w:rPr>
      </w:pPr>
      <w:bookmarkStart w:id="27" w:name="_Toc439994677"/>
      <w:bookmarkStart w:id="28" w:name="_Toc222998634"/>
      <w:r w:rsidRPr="117A40C9">
        <w:rPr>
          <w:rFonts w:ascii="Times New Roman" w:hAnsi="Times New Roman"/>
        </w:rPr>
        <w:lastRenderedPageBreak/>
        <w:t>Operating Environment</w:t>
      </w:r>
      <w:bookmarkEnd w:id="27"/>
      <w:bookmarkEnd w:id="28"/>
    </w:p>
    <w:p w14:paraId="0384FFA1" w14:textId="776FCD9D" w:rsidR="008D2BB4" w:rsidRDefault="008D2BB4" w:rsidP="117A40C9">
      <w:pPr>
        <w:jc w:val="both"/>
        <w:rPr>
          <w:rFonts w:ascii="Times New Roman" w:hAnsi="Times New Roman"/>
        </w:rPr>
      </w:pPr>
      <w:proofErr w:type="spellStart"/>
      <w:r w:rsidRPr="5DBC4B4C">
        <w:rPr>
          <w:rFonts w:ascii="Times New Roman" w:hAnsi="Times New Roman"/>
        </w:rPr>
        <w:t>SGTravelBud</w:t>
      </w:r>
      <w:proofErr w:type="spellEnd"/>
      <w:r w:rsidRPr="5DBC4B4C">
        <w:rPr>
          <w:rFonts w:ascii="Times New Roman" w:hAnsi="Times New Roman"/>
        </w:rPr>
        <w:t xml:space="preserve"> </w:t>
      </w:r>
      <w:r w:rsidR="008F53BB" w:rsidRPr="5DBC4B4C">
        <w:rPr>
          <w:rFonts w:ascii="Times New Roman" w:hAnsi="Times New Roman"/>
        </w:rPr>
        <w:t xml:space="preserve">is designed to operate as a mobile application. </w:t>
      </w:r>
    </w:p>
    <w:p w14:paraId="26440465" w14:textId="77777777" w:rsidR="008F53BB" w:rsidRDefault="008F53BB" w:rsidP="117A40C9">
      <w:pPr>
        <w:jc w:val="both"/>
        <w:rPr>
          <w:rFonts w:ascii="Times New Roman" w:hAnsi="Times New Roman"/>
        </w:rPr>
      </w:pPr>
    </w:p>
    <w:p w14:paraId="557737F9" w14:textId="42F1F02F" w:rsidR="008F53BB" w:rsidRDefault="00835042" w:rsidP="00AC2FF0">
      <w:pPr>
        <w:numPr>
          <w:ilvl w:val="0"/>
          <w:numId w:val="16"/>
        </w:numPr>
        <w:jc w:val="both"/>
        <w:rPr>
          <w:rFonts w:ascii="Times New Roman" w:hAnsi="Times New Roman"/>
        </w:rPr>
      </w:pPr>
      <w:r w:rsidRPr="117A40C9">
        <w:rPr>
          <w:rFonts w:ascii="Times New Roman" w:hAnsi="Times New Roman"/>
        </w:rPr>
        <w:t xml:space="preserve">Hardware Platform: Mobile devices with GPS capabilities on both Android and iOS </w:t>
      </w:r>
    </w:p>
    <w:p w14:paraId="21F1777F" w14:textId="77777777" w:rsidR="00835042" w:rsidRDefault="00835042" w:rsidP="117A40C9">
      <w:pPr>
        <w:jc w:val="both"/>
        <w:rPr>
          <w:rFonts w:ascii="Times New Roman" w:hAnsi="Times New Roman"/>
        </w:rPr>
      </w:pPr>
    </w:p>
    <w:p w14:paraId="5F99B9CF" w14:textId="1EC34D15" w:rsidR="00835042" w:rsidRDefault="00EC4B70" w:rsidP="00AC2FF0">
      <w:pPr>
        <w:numPr>
          <w:ilvl w:val="0"/>
          <w:numId w:val="16"/>
        </w:numPr>
        <w:jc w:val="both"/>
        <w:rPr>
          <w:rFonts w:ascii="Times New Roman" w:hAnsi="Times New Roman"/>
        </w:rPr>
      </w:pPr>
      <w:r w:rsidRPr="117A40C9">
        <w:rPr>
          <w:rFonts w:ascii="Times New Roman" w:hAnsi="Times New Roman"/>
        </w:rPr>
        <w:t xml:space="preserve">Software Environment: Frontend application running on </w:t>
      </w:r>
      <w:r w:rsidR="007949D0" w:rsidRPr="117A40C9">
        <w:rPr>
          <w:rFonts w:ascii="Times New Roman" w:hAnsi="Times New Roman"/>
        </w:rPr>
        <w:t xml:space="preserve">the </w:t>
      </w:r>
      <w:r w:rsidRPr="117A40C9">
        <w:rPr>
          <w:rFonts w:ascii="Times New Roman" w:hAnsi="Times New Roman"/>
        </w:rPr>
        <w:t>user’s mobile device</w:t>
      </w:r>
      <w:r w:rsidR="007949D0" w:rsidRPr="117A40C9">
        <w:rPr>
          <w:rFonts w:ascii="Times New Roman" w:hAnsi="Times New Roman"/>
        </w:rPr>
        <w:t>,</w:t>
      </w:r>
      <w:r w:rsidRPr="117A40C9">
        <w:rPr>
          <w:rFonts w:ascii="Times New Roman" w:hAnsi="Times New Roman"/>
        </w:rPr>
        <w:t xml:space="preserve"> and backend services are hosted on a server environment </w:t>
      </w:r>
    </w:p>
    <w:p w14:paraId="2FB7C578" w14:textId="77777777" w:rsidR="00FC4E10" w:rsidRDefault="00FC4E10" w:rsidP="117A40C9">
      <w:pPr>
        <w:jc w:val="both"/>
        <w:rPr>
          <w:rFonts w:ascii="Times New Roman" w:hAnsi="Times New Roman"/>
        </w:rPr>
      </w:pPr>
    </w:p>
    <w:p w14:paraId="2370B2A0" w14:textId="7F6C66F9" w:rsidR="00FC4E10" w:rsidRDefault="00FC4E10" w:rsidP="00AC2FF0">
      <w:pPr>
        <w:numPr>
          <w:ilvl w:val="0"/>
          <w:numId w:val="16"/>
        </w:numPr>
        <w:jc w:val="both"/>
        <w:rPr>
          <w:rFonts w:ascii="Times New Roman" w:hAnsi="Times New Roman"/>
        </w:rPr>
      </w:pPr>
      <w:r w:rsidRPr="117A40C9">
        <w:rPr>
          <w:rFonts w:ascii="Times New Roman" w:hAnsi="Times New Roman"/>
        </w:rPr>
        <w:t>External Systems: Transport, traffic data, mapping</w:t>
      </w:r>
      <w:r w:rsidR="007949D0" w:rsidRPr="117A40C9">
        <w:rPr>
          <w:rFonts w:ascii="Times New Roman" w:hAnsi="Times New Roman"/>
        </w:rPr>
        <w:t>,</w:t>
      </w:r>
      <w:r w:rsidRPr="117A40C9">
        <w:rPr>
          <w:rFonts w:ascii="Times New Roman" w:hAnsi="Times New Roman"/>
        </w:rPr>
        <w:t xml:space="preserve"> and geolocation services for address and route generation </w:t>
      </w:r>
    </w:p>
    <w:p w14:paraId="38A89839" w14:textId="77777777" w:rsidR="00FC4E10" w:rsidRDefault="00FC4E10" w:rsidP="117A40C9">
      <w:pPr>
        <w:jc w:val="both"/>
        <w:rPr>
          <w:rFonts w:ascii="Times New Roman" w:hAnsi="Times New Roman"/>
        </w:rPr>
      </w:pPr>
    </w:p>
    <w:p w14:paraId="778244A1" w14:textId="583DD214" w:rsidR="00FC4E10" w:rsidRPr="008D2BB4" w:rsidRDefault="00FC4E10" w:rsidP="00AC2FF0">
      <w:pPr>
        <w:numPr>
          <w:ilvl w:val="0"/>
          <w:numId w:val="16"/>
        </w:numPr>
        <w:jc w:val="both"/>
        <w:rPr>
          <w:rFonts w:ascii="Times New Roman" w:hAnsi="Times New Roman"/>
        </w:rPr>
      </w:pPr>
      <w:r w:rsidRPr="5DBC4B4C">
        <w:rPr>
          <w:rFonts w:ascii="Times New Roman" w:hAnsi="Times New Roman"/>
        </w:rPr>
        <w:t xml:space="preserve">Network Requirements: An active internet connection is required for real-time data retrieval and route generation </w:t>
      </w:r>
    </w:p>
    <w:p w14:paraId="09356A26" w14:textId="77777777" w:rsidR="00274B62" w:rsidRDefault="00274B62" w:rsidP="117A40C9">
      <w:pPr>
        <w:pStyle w:val="Heading2"/>
        <w:jc w:val="both"/>
        <w:rPr>
          <w:rFonts w:ascii="Times New Roman" w:hAnsi="Times New Roman"/>
        </w:rPr>
      </w:pPr>
      <w:bookmarkStart w:id="29" w:name="_Toc439994678"/>
      <w:bookmarkStart w:id="30" w:name="_Toc222998635"/>
      <w:r w:rsidRPr="117A40C9">
        <w:rPr>
          <w:rFonts w:ascii="Times New Roman" w:hAnsi="Times New Roman"/>
        </w:rPr>
        <w:t>Design and Implementation Constraints</w:t>
      </w:r>
      <w:bookmarkEnd w:id="29"/>
      <w:bookmarkEnd w:id="30"/>
    </w:p>
    <w:p w14:paraId="57DB86E8" w14:textId="77288F12" w:rsidR="00FC4E10" w:rsidRDefault="00FC4E10" w:rsidP="117A40C9">
      <w:pPr>
        <w:jc w:val="both"/>
        <w:rPr>
          <w:rFonts w:ascii="Times New Roman" w:hAnsi="Times New Roman"/>
        </w:rPr>
      </w:pPr>
      <w:r w:rsidRPr="117A40C9">
        <w:rPr>
          <w:rFonts w:ascii="Times New Roman" w:hAnsi="Times New Roman"/>
        </w:rPr>
        <w:t xml:space="preserve">The design and implementation of the system are subject to the following constraints: </w:t>
      </w:r>
    </w:p>
    <w:p w14:paraId="71F706E8" w14:textId="77777777" w:rsidR="00FC4E10" w:rsidRDefault="00FC4E10" w:rsidP="117A40C9">
      <w:pPr>
        <w:jc w:val="both"/>
        <w:rPr>
          <w:rFonts w:ascii="Times New Roman" w:hAnsi="Times New Roman"/>
        </w:rPr>
      </w:pPr>
    </w:p>
    <w:p w14:paraId="67A868B8" w14:textId="380888C3" w:rsidR="00FC4E10" w:rsidRDefault="00FC4E10" w:rsidP="00AC2FF0">
      <w:pPr>
        <w:numPr>
          <w:ilvl w:val="0"/>
          <w:numId w:val="17"/>
        </w:numPr>
        <w:jc w:val="both"/>
        <w:rPr>
          <w:rFonts w:ascii="Times New Roman" w:hAnsi="Times New Roman"/>
        </w:rPr>
      </w:pPr>
      <w:r w:rsidRPr="117A40C9">
        <w:rPr>
          <w:rFonts w:ascii="Times New Roman" w:hAnsi="Times New Roman"/>
        </w:rPr>
        <w:t xml:space="preserve">Technology Constraints: </w:t>
      </w:r>
      <w:r w:rsidR="007439AE" w:rsidRPr="117A40C9">
        <w:rPr>
          <w:rFonts w:ascii="Times New Roman" w:hAnsi="Times New Roman"/>
        </w:rPr>
        <w:t>The system</w:t>
      </w:r>
      <w:r w:rsidR="00793299" w:rsidRPr="117A40C9">
        <w:rPr>
          <w:rFonts w:ascii="Times New Roman" w:hAnsi="Times New Roman"/>
        </w:rPr>
        <w:t xml:space="preserve"> relies on external APIs for real-time transport data, routing</w:t>
      </w:r>
      <w:r w:rsidR="00622490" w:rsidRPr="117A40C9">
        <w:rPr>
          <w:rFonts w:ascii="Times New Roman" w:hAnsi="Times New Roman"/>
        </w:rPr>
        <w:t>,</w:t>
      </w:r>
      <w:r w:rsidR="00793299" w:rsidRPr="117A40C9">
        <w:rPr>
          <w:rFonts w:ascii="Times New Roman" w:hAnsi="Times New Roman"/>
        </w:rPr>
        <w:t xml:space="preserve"> and geolocation services</w:t>
      </w:r>
      <w:r w:rsidR="00622490" w:rsidRPr="117A40C9">
        <w:rPr>
          <w:rFonts w:ascii="Times New Roman" w:hAnsi="Times New Roman"/>
        </w:rPr>
        <w:t xml:space="preserve">; hence, rate limit constraints exist </w:t>
      </w:r>
    </w:p>
    <w:p w14:paraId="7A7C0EF9" w14:textId="77777777" w:rsidR="00622490" w:rsidRDefault="00622490" w:rsidP="117A40C9">
      <w:pPr>
        <w:jc w:val="both"/>
        <w:rPr>
          <w:rFonts w:ascii="Times New Roman" w:hAnsi="Times New Roman"/>
        </w:rPr>
      </w:pPr>
    </w:p>
    <w:p w14:paraId="29DEBE23" w14:textId="2F957025" w:rsidR="00622490" w:rsidRDefault="00622490" w:rsidP="00AC2FF0">
      <w:pPr>
        <w:numPr>
          <w:ilvl w:val="0"/>
          <w:numId w:val="17"/>
        </w:numPr>
        <w:jc w:val="both"/>
        <w:rPr>
          <w:rFonts w:ascii="Times New Roman" w:hAnsi="Times New Roman"/>
        </w:rPr>
      </w:pPr>
      <w:r w:rsidRPr="117A40C9">
        <w:rPr>
          <w:rFonts w:ascii="Times New Roman" w:hAnsi="Times New Roman"/>
        </w:rPr>
        <w:t xml:space="preserve">Platform Constraints: Permission must be given for GPS access on mobile devices </w:t>
      </w:r>
    </w:p>
    <w:p w14:paraId="6B0005E1" w14:textId="77777777" w:rsidR="00622490" w:rsidRDefault="00622490" w:rsidP="117A40C9">
      <w:pPr>
        <w:jc w:val="both"/>
        <w:rPr>
          <w:rFonts w:ascii="Times New Roman" w:hAnsi="Times New Roman"/>
        </w:rPr>
      </w:pPr>
    </w:p>
    <w:p w14:paraId="58EC7B41" w14:textId="0F00E533" w:rsidR="007439AE" w:rsidRPr="00FC4E10" w:rsidRDefault="00622490" w:rsidP="00AC2FF0">
      <w:pPr>
        <w:numPr>
          <w:ilvl w:val="0"/>
          <w:numId w:val="17"/>
        </w:numPr>
        <w:jc w:val="both"/>
        <w:rPr>
          <w:rFonts w:ascii="Times New Roman" w:hAnsi="Times New Roman"/>
        </w:rPr>
      </w:pPr>
      <w:r w:rsidRPr="117A40C9">
        <w:rPr>
          <w:rFonts w:ascii="Times New Roman" w:hAnsi="Times New Roman"/>
        </w:rPr>
        <w:t xml:space="preserve">Design Constraints: </w:t>
      </w:r>
      <w:r w:rsidR="007439AE" w:rsidRPr="117A40C9">
        <w:rPr>
          <w:rFonts w:ascii="Times New Roman" w:hAnsi="Times New Roman"/>
        </w:rPr>
        <w:t xml:space="preserve">The preference weights must always be normalized to ensure consistent scoring </w:t>
      </w:r>
    </w:p>
    <w:p w14:paraId="6E6EEA60" w14:textId="77777777" w:rsidR="00274B62" w:rsidRDefault="00274B62" w:rsidP="117A40C9">
      <w:pPr>
        <w:pStyle w:val="Heading2"/>
        <w:rPr>
          <w:rFonts w:ascii="Times New Roman" w:hAnsi="Times New Roman"/>
        </w:rPr>
      </w:pPr>
      <w:bookmarkStart w:id="31" w:name="_Toc439994679"/>
      <w:bookmarkStart w:id="32" w:name="_Toc222998636"/>
      <w:r w:rsidRPr="117A40C9">
        <w:rPr>
          <w:rFonts w:ascii="Times New Roman" w:hAnsi="Times New Roman"/>
        </w:rPr>
        <w:t>User Documentation</w:t>
      </w:r>
      <w:bookmarkEnd w:id="31"/>
      <w:bookmarkEnd w:id="32"/>
    </w:p>
    <w:p w14:paraId="634106B3" w14:textId="77777777" w:rsidR="00B624B3" w:rsidRPr="00B8491A" w:rsidRDefault="00B624B3" w:rsidP="117A40C9">
      <w:pPr>
        <w:jc w:val="both"/>
        <w:rPr>
          <w:rFonts w:ascii="Times New Roman" w:hAnsi="Times New Roman"/>
        </w:rPr>
      </w:pPr>
      <w:r w:rsidRPr="117A40C9">
        <w:rPr>
          <w:rFonts w:ascii="Times New Roman" w:hAnsi="Times New Roman"/>
        </w:rPr>
        <w:t xml:space="preserve">All documentation will be delivered within the application in clear, non-technical language with language translations. </w:t>
      </w:r>
    </w:p>
    <w:p w14:paraId="0C0CA94D" w14:textId="77777777" w:rsidR="00FC7DE3" w:rsidRDefault="00FC7DE3" w:rsidP="117A40C9">
      <w:pPr>
        <w:jc w:val="both"/>
        <w:rPr>
          <w:rFonts w:ascii="Times New Roman" w:hAnsi="Times New Roman"/>
        </w:rPr>
      </w:pPr>
    </w:p>
    <w:p w14:paraId="6F880047" w14:textId="12C4FF82" w:rsidR="00FC7DE3" w:rsidRDefault="00FC7DE3" w:rsidP="00AC2FF0">
      <w:pPr>
        <w:numPr>
          <w:ilvl w:val="0"/>
          <w:numId w:val="18"/>
        </w:numPr>
        <w:jc w:val="both"/>
        <w:rPr>
          <w:rFonts w:ascii="Times New Roman" w:hAnsi="Times New Roman"/>
        </w:rPr>
      </w:pPr>
      <w:r w:rsidRPr="117A40C9">
        <w:rPr>
          <w:rFonts w:ascii="Times New Roman" w:hAnsi="Times New Roman"/>
        </w:rPr>
        <w:t xml:space="preserve">In-App Help: Tooltips can be accessed in the settings to understand the usability of the application </w:t>
      </w:r>
    </w:p>
    <w:p w14:paraId="51EF2BC0" w14:textId="77777777" w:rsidR="00FC7DE3" w:rsidRDefault="00FC7DE3" w:rsidP="117A40C9">
      <w:pPr>
        <w:jc w:val="both"/>
        <w:rPr>
          <w:rFonts w:ascii="Times New Roman" w:hAnsi="Times New Roman"/>
        </w:rPr>
      </w:pPr>
    </w:p>
    <w:p w14:paraId="56018B10" w14:textId="6133B7C5" w:rsidR="00FC7DE3" w:rsidRDefault="00663CC8" w:rsidP="00AC2FF0">
      <w:pPr>
        <w:numPr>
          <w:ilvl w:val="0"/>
          <w:numId w:val="18"/>
        </w:numPr>
        <w:jc w:val="both"/>
        <w:rPr>
          <w:rFonts w:ascii="Times New Roman" w:hAnsi="Times New Roman"/>
        </w:rPr>
      </w:pPr>
      <w:r w:rsidRPr="117A40C9">
        <w:rPr>
          <w:rFonts w:ascii="Times New Roman" w:hAnsi="Times New Roman"/>
        </w:rPr>
        <w:t xml:space="preserve">Onboarding: First-time users are guided through their personal preference configuration </w:t>
      </w:r>
    </w:p>
    <w:p w14:paraId="723940A2" w14:textId="77777777" w:rsidR="00403D46" w:rsidRDefault="00403D46" w:rsidP="117A40C9">
      <w:pPr>
        <w:pStyle w:val="ListParagraph"/>
        <w:rPr>
          <w:rFonts w:ascii="Times New Roman" w:hAnsi="Times New Roman"/>
        </w:rPr>
      </w:pPr>
    </w:p>
    <w:p w14:paraId="2ED7ECB1" w14:textId="77777777" w:rsidR="00274B62" w:rsidRDefault="00274B62" w:rsidP="117A40C9">
      <w:pPr>
        <w:pStyle w:val="Heading2"/>
        <w:rPr>
          <w:rFonts w:ascii="Times New Roman" w:hAnsi="Times New Roman"/>
        </w:rPr>
      </w:pPr>
      <w:bookmarkStart w:id="33" w:name="_Toc439994680"/>
      <w:bookmarkStart w:id="34" w:name="_Toc222998637"/>
      <w:r w:rsidRPr="117A40C9">
        <w:rPr>
          <w:rFonts w:ascii="Times New Roman" w:hAnsi="Times New Roman"/>
        </w:rPr>
        <w:t>Assumptions and Dependencies</w:t>
      </w:r>
      <w:bookmarkEnd w:id="33"/>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8055"/>
      </w:tblGrid>
      <w:tr w:rsidR="005E6A4C" w14:paraId="0AB81F0F" w14:textId="77777777" w:rsidTr="117A40C9">
        <w:tc>
          <w:tcPr>
            <w:tcW w:w="1809" w:type="dxa"/>
          </w:tcPr>
          <w:p w14:paraId="72F0DF20" w14:textId="5940C791" w:rsidR="005E6A4C" w:rsidRDefault="005E6A4C" w:rsidP="117A40C9">
            <w:pPr>
              <w:rPr>
                <w:rFonts w:ascii="Times New Roman" w:hAnsi="Times New Roman"/>
              </w:rPr>
            </w:pPr>
            <w:r w:rsidRPr="117A40C9">
              <w:rPr>
                <w:rFonts w:ascii="Times New Roman" w:hAnsi="Times New Roman"/>
              </w:rPr>
              <w:t>Assumptions</w:t>
            </w:r>
          </w:p>
        </w:tc>
        <w:tc>
          <w:tcPr>
            <w:tcW w:w="8055" w:type="dxa"/>
          </w:tcPr>
          <w:p w14:paraId="4D5B28BE" w14:textId="77777777" w:rsidR="005E6A4C" w:rsidRDefault="005E6A4C" w:rsidP="00AC2FF0">
            <w:pPr>
              <w:numPr>
                <w:ilvl w:val="0"/>
                <w:numId w:val="19"/>
              </w:numPr>
              <w:spacing w:line="276" w:lineRule="auto"/>
              <w:rPr>
                <w:rFonts w:ascii="Times New Roman" w:hAnsi="Times New Roman"/>
              </w:rPr>
            </w:pPr>
            <w:r w:rsidRPr="117A40C9">
              <w:rPr>
                <w:rFonts w:ascii="Times New Roman" w:hAnsi="Times New Roman"/>
              </w:rPr>
              <w:t xml:space="preserve">Users have access to a GPS-enabled device and grant location permission when asked </w:t>
            </w:r>
          </w:p>
          <w:p w14:paraId="1DACD6C6" w14:textId="3000F071" w:rsidR="005E6A4C" w:rsidRDefault="005E6A4C" w:rsidP="00AC2FF0">
            <w:pPr>
              <w:numPr>
                <w:ilvl w:val="0"/>
                <w:numId w:val="19"/>
              </w:numPr>
              <w:spacing w:line="276" w:lineRule="auto"/>
              <w:rPr>
                <w:rFonts w:ascii="Times New Roman" w:hAnsi="Times New Roman"/>
              </w:rPr>
            </w:pPr>
            <w:r w:rsidRPr="5DBC4B4C">
              <w:rPr>
                <w:rFonts w:ascii="Times New Roman" w:hAnsi="Times New Roman"/>
              </w:rPr>
              <w:t xml:space="preserve">External transport data APIs provide accurate and timely information </w:t>
            </w:r>
          </w:p>
        </w:tc>
      </w:tr>
      <w:tr w:rsidR="005E6A4C" w14:paraId="4805F318" w14:textId="77777777" w:rsidTr="117A40C9">
        <w:tc>
          <w:tcPr>
            <w:tcW w:w="1809" w:type="dxa"/>
          </w:tcPr>
          <w:p w14:paraId="548C2D9B" w14:textId="4DF01934" w:rsidR="005E6A4C" w:rsidRDefault="005E6A4C" w:rsidP="117A40C9">
            <w:pPr>
              <w:rPr>
                <w:rFonts w:ascii="Times New Roman" w:hAnsi="Times New Roman"/>
              </w:rPr>
            </w:pPr>
            <w:r w:rsidRPr="117A40C9">
              <w:rPr>
                <w:rFonts w:ascii="Times New Roman" w:hAnsi="Times New Roman"/>
              </w:rPr>
              <w:t>Dependencies</w:t>
            </w:r>
          </w:p>
        </w:tc>
        <w:tc>
          <w:tcPr>
            <w:tcW w:w="8055" w:type="dxa"/>
          </w:tcPr>
          <w:p w14:paraId="7E7AAE41" w14:textId="77777777" w:rsidR="005E6A4C" w:rsidRDefault="00A15171" w:rsidP="00AC2FF0">
            <w:pPr>
              <w:numPr>
                <w:ilvl w:val="0"/>
                <w:numId w:val="20"/>
              </w:numPr>
              <w:spacing w:line="276" w:lineRule="auto"/>
              <w:rPr>
                <w:rFonts w:ascii="Times New Roman" w:hAnsi="Times New Roman"/>
              </w:rPr>
            </w:pPr>
            <w:r w:rsidRPr="117A40C9">
              <w:rPr>
                <w:rFonts w:ascii="Times New Roman" w:hAnsi="Times New Roman"/>
              </w:rPr>
              <w:t xml:space="preserve">Availability and reliability of third-party transport data APIs </w:t>
            </w:r>
          </w:p>
          <w:p w14:paraId="38FC81B5" w14:textId="77777777" w:rsidR="00A15171" w:rsidRDefault="00A15171" w:rsidP="00AC2FF0">
            <w:pPr>
              <w:numPr>
                <w:ilvl w:val="0"/>
                <w:numId w:val="20"/>
              </w:numPr>
              <w:spacing w:line="276" w:lineRule="auto"/>
              <w:rPr>
                <w:rFonts w:ascii="Times New Roman" w:hAnsi="Times New Roman"/>
              </w:rPr>
            </w:pPr>
            <w:r w:rsidRPr="117A40C9">
              <w:rPr>
                <w:rFonts w:ascii="Times New Roman" w:hAnsi="Times New Roman"/>
              </w:rPr>
              <w:t xml:space="preserve">Availability of mapping services for location validation and </w:t>
            </w:r>
            <w:proofErr w:type="gramStart"/>
            <w:r w:rsidRPr="117A40C9">
              <w:rPr>
                <w:rFonts w:ascii="Times New Roman" w:hAnsi="Times New Roman"/>
              </w:rPr>
              <w:t>routing</w:t>
            </w:r>
            <w:proofErr w:type="gramEnd"/>
            <w:r w:rsidRPr="117A40C9">
              <w:rPr>
                <w:rFonts w:ascii="Times New Roman" w:hAnsi="Times New Roman"/>
              </w:rPr>
              <w:t xml:space="preserve"> </w:t>
            </w:r>
          </w:p>
          <w:p w14:paraId="63659FE7" w14:textId="77777777" w:rsidR="00A15171" w:rsidRDefault="00A15171" w:rsidP="00AC2FF0">
            <w:pPr>
              <w:numPr>
                <w:ilvl w:val="0"/>
                <w:numId w:val="20"/>
              </w:numPr>
              <w:spacing w:line="276" w:lineRule="auto"/>
              <w:rPr>
                <w:rFonts w:ascii="Times New Roman" w:hAnsi="Times New Roman"/>
              </w:rPr>
            </w:pPr>
            <w:r w:rsidRPr="117A40C9">
              <w:rPr>
                <w:rFonts w:ascii="Times New Roman" w:hAnsi="Times New Roman"/>
              </w:rPr>
              <w:t xml:space="preserve">Stable internet connectivity </w:t>
            </w:r>
          </w:p>
          <w:p w14:paraId="20BE8520" w14:textId="2FCD9B0E" w:rsidR="00A15171" w:rsidRDefault="00B624B3" w:rsidP="00AC2FF0">
            <w:pPr>
              <w:numPr>
                <w:ilvl w:val="0"/>
                <w:numId w:val="20"/>
              </w:numPr>
              <w:spacing w:line="276" w:lineRule="auto"/>
              <w:rPr>
                <w:rFonts w:ascii="Times New Roman" w:hAnsi="Times New Roman"/>
              </w:rPr>
            </w:pPr>
            <w:r w:rsidRPr="117A40C9">
              <w:rPr>
                <w:rFonts w:ascii="Times New Roman" w:hAnsi="Times New Roman"/>
              </w:rPr>
              <w:t xml:space="preserve">Continued support of required APIs and data formats by external providers </w:t>
            </w:r>
          </w:p>
        </w:tc>
      </w:tr>
    </w:tbl>
    <w:p w14:paraId="19D65830" w14:textId="09F65625" w:rsidR="00403D46" w:rsidRPr="00403D46" w:rsidRDefault="00403D46" w:rsidP="117A40C9">
      <w:pPr>
        <w:rPr>
          <w:rFonts w:ascii="Times New Roman" w:hAnsi="Times New Roman"/>
        </w:rPr>
      </w:pPr>
    </w:p>
    <w:p w14:paraId="1333DBF9" w14:textId="77777777" w:rsidR="00274B62" w:rsidRDefault="00274B62" w:rsidP="117A40C9">
      <w:pPr>
        <w:pStyle w:val="Heading1"/>
        <w:rPr>
          <w:rFonts w:ascii="Times New Roman" w:hAnsi="Times New Roman"/>
        </w:rPr>
      </w:pPr>
      <w:bookmarkStart w:id="35" w:name="_Toc439994682"/>
      <w:bookmarkStart w:id="36" w:name="_Toc222998638"/>
      <w:r w:rsidRPr="117A40C9">
        <w:rPr>
          <w:rFonts w:ascii="Times New Roman" w:hAnsi="Times New Roman"/>
        </w:rPr>
        <w:t>External Interface Requirements</w:t>
      </w:r>
      <w:bookmarkEnd w:id="35"/>
      <w:bookmarkEnd w:id="36"/>
    </w:p>
    <w:p w14:paraId="478A9076" w14:textId="77777777" w:rsidR="00274B62" w:rsidRDefault="00274B62" w:rsidP="117A40C9">
      <w:pPr>
        <w:pStyle w:val="Heading2"/>
        <w:rPr>
          <w:rFonts w:ascii="Times New Roman" w:hAnsi="Times New Roman"/>
        </w:rPr>
      </w:pPr>
      <w:bookmarkStart w:id="37" w:name="_Toc222998639"/>
      <w:r w:rsidRPr="117A40C9">
        <w:rPr>
          <w:rFonts w:ascii="Times New Roman" w:hAnsi="Times New Roman"/>
        </w:rPr>
        <w:t>User Interfaces</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6"/>
        <w:gridCol w:w="3433"/>
        <w:gridCol w:w="5535"/>
      </w:tblGrid>
      <w:tr w:rsidR="008B213C" w14:paraId="269CC1FB" w14:textId="77777777">
        <w:trPr>
          <w:trHeight w:val="291"/>
        </w:trPr>
        <w:tc>
          <w:tcPr>
            <w:tcW w:w="830" w:type="dxa"/>
          </w:tcPr>
          <w:p w14:paraId="155053BE" w14:textId="545F9DF7" w:rsidR="00077752" w:rsidRPr="008F42A0" w:rsidRDefault="00077752">
            <w:pPr>
              <w:jc w:val="center"/>
              <w:rPr>
                <w:rFonts w:ascii="Times New Roman" w:hAnsi="Times New Roman"/>
                <w:b/>
                <w:bCs/>
              </w:rPr>
            </w:pPr>
            <w:r w:rsidRPr="008F42A0">
              <w:rPr>
                <w:rFonts w:ascii="Times New Roman" w:hAnsi="Times New Roman"/>
                <w:b/>
                <w:bCs/>
              </w:rPr>
              <w:t>Frame</w:t>
            </w:r>
          </w:p>
        </w:tc>
        <w:tc>
          <w:tcPr>
            <w:tcW w:w="3433" w:type="dxa"/>
          </w:tcPr>
          <w:p w14:paraId="45A969E8" w14:textId="536E5645" w:rsidR="00077752" w:rsidRPr="008F42A0" w:rsidRDefault="00077752" w:rsidP="117A40C9">
            <w:pPr>
              <w:rPr>
                <w:rFonts w:ascii="Times New Roman" w:hAnsi="Times New Roman"/>
                <w:b/>
                <w:bCs/>
              </w:rPr>
            </w:pPr>
            <w:r w:rsidRPr="008F42A0">
              <w:rPr>
                <w:rFonts w:ascii="Times New Roman" w:hAnsi="Times New Roman"/>
                <w:b/>
                <w:bCs/>
              </w:rPr>
              <w:t>User Interface</w:t>
            </w:r>
          </w:p>
        </w:tc>
        <w:tc>
          <w:tcPr>
            <w:tcW w:w="5601" w:type="dxa"/>
          </w:tcPr>
          <w:p w14:paraId="0F50B782" w14:textId="00476A6F" w:rsidR="00077752" w:rsidRPr="008F42A0" w:rsidRDefault="00077752" w:rsidP="117A40C9">
            <w:pPr>
              <w:rPr>
                <w:rFonts w:ascii="Times New Roman" w:hAnsi="Times New Roman"/>
                <w:b/>
                <w:bCs/>
              </w:rPr>
            </w:pPr>
            <w:r w:rsidRPr="008F42A0">
              <w:rPr>
                <w:rFonts w:ascii="Times New Roman" w:hAnsi="Times New Roman"/>
                <w:b/>
                <w:bCs/>
              </w:rPr>
              <w:t>Description</w:t>
            </w:r>
          </w:p>
        </w:tc>
      </w:tr>
      <w:tr w:rsidR="008B213C" w14:paraId="0292DA36" w14:textId="77777777">
        <w:trPr>
          <w:trHeight w:val="464"/>
        </w:trPr>
        <w:tc>
          <w:tcPr>
            <w:tcW w:w="830" w:type="dxa"/>
          </w:tcPr>
          <w:p w14:paraId="36594B8B" w14:textId="77777777" w:rsidR="00562006" w:rsidRDefault="00562006">
            <w:pPr>
              <w:jc w:val="center"/>
              <w:rPr>
                <w:rFonts w:ascii="Times New Roman" w:hAnsi="Times New Roman"/>
              </w:rPr>
            </w:pPr>
          </w:p>
          <w:p w14:paraId="66CA8629" w14:textId="05B9720F" w:rsidR="00077752" w:rsidRDefault="00077752">
            <w:pPr>
              <w:jc w:val="center"/>
              <w:rPr>
                <w:rFonts w:ascii="Times New Roman" w:hAnsi="Times New Roman"/>
              </w:rPr>
            </w:pPr>
            <w:r>
              <w:rPr>
                <w:rFonts w:ascii="Times New Roman" w:hAnsi="Times New Roman"/>
              </w:rPr>
              <w:t>1</w:t>
            </w:r>
          </w:p>
        </w:tc>
        <w:tc>
          <w:tcPr>
            <w:tcW w:w="3433" w:type="dxa"/>
          </w:tcPr>
          <w:p w14:paraId="0289B3C8" w14:textId="3E92895B" w:rsidR="00077752" w:rsidRPr="00E14A0B" w:rsidRDefault="00A15236" w:rsidP="00E14A0B">
            <w:pPr>
              <w:jc w:val="center"/>
              <w:rPr>
                <w:rFonts w:ascii="Times New Roman" w:hAnsi="Times New Roman"/>
                <w:b/>
                <w:bCs/>
                <w:i/>
                <w:iCs/>
              </w:rPr>
            </w:pPr>
            <w:r>
              <w:rPr>
                <w:noProof/>
              </w:rPr>
              <w:pict w14:anchorId="2A6EF490">
                <v:shape id="图片 28" o:spid="_x0000_s2073" type="#_x0000_t75" alt="" style="position:absolute;left:0;text-align:left;margin-left:.45pt;margin-top:7.55pt;width:145.35pt;height:224.3pt;z-index:-251658217;visibility:visible;mso-wrap-edited:f;mso-width-percent:0;mso-height-percent:0;mso-position-horizontal-relative:text;mso-position-vertical-relative:text;mso-width-percent:0;mso-height-percent:0">
                  <v:imagedata r:id="rId14" o:title=""/>
                  <o:lock v:ext="edit" cropping="t" verticies="t"/>
                  <w10:wrap type="topAndBottom"/>
                </v:shape>
              </w:pict>
            </w:r>
            <w:r w:rsidR="00E14A0B">
              <w:rPr>
                <w:rFonts w:ascii="Times New Roman" w:hAnsi="Times New Roman"/>
                <w:b/>
                <w:bCs/>
                <w:i/>
                <w:iCs/>
              </w:rPr>
              <w:t xml:space="preserve">Fig 3.1 </w:t>
            </w:r>
            <w:r w:rsidR="00042126">
              <w:rPr>
                <w:rFonts w:ascii="Times New Roman" w:hAnsi="Times New Roman"/>
                <w:b/>
                <w:bCs/>
                <w:i/>
                <w:iCs/>
              </w:rPr>
              <w:t xml:space="preserve">Search </w:t>
            </w:r>
          </w:p>
        </w:tc>
        <w:tc>
          <w:tcPr>
            <w:tcW w:w="5601" w:type="dxa"/>
          </w:tcPr>
          <w:p w14:paraId="4EC564D0" w14:textId="77777777" w:rsidR="00562006" w:rsidRDefault="00562006" w:rsidP="117A40C9">
            <w:pPr>
              <w:rPr>
                <w:rFonts w:ascii="Times New Roman" w:hAnsi="Times New Roman"/>
              </w:rPr>
            </w:pPr>
          </w:p>
          <w:p w14:paraId="77C2ADCF" w14:textId="59312E2D" w:rsidR="00077752" w:rsidRDefault="00650513" w:rsidP="117A40C9">
            <w:pPr>
              <w:rPr>
                <w:rFonts w:ascii="Times New Roman" w:hAnsi="Times New Roman"/>
              </w:rPr>
            </w:pPr>
            <w:r>
              <w:rPr>
                <w:rFonts w:ascii="Times New Roman" w:hAnsi="Times New Roman"/>
              </w:rPr>
              <w:t xml:space="preserve">Once the user enters the application, the map is displayed. </w:t>
            </w:r>
          </w:p>
        </w:tc>
      </w:tr>
      <w:tr w:rsidR="008B213C" w14:paraId="7EDEDBAB" w14:textId="77777777">
        <w:tc>
          <w:tcPr>
            <w:tcW w:w="830" w:type="dxa"/>
          </w:tcPr>
          <w:p w14:paraId="019C8553" w14:textId="77777777" w:rsidR="00562006" w:rsidRDefault="00562006">
            <w:pPr>
              <w:jc w:val="center"/>
              <w:rPr>
                <w:rFonts w:ascii="Times New Roman" w:hAnsi="Times New Roman"/>
              </w:rPr>
            </w:pPr>
          </w:p>
          <w:p w14:paraId="56CA0555" w14:textId="1AB3DFC7" w:rsidR="00077752" w:rsidRDefault="00650513">
            <w:pPr>
              <w:jc w:val="center"/>
              <w:rPr>
                <w:rFonts w:ascii="Times New Roman" w:hAnsi="Times New Roman"/>
              </w:rPr>
            </w:pPr>
            <w:r>
              <w:rPr>
                <w:rFonts w:ascii="Times New Roman" w:hAnsi="Times New Roman"/>
              </w:rPr>
              <w:t>2</w:t>
            </w:r>
          </w:p>
        </w:tc>
        <w:tc>
          <w:tcPr>
            <w:tcW w:w="3433" w:type="dxa"/>
          </w:tcPr>
          <w:p w14:paraId="1F3B852B" w14:textId="4FF0ADF9" w:rsidR="00042126" w:rsidRPr="00836A35" w:rsidRDefault="00A15236" w:rsidP="00836A35">
            <w:pPr>
              <w:jc w:val="center"/>
              <w:rPr>
                <w:rFonts w:ascii="Times New Roman" w:hAnsi="Times New Roman"/>
                <w:b/>
                <w:bCs/>
                <w:i/>
                <w:iCs/>
              </w:rPr>
            </w:pPr>
            <w:r>
              <w:rPr>
                <w:noProof/>
              </w:rPr>
              <w:pict w14:anchorId="4B0B315D">
                <v:shape id="图片 27" o:spid="_x0000_s2072" type="#_x0000_t75" alt="" style="position:absolute;left:0;text-align:left;margin-left:.45pt;margin-top:8pt;width:146.5pt;height:225.15pt;z-index:251658249;visibility:visible;mso-wrap-edited:f;mso-width-percent:0;mso-height-percent:0;mso-position-horizontal-relative:text;mso-position-vertical-relative:text;mso-width-percent:0;mso-height-percent:0">
                  <v:imagedata r:id="rId15" o:title=""/>
                  <o:lock v:ext="edit" cropping="t" verticies="t"/>
                  <w10:wrap type="topAndBottom"/>
                </v:shape>
              </w:pict>
            </w:r>
            <w:r w:rsidR="00042126">
              <w:rPr>
                <w:rFonts w:ascii="Times New Roman" w:hAnsi="Times New Roman"/>
                <w:b/>
                <w:bCs/>
                <w:i/>
                <w:iCs/>
              </w:rPr>
              <w:t>Fig 3.2 Origin and Destination Input</w:t>
            </w:r>
          </w:p>
        </w:tc>
        <w:tc>
          <w:tcPr>
            <w:tcW w:w="5601" w:type="dxa"/>
          </w:tcPr>
          <w:p w14:paraId="4B7EC3FA" w14:textId="77777777" w:rsidR="00562006" w:rsidRDefault="00562006" w:rsidP="00936CDB">
            <w:pPr>
              <w:rPr>
                <w:rFonts w:ascii="Times New Roman" w:hAnsi="Times New Roman"/>
              </w:rPr>
            </w:pPr>
          </w:p>
          <w:p w14:paraId="497093B1" w14:textId="4204C177" w:rsidR="00936CDB" w:rsidRDefault="00936CDB" w:rsidP="00936CDB">
            <w:pPr>
              <w:rPr>
                <w:rFonts w:ascii="Times New Roman" w:hAnsi="Times New Roman"/>
              </w:rPr>
            </w:pPr>
            <w:r>
              <w:rPr>
                <w:rFonts w:ascii="Times New Roman" w:hAnsi="Times New Roman"/>
              </w:rPr>
              <w:t xml:space="preserve">The application requests the user to input their origin </w:t>
            </w:r>
            <w:r w:rsidR="00BE2B75">
              <w:rPr>
                <w:rFonts w:ascii="Times New Roman" w:hAnsi="Times New Roman"/>
              </w:rPr>
              <w:t xml:space="preserve">and destination locations. </w:t>
            </w:r>
          </w:p>
        </w:tc>
      </w:tr>
      <w:tr w:rsidR="008B213C" w14:paraId="44FAE231" w14:textId="77777777">
        <w:tc>
          <w:tcPr>
            <w:tcW w:w="830" w:type="dxa"/>
          </w:tcPr>
          <w:p w14:paraId="3E095995" w14:textId="77777777" w:rsidR="00562006" w:rsidRDefault="00562006">
            <w:pPr>
              <w:jc w:val="center"/>
              <w:rPr>
                <w:rFonts w:ascii="Times New Roman" w:hAnsi="Times New Roman"/>
              </w:rPr>
            </w:pPr>
          </w:p>
          <w:p w14:paraId="469E1E51" w14:textId="6CB3852F" w:rsidR="00077752" w:rsidRDefault="00BE2B75">
            <w:pPr>
              <w:jc w:val="center"/>
              <w:rPr>
                <w:rFonts w:ascii="Times New Roman" w:hAnsi="Times New Roman"/>
              </w:rPr>
            </w:pPr>
            <w:r>
              <w:rPr>
                <w:rFonts w:ascii="Times New Roman" w:hAnsi="Times New Roman"/>
              </w:rPr>
              <w:t>3</w:t>
            </w:r>
          </w:p>
        </w:tc>
        <w:tc>
          <w:tcPr>
            <w:tcW w:w="3433" w:type="dxa"/>
          </w:tcPr>
          <w:p w14:paraId="3AFDD22F" w14:textId="23D33B3D" w:rsidR="00077752" w:rsidRDefault="00042126" w:rsidP="00042126">
            <w:pPr>
              <w:jc w:val="center"/>
              <w:rPr>
                <w:rFonts w:ascii="Times New Roman" w:hAnsi="Times New Roman"/>
              </w:rPr>
            </w:pPr>
            <w:r>
              <w:rPr>
                <w:rFonts w:ascii="Times New Roman" w:hAnsi="Times New Roman"/>
                <w:b/>
                <w:bCs/>
                <w:i/>
                <w:iCs/>
              </w:rPr>
              <w:t xml:space="preserve">Fig 3.3 Origin and Destination </w:t>
            </w:r>
            <w:r w:rsidR="00A15236">
              <w:rPr>
                <w:noProof/>
              </w:rPr>
              <w:pict w14:anchorId="3FB7EA2E">
                <v:shape id="图片 26" o:spid="_x0000_s2071" type="#_x0000_t75" alt="" style="position:absolute;left:0;text-align:left;margin-left:-.65pt;margin-top:10pt;width:160.85pt;height:244.75pt;z-index:251658246;visibility:visible;mso-wrap-edited:f;mso-width-percent:0;mso-height-percent:0;mso-position-horizontal-relative:text;mso-position-vertical-relative:text;mso-width-percent:0;mso-height-percent:0">
                  <v:imagedata r:id="rId16" o:title=""/>
                  <o:lock v:ext="edit" cropping="t" verticies="t"/>
                  <w10:wrap type="topAndBottom"/>
                </v:shape>
              </w:pict>
            </w:r>
          </w:p>
        </w:tc>
        <w:tc>
          <w:tcPr>
            <w:tcW w:w="5601" w:type="dxa"/>
          </w:tcPr>
          <w:p w14:paraId="64FFBD0E" w14:textId="77777777" w:rsidR="00562006" w:rsidRDefault="00562006" w:rsidP="117A40C9">
            <w:pPr>
              <w:rPr>
                <w:rFonts w:ascii="Times New Roman" w:hAnsi="Times New Roman"/>
              </w:rPr>
            </w:pPr>
          </w:p>
          <w:p w14:paraId="0A4AEDAC" w14:textId="45E10814" w:rsidR="00077752" w:rsidRDefault="00F05A35" w:rsidP="117A40C9">
            <w:pPr>
              <w:rPr>
                <w:rFonts w:ascii="Times New Roman" w:hAnsi="Times New Roman"/>
              </w:rPr>
            </w:pPr>
            <w:r>
              <w:rPr>
                <w:rFonts w:ascii="Times New Roman" w:hAnsi="Times New Roman"/>
              </w:rPr>
              <w:t xml:space="preserve">When the location is chosen, a point </w:t>
            </w:r>
            <w:proofErr w:type="gramStart"/>
            <w:r>
              <w:rPr>
                <w:rFonts w:ascii="Times New Roman" w:hAnsi="Times New Roman"/>
              </w:rPr>
              <w:t>would be</w:t>
            </w:r>
            <w:proofErr w:type="gramEnd"/>
            <w:r>
              <w:rPr>
                <w:rFonts w:ascii="Times New Roman" w:hAnsi="Times New Roman"/>
              </w:rPr>
              <w:t xml:space="preserve"> displayed on the map.</w:t>
            </w:r>
          </w:p>
          <w:p w14:paraId="647EF51A" w14:textId="77777777" w:rsidR="000635FA" w:rsidRDefault="000635FA" w:rsidP="117A40C9">
            <w:pPr>
              <w:rPr>
                <w:rFonts w:ascii="Times New Roman" w:hAnsi="Times New Roman"/>
              </w:rPr>
            </w:pPr>
          </w:p>
          <w:p w14:paraId="367516DD" w14:textId="16383755" w:rsidR="000635FA" w:rsidRDefault="000635FA" w:rsidP="117A40C9">
            <w:pPr>
              <w:rPr>
                <w:rFonts w:ascii="Times New Roman" w:hAnsi="Times New Roman"/>
              </w:rPr>
            </w:pPr>
            <w:r w:rsidRPr="5DBC4B4C">
              <w:rPr>
                <w:rFonts w:ascii="Times New Roman" w:hAnsi="Times New Roman"/>
              </w:rPr>
              <w:t xml:space="preserve">When the locations are similar, users are unable to click ‘Find Routes’ to proceed. </w:t>
            </w:r>
          </w:p>
        </w:tc>
      </w:tr>
      <w:tr w:rsidR="008B213C" w14:paraId="5B1E56D2" w14:textId="77777777">
        <w:tc>
          <w:tcPr>
            <w:tcW w:w="830" w:type="dxa"/>
          </w:tcPr>
          <w:p w14:paraId="301E1383" w14:textId="77777777" w:rsidR="00562006" w:rsidRDefault="00562006">
            <w:pPr>
              <w:jc w:val="center"/>
              <w:rPr>
                <w:rFonts w:ascii="Times New Roman" w:hAnsi="Times New Roman"/>
              </w:rPr>
            </w:pPr>
          </w:p>
          <w:p w14:paraId="67C45DB2" w14:textId="07BE71BD" w:rsidR="00077752" w:rsidRDefault="00D7403A">
            <w:pPr>
              <w:jc w:val="center"/>
              <w:rPr>
                <w:rFonts w:ascii="Times New Roman" w:hAnsi="Times New Roman"/>
              </w:rPr>
            </w:pPr>
            <w:r>
              <w:rPr>
                <w:rFonts w:ascii="Times New Roman" w:hAnsi="Times New Roman"/>
              </w:rPr>
              <w:t>4</w:t>
            </w:r>
          </w:p>
        </w:tc>
        <w:tc>
          <w:tcPr>
            <w:tcW w:w="3433" w:type="dxa"/>
          </w:tcPr>
          <w:p w14:paraId="734B6514" w14:textId="56375561" w:rsidR="00077752" w:rsidRDefault="00A15236" w:rsidP="00042126">
            <w:pPr>
              <w:jc w:val="center"/>
              <w:rPr>
                <w:rFonts w:ascii="Times New Roman" w:hAnsi="Times New Roman"/>
              </w:rPr>
            </w:pPr>
            <w:r>
              <w:rPr>
                <w:noProof/>
              </w:rPr>
              <w:pict w14:anchorId="19476E82">
                <v:shape id="图片 25" o:spid="_x0000_s2070" type="#_x0000_t75" alt="" style="position:absolute;left:0;text-align:left;margin-left:-1.9pt;margin-top:8pt;width:160.65pt;height:247.35pt;z-index:251658250;visibility:visible;mso-wrap-edited:f;mso-width-percent:0;mso-height-percent:0;mso-position-horizontal-relative:text;mso-position-vertical-relative:text;mso-width-percent:0;mso-height-percent:0">
                  <v:imagedata r:id="rId17" o:title=""/>
                  <o:lock v:ext="edit" cropping="t" verticies="t"/>
                  <w10:wrap type="topAndBottom"/>
                </v:shape>
              </w:pict>
            </w:r>
            <w:r w:rsidR="00042126">
              <w:rPr>
                <w:rFonts w:ascii="Times New Roman" w:hAnsi="Times New Roman"/>
                <w:b/>
                <w:bCs/>
                <w:i/>
                <w:iCs/>
              </w:rPr>
              <w:t xml:space="preserve">Fig 3.4 </w:t>
            </w:r>
            <w:r w:rsidR="000E2057">
              <w:rPr>
                <w:rFonts w:ascii="Times New Roman" w:hAnsi="Times New Roman"/>
                <w:b/>
                <w:bCs/>
                <w:i/>
                <w:iCs/>
              </w:rPr>
              <w:t xml:space="preserve">Select Mode of Travel </w:t>
            </w:r>
          </w:p>
        </w:tc>
        <w:tc>
          <w:tcPr>
            <w:tcW w:w="5601" w:type="dxa"/>
          </w:tcPr>
          <w:p w14:paraId="059E0E1A" w14:textId="77777777" w:rsidR="00562006" w:rsidRDefault="00562006" w:rsidP="117A40C9">
            <w:pPr>
              <w:rPr>
                <w:rFonts w:ascii="Times New Roman" w:hAnsi="Times New Roman"/>
              </w:rPr>
            </w:pPr>
          </w:p>
          <w:p w14:paraId="439D1F68" w14:textId="3337FAD2" w:rsidR="00077752" w:rsidRDefault="00D7403A" w:rsidP="117A40C9">
            <w:pPr>
              <w:rPr>
                <w:rFonts w:ascii="Times New Roman" w:hAnsi="Times New Roman"/>
              </w:rPr>
            </w:pPr>
            <w:r>
              <w:rPr>
                <w:rFonts w:ascii="Times New Roman" w:hAnsi="Times New Roman"/>
              </w:rPr>
              <w:t xml:space="preserve">The user can pick their </w:t>
            </w:r>
            <w:r w:rsidR="00472D18">
              <w:rPr>
                <w:rFonts w:ascii="Times New Roman" w:hAnsi="Times New Roman"/>
              </w:rPr>
              <w:t xml:space="preserve">travel mode of choice: </w:t>
            </w:r>
          </w:p>
          <w:p w14:paraId="08F03EA4" w14:textId="77777777" w:rsidR="00472D18" w:rsidRDefault="00472D18" w:rsidP="00AC2FF0">
            <w:pPr>
              <w:numPr>
                <w:ilvl w:val="0"/>
                <w:numId w:val="21"/>
              </w:numPr>
              <w:rPr>
                <w:rFonts w:ascii="Times New Roman" w:hAnsi="Times New Roman"/>
              </w:rPr>
            </w:pPr>
            <w:r>
              <w:rPr>
                <w:rFonts w:ascii="Times New Roman" w:hAnsi="Times New Roman"/>
              </w:rPr>
              <w:t>Public Transit (MRT &amp; Bus)</w:t>
            </w:r>
          </w:p>
          <w:p w14:paraId="2F60BC54" w14:textId="77777777" w:rsidR="00472D18" w:rsidRDefault="00472D18" w:rsidP="00AC2FF0">
            <w:pPr>
              <w:numPr>
                <w:ilvl w:val="0"/>
                <w:numId w:val="21"/>
              </w:numPr>
              <w:rPr>
                <w:rFonts w:ascii="Times New Roman" w:hAnsi="Times New Roman"/>
              </w:rPr>
            </w:pPr>
            <w:r>
              <w:rPr>
                <w:rFonts w:ascii="Times New Roman" w:hAnsi="Times New Roman"/>
              </w:rPr>
              <w:t xml:space="preserve">Taxi/Drive </w:t>
            </w:r>
          </w:p>
          <w:p w14:paraId="19FA34C7" w14:textId="77777777" w:rsidR="00472D18" w:rsidRDefault="00472D18" w:rsidP="00472D18">
            <w:pPr>
              <w:rPr>
                <w:rFonts w:ascii="Times New Roman" w:hAnsi="Times New Roman"/>
              </w:rPr>
            </w:pPr>
          </w:p>
          <w:p w14:paraId="2E71B44A" w14:textId="6A89B61C" w:rsidR="00472D18" w:rsidRDefault="00472D18" w:rsidP="00472D18">
            <w:pPr>
              <w:rPr>
                <w:rFonts w:ascii="Times New Roman" w:hAnsi="Times New Roman"/>
              </w:rPr>
            </w:pPr>
            <w:r>
              <w:rPr>
                <w:rFonts w:ascii="Times New Roman" w:hAnsi="Times New Roman"/>
              </w:rPr>
              <w:t xml:space="preserve">Here, only ‘Public Transit’ is chosen. </w:t>
            </w:r>
          </w:p>
        </w:tc>
      </w:tr>
      <w:tr w:rsidR="008B213C" w14:paraId="0078DF27" w14:textId="77777777">
        <w:tc>
          <w:tcPr>
            <w:tcW w:w="830" w:type="dxa"/>
          </w:tcPr>
          <w:p w14:paraId="6F0F7BCE" w14:textId="77777777" w:rsidR="00562006" w:rsidRDefault="00562006">
            <w:pPr>
              <w:jc w:val="center"/>
              <w:rPr>
                <w:rFonts w:ascii="Times New Roman" w:hAnsi="Times New Roman"/>
              </w:rPr>
            </w:pPr>
          </w:p>
          <w:p w14:paraId="3FE0CA3B" w14:textId="0CDF56BE" w:rsidR="00472D18" w:rsidRDefault="00472D18">
            <w:pPr>
              <w:jc w:val="center"/>
              <w:rPr>
                <w:rFonts w:ascii="Times New Roman" w:hAnsi="Times New Roman"/>
              </w:rPr>
            </w:pPr>
            <w:r>
              <w:rPr>
                <w:rFonts w:ascii="Times New Roman" w:hAnsi="Times New Roman"/>
              </w:rPr>
              <w:t>5</w:t>
            </w:r>
          </w:p>
        </w:tc>
        <w:tc>
          <w:tcPr>
            <w:tcW w:w="3433" w:type="dxa"/>
          </w:tcPr>
          <w:p w14:paraId="2DBB172C" w14:textId="621EE4AB" w:rsidR="00472D18" w:rsidRDefault="00A15236" w:rsidP="000E2057">
            <w:pPr>
              <w:jc w:val="center"/>
              <w:rPr>
                <w:noProof/>
              </w:rPr>
            </w:pPr>
            <w:r>
              <w:rPr>
                <w:noProof/>
              </w:rPr>
              <w:pict w14:anchorId="189DC8CD">
                <v:shape id="图片 24" o:spid="_x0000_s2069" type="#_x0000_t75" alt="" style="position:absolute;left:0;text-align:left;margin-left:-1.3pt;margin-top:10.65pt;width:159.35pt;height:246pt;z-index:251658247;visibility:visible;mso-wrap-edited:f;mso-width-percent:0;mso-height-percent:0;mso-position-horizontal-relative:text;mso-position-vertical-relative:text;mso-width-percent:0;mso-height-percent:0">
                  <v:imagedata r:id="rId18" o:title=""/>
                  <o:lock v:ext="edit" cropping="t" verticies="t"/>
                  <w10:wrap type="topAndBottom"/>
                </v:shape>
              </w:pict>
            </w:r>
            <w:r w:rsidR="000E2057">
              <w:rPr>
                <w:b/>
                <w:bCs/>
                <w:i/>
                <w:iCs/>
                <w:noProof/>
              </w:rPr>
              <w:t xml:space="preserve">Fig 3.5 </w:t>
            </w:r>
            <w:r w:rsidR="00836A35">
              <w:rPr>
                <w:b/>
                <w:bCs/>
                <w:i/>
                <w:iCs/>
                <w:noProof/>
              </w:rPr>
              <w:t xml:space="preserve">Priorities &amp; </w:t>
            </w:r>
            <w:r w:rsidR="000E2057">
              <w:rPr>
                <w:b/>
                <w:bCs/>
                <w:i/>
                <w:iCs/>
                <w:noProof/>
              </w:rPr>
              <w:t xml:space="preserve">Constraints </w:t>
            </w:r>
          </w:p>
        </w:tc>
        <w:tc>
          <w:tcPr>
            <w:tcW w:w="5601" w:type="dxa"/>
          </w:tcPr>
          <w:p w14:paraId="61993831" w14:textId="77777777" w:rsidR="00562006" w:rsidRDefault="00562006" w:rsidP="117A40C9">
            <w:pPr>
              <w:rPr>
                <w:rFonts w:ascii="Times New Roman" w:hAnsi="Times New Roman"/>
              </w:rPr>
            </w:pPr>
          </w:p>
          <w:p w14:paraId="76052240" w14:textId="400D844C" w:rsidR="00472D18" w:rsidRDefault="004828EA" w:rsidP="117A40C9">
            <w:pPr>
              <w:rPr>
                <w:rFonts w:ascii="Times New Roman" w:hAnsi="Times New Roman"/>
              </w:rPr>
            </w:pPr>
            <w:r>
              <w:rPr>
                <w:rFonts w:ascii="Times New Roman" w:hAnsi="Times New Roman"/>
              </w:rPr>
              <w:t xml:space="preserve">When ‘Show priorities &amp; constraints’ is clicked on, </w:t>
            </w:r>
            <w:r w:rsidR="00C26950">
              <w:rPr>
                <w:rFonts w:ascii="Times New Roman" w:hAnsi="Times New Roman"/>
              </w:rPr>
              <w:t xml:space="preserve">users can drag the sliding bars to weigh their preferences: </w:t>
            </w:r>
          </w:p>
          <w:p w14:paraId="49FCBC0C" w14:textId="77777777" w:rsidR="00C26950" w:rsidRDefault="00C26950" w:rsidP="00AC2FF0">
            <w:pPr>
              <w:numPr>
                <w:ilvl w:val="0"/>
                <w:numId w:val="22"/>
              </w:numPr>
              <w:rPr>
                <w:rFonts w:ascii="Times New Roman" w:hAnsi="Times New Roman"/>
              </w:rPr>
            </w:pPr>
            <w:r>
              <w:rPr>
                <w:rFonts w:ascii="Times New Roman" w:hAnsi="Times New Roman"/>
              </w:rPr>
              <w:t>Time</w:t>
            </w:r>
          </w:p>
          <w:p w14:paraId="1DC933F9" w14:textId="77777777" w:rsidR="00C26950" w:rsidRDefault="00C26950" w:rsidP="00AC2FF0">
            <w:pPr>
              <w:numPr>
                <w:ilvl w:val="0"/>
                <w:numId w:val="22"/>
              </w:numPr>
              <w:rPr>
                <w:rFonts w:ascii="Times New Roman" w:hAnsi="Times New Roman"/>
              </w:rPr>
            </w:pPr>
            <w:r>
              <w:rPr>
                <w:rFonts w:ascii="Times New Roman" w:hAnsi="Times New Roman"/>
              </w:rPr>
              <w:t xml:space="preserve">Cost </w:t>
            </w:r>
          </w:p>
          <w:p w14:paraId="3E9593B3" w14:textId="77777777" w:rsidR="00C26950" w:rsidRDefault="00C26950" w:rsidP="00AC2FF0">
            <w:pPr>
              <w:numPr>
                <w:ilvl w:val="0"/>
                <w:numId w:val="22"/>
              </w:numPr>
              <w:rPr>
                <w:rFonts w:ascii="Times New Roman" w:hAnsi="Times New Roman"/>
              </w:rPr>
            </w:pPr>
            <w:r>
              <w:rPr>
                <w:rFonts w:ascii="Times New Roman" w:hAnsi="Times New Roman"/>
              </w:rPr>
              <w:t xml:space="preserve">Risk </w:t>
            </w:r>
          </w:p>
          <w:p w14:paraId="623ABA09" w14:textId="77777777" w:rsidR="00C26950" w:rsidRDefault="00C26950" w:rsidP="00AC2FF0">
            <w:pPr>
              <w:numPr>
                <w:ilvl w:val="0"/>
                <w:numId w:val="22"/>
              </w:numPr>
              <w:rPr>
                <w:rFonts w:ascii="Times New Roman" w:hAnsi="Times New Roman"/>
              </w:rPr>
            </w:pPr>
            <w:r>
              <w:rPr>
                <w:rFonts w:ascii="Times New Roman" w:hAnsi="Times New Roman"/>
              </w:rPr>
              <w:t>Comfort</w:t>
            </w:r>
          </w:p>
          <w:p w14:paraId="4ED476D7" w14:textId="77777777" w:rsidR="00C26950" w:rsidRDefault="00C26950" w:rsidP="00C26950">
            <w:pPr>
              <w:rPr>
                <w:rFonts w:ascii="Times New Roman" w:hAnsi="Times New Roman"/>
              </w:rPr>
            </w:pPr>
          </w:p>
          <w:p w14:paraId="3D977481" w14:textId="77777777" w:rsidR="00C26950" w:rsidRDefault="00C26950" w:rsidP="00C26950">
            <w:pPr>
              <w:rPr>
                <w:rFonts w:ascii="Times New Roman" w:hAnsi="Times New Roman"/>
              </w:rPr>
            </w:pPr>
            <w:r>
              <w:rPr>
                <w:rFonts w:ascii="Times New Roman" w:hAnsi="Times New Roman"/>
              </w:rPr>
              <w:t xml:space="preserve">The </w:t>
            </w:r>
            <w:r w:rsidR="006822E5">
              <w:rPr>
                <w:rFonts w:ascii="Times New Roman" w:hAnsi="Times New Roman"/>
              </w:rPr>
              <w:t xml:space="preserve">preferences have default weight of 0.25. </w:t>
            </w:r>
          </w:p>
          <w:p w14:paraId="76516884" w14:textId="77777777" w:rsidR="00616800" w:rsidRDefault="00616800" w:rsidP="00C26950">
            <w:pPr>
              <w:rPr>
                <w:rFonts w:ascii="Times New Roman" w:hAnsi="Times New Roman"/>
              </w:rPr>
            </w:pPr>
          </w:p>
          <w:p w14:paraId="495F97B5" w14:textId="77777777" w:rsidR="00616800" w:rsidRDefault="00616800" w:rsidP="00C26950">
            <w:pPr>
              <w:rPr>
                <w:rFonts w:ascii="Times New Roman" w:hAnsi="Times New Roman"/>
              </w:rPr>
            </w:pPr>
            <w:r>
              <w:rPr>
                <w:rFonts w:ascii="Times New Roman" w:hAnsi="Times New Roman"/>
              </w:rPr>
              <w:t>Users are also able to enter constraints</w:t>
            </w:r>
            <w:r w:rsidR="00E665B4">
              <w:rPr>
                <w:rFonts w:ascii="Times New Roman" w:hAnsi="Times New Roman"/>
              </w:rPr>
              <w:t xml:space="preserve"> to:</w:t>
            </w:r>
          </w:p>
          <w:p w14:paraId="0DD5801F" w14:textId="77777777" w:rsidR="00E665B4" w:rsidRDefault="00E665B4" w:rsidP="00AC2FF0">
            <w:pPr>
              <w:numPr>
                <w:ilvl w:val="0"/>
                <w:numId w:val="23"/>
              </w:numPr>
              <w:rPr>
                <w:rFonts w:ascii="Times New Roman" w:hAnsi="Times New Roman"/>
              </w:rPr>
            </w:pPr>
            <w:r>
              <w:rPr>
                <w:rFonts w:ascii="Times New Roman" w:hAnsi="Times New Roman"/>
              </w:rPr>
              <w:t xml:space="preserve">Walking time </w:t>
            </w:r>
          </w:p>
          <w:p w14:paraId="5565F65E" w14:textId="77777777" w:rsidR="00E665B4" w:rsidRDefault="00E665B4" w:rsidP="00AC2FF0">
            <w:pPr>
              <w:numPr>
                <w:ilvl w:val="0"/>
                <w:numId w:val="23"/>
              </w:numPr>
              <w:rPr>
                <w:rFonts w:ascii="Times New Roman" w:hAnsi="Times New Roman"/>
              </w:rPr>
            </w:pPr>
            <w:r>
              <w:rPr>
                <w:rFonts w:ascii="Times New Roman" w:hAnsi="Times New Roman"/>
              </w:rPr>
              <w:t xml:space="preserve">Number of transfers </w:t>
            </w:r>
          </w:p>
          <w:p w14:paraId="3537D96C" w14:textId="77777777" w:rsidR="00E665B4" w:rsidRDefault="00E665B4" w:rsidP="00AC2FF0">
            <w:pPr>
              <w:numPr>
                <w:ilvl w:val="0"/>
                <w:numId w:val="23"/>
              </w:numPr>
              <w:rPr>
                <w:rFonts w:ascii="Times New Roman" w:hAnsi="Times New Roman"/>
              </w:rPr>
            </w:pPr>
            <w:r>
              <w:rPr>
                <w:rFonts w:ascii="Times New Roman" w:hAnsi="Times New Roman"/>
              </w:rPr>
              <w:t xml:space="preserve">Budget </w:t>
            </w:r>
          </w:p>
          <w:p w14:paraId="2D5CA375" w14:textId="77777777" w:rsidR="006A6D14" w:rsidRDefault="006A6D14" w:rsidP="006A6D14">
            <w:pPr>
              <w:rPr>
                <w:rFonts w:ascii="Times New Roman" w:hAnsi="Times New Roman"/>
              </w:rPr>
            </w:pPr>
          </w:p>
          <w:p w14:paraId="7D74AF60" w14:textId="510B2284" w:rsidR="006A6D14" w:rsidRDefault="006A6D14" w:rsidP="006A6D14">
            <w:pPr>
              <w:rPr>
                <w:rFonts w:ascii="Times New Roman" w:hAnsi="Times New Roman"/>
              </w:rPr>
            </w:pPr>
            <w:r w:rsidRPr="5DBC4B4C">
              <w:rPr>
                <w:rFonts w:ascii="Times New Roman" w:hAnsi="Times New Roman"/>
              </w:rPr>
              <w:t>When inputs have no errors, the ‘Find Routes’ button would turn orange to prompt users to cli</w:t>
            </w:r>
            <w:r w:rsidR="00562006" w:rsidRPr="5DBC4B4C">
              <w:rPr>
                <w:rFonts w:ascii="Times New Roman" w:hAnsi="Times New Roman"/>
              </w:rPr>
              <w:t xml:space="preserve">ck to calculate possible routes. </w:t>
            </w:r>
          </w:p>
        </w:tc>
      </w:tr>
      <w:tr w:rsidR="008B213C" w14:paraId="0F169477" w14:textId="77777777">
        <w:tc>
          <w:tcPr>
            <w:tcW w:w="830" w:type="dxa"/>
          </w:tcPr>
          <w:p w14:paraId="70CEC67F" w14:textId="77777777" w:rsidR="00633D0A" w:rsidRDefault="00633D0A">
            <w:pPr>
              <w:jc w:val="center"/>
              <w:rPr>
                <w:rFonts w:ascii="Times New Roman" w:hAnsi="Times New Roman"/>
              </w:rPr>
            </w:pPr>
          </w:p>
          <w:p w14:paraId="669D68A1" w14:textId="47A1E927" w:rsidR="00633D0A" w:rsidRDefault="00633D0A">
            <w:pPr>
              <w:jc w:val="center"/>
              <w:rPr>
                <w:rFonts w:ascii="Times New Roman" w:hAnsi="Times New Roman"/>
              </w:rPr>
            </w:pPr>
            <w:r>
              <w:rPr>
                <w:rFonts w:ascii="Times New Roman" w:hAnsi="Times New Roman"/>
              </w:rPr>
              <w:t>6</w:t>
            </w:r>
          </w:p>
        </w:tc>
        <w:tc>
          <w:tcPr>
            <w:tcW w:w="3433" w:type="dxa"/>
          </w:tcPr>
          <w:p w14:paraId="3FC3D882" w14:textId="1A458515" w:rsidR="00633D0A" w:rsidRPr="00E75D24" w:rsidRDefault="00A15236" w:rsidP="00E75D24">
            <w:pPr>
              <w:jc w:val="center"/>
              <w:rPr>
                <w:b/>
                <w:bCs/>
                <w:i/>
                <w:iCs/>
                <w:noProof/>
              </w:rPr>
            </w:pPr>
            <w:r>
              <w:rPr>
                <w:noProof/>
              </w:rPr>
              <w:pict w14:anchorId="371D72E4">
                <v:shape id="图片 23" o:spid="_x0000_s2068" type="#_x0000_t75" alt="" style="position:absolute;left:0;text-align:left;margin-left:.7pt;margin-top:10pt;width:158.65pt;height:242.65pt;z-index:251658248;visibility:visible;mso-wrap-edited:f;mso-width-percent:0;mso-height-percent:0;mso-position-horizontal-relative:text;mso-position-vertical-relative:text;mso-width-percent:0;mso-height-percent:0">
                  <v:imagedata r:id="rId19" o:title=""/>
                  <o:lock v:ext="edit" cropping="t" verticies="t"/>
                  <w10:wrap type="topAndBottom"/>
                </v:shape>
              </w:pict>
            </w:r>
            <w:r w:rsidR="00E75D24">
              <w:rPr>
                <w:b/>
                <w:bCs/>
                <w:i/>
                <w:iCs/>
                <w:noProof/>
              </w:rPr>
              <w:t xml:space="preserve">Fig 3.6 Loading Screen </w:t>
            </w:r>
          </w:p>
        </w:tc>
        <w:tc>
          <w:tcPr>
            <w:tcW w:w="5601" w:type="dxa"/>
          </w:tcPr>
          <w:p w14:paraId="16C2F859" w14:textId="77777777" w:rsidR="00633D0A" w:rsidRDefault="00633D0A" w:rsidP="117A40C9">
            <w:pPr>
              <w:rPr>
                <w:rFonts w:ascii="Times New Roman" w:hAnsi="Times New Roman"/>
              </w:rPr>
            </w:pPr>
          </w:p>
          <w:p w14:paraId="5755BBE8" w14:textId="54A43474" w:rsidR="00633D0A" w:rsidRDefault="00633D0A" w:rsidP="117A40C9">
            <w:pPr>
              <w:rPr>
                <w:rFonts w:ascii="Times New Roman" w:hAnsi="Times New Roman"/>
              </w:rPr>
            </w:pPr>
            <w:r>
              <w:rPr>
                <w:rFonts w:ascii="Times New Roman" w:hAnsi="Times New Roman"/>
              </w:rPr>
              <w:t xml:space="preserve">Loading screen for route calculation. </w:t>
            </w:r>
          </w:p>
        </w:tc>
      </w:tr>
      <w:tr w:rsidR="008B213C" w14:paraId="374B6388" w14:textId="77777777">
        <w:tc>
          <w:tcPr>
            <w:tcW w:w="830" w:type="dxa"/>
          </w:tcPr>
          <w:p w14:paraId="52B6FDA1" w14:textId="77777777" w:rsidR="006140DF" w:rsidRDefault="006140DF">
            <w:pPr>
              <w:jc w:val="center"/>
              <w:rPr>
                <w:rFonts w:ascii="Times New Roman" w:hAnsi="Times New Roman"/>
              </w:rPr>
            </w:pPr>
          </w:p>
          <w:p w14:paraId="74373068" w14:textId="512CE9C5" w:rsidR="006140DF" w:rsidRDefault="006140DF">
            <w:pPr>
              <w:jc w:val="center"/>
              <w:rPr>
                <w:rFonts w:ascii="Times New Roman" w:hAnsi="Times New Roman"/>
              </w:rPr>
            </w:pPr>
            <w:r>
              <w:rPr>
                <w:rFonts w:ascii="Times New Roman" w:hAnsi="Times New Roman"/>
              </w:rPr>
              <w:t>7</w:t>
            </w:r>
          </w:p>
        </w:tc>
        <w:tc>
          <w:tcPr>
            <w:tcW w:w="3433" w:type="dxa"/>
          </w:tcPr>
          <w:p w14:paraId="0448F01C" w14:textId="323AF13D" w:rsidR="006140DF" w:rsidRPr="00E75D24" w:rsidRDefault="00A15236" w:rsidP="00E75D24">
            <w:pPr>
              <w:jc w:val="center"/>
              <w:rPr>
                <w:b/>
                <w:bCs/>
                <w:i/>
                <w:iCs/>
                <w:noProof/>
              </w:rPr>
            </w:pPr>
            <w:r>
              <w:rPr>
                <w:noProof/>
              </w:rPr>
              <w:pict w14:anchorId="6B3A44A3">
                <v:shape id="图片 22" o:spid="_x0000_s2067" type="#_x0000_t75" alt="" style="position:absolute;left:0;text-align:left;margin-left:.75pt;margin-top:6pt;width:158.65pt;height:243.35pt;z-index:251658251;visibility:visible;mso-wrap-edited:f;mso-width-percent:0;mso-height-percent:0;mso-position-horizontal-relative:text;mso-position-vertical-relative:text;mso-width-percent:0;mso-height-percent:0">
                  <v:imagedata r:id="rId20" o:title=""/>
                  <o:lock v:ext="edit" cropping="t" verticies="t"/>
                  <w10:wrap type="topAndBottom"/>
                </v:shape>
              </w:pict>
            </w:r>
            <w:r w:rsidR="00E75D24">
              <w:rPr>
                <w:b/>
                <w:bCs/>
                <w:i/>
                <w:iCs/>
                <w:noProof/>
              </w:rPr>
              <w:t xml:space="preserve">Fig </w:t>
            </w:r>
            <w:r w:rsidR="00C433BC">
              <w:rPr>
                <w:b/>
                <w:bCs/>
                <w:i/>
                <w:iCs/>
                <w:noProof/>
              </w:rPr>
              <w:t xml:space="preserve">3.7 No Possible Routes </w:t>
            </w:r>
          </w:p>
        </w:tc>
        <w:tc>
          <w:tcPr>
            <w:tcW w:w="5601" w:type="dxa"/>
          </w:tcPr>
          <w:p w14:paraId="38C716E6" w14:textId="77777777" w:rsidR="006140DF" w:rsidRDefault="006140DF" w:rsidP="117A40C9">
            <w:pPr>
              <w:rPr>
                <w:rFonts w:ascii="Times New Roman" w:hAnsi="Times New Roman"/>
              </w:rPr>
            </w:pPr>
          </w:p>
          <w:p w14:paraId="53FF777B" w14:textId="77777777" w:rsidR="006140DF" w:rsidRDefault="006140DF" w:rsidP="117A40C9">
            <w:pPr>
              <w:rPr>
                <w:rFonts w:ascii="Times New Roman" w:hAnsi="Times New Roman"/>
              </w:rPr>
            </w:pPr>
            <w:r w:rsidRPr="5DBC4B4C">
              <w:rPr>
                <w:rFonts w:ascii="Times New Roman" w:hAnsi="Times New Roman"/>
              </w:rPr>
              <w:t xml:space="preserve">If there are no possible routes or </w:t>
            </w:r>
            <w:r w:rsidR="00E50C85" w:rsidRPr="5DBC4B4C">
              <w:rPr>
                <w:rFonts w:ascii="Times New Roman" w:hAnsi="Times New Roman"/>
              </w:rPr>
              <w:t xml:space="preserve">errors during route calculation, an error message will pop up. </w:t>
            </w:r>
          </w:p>
          <w:p w14:paraId="75075609" w14:textId="77777777" w:rsidR="00E50C85" w:rsidRDefault="00E50C85" w:rsidP="117A40C9">
            <w:pPr>
              <w:rPr>
                <w:rFonts w:ascii="Times New Roman" w:hAnsi="Times New Roman"/>
              </w:rPr>
            </w:pPr>
          </w:p>
          <w:p w14:paraId="7D300C0E" w14:textId="00C4B7AB" w:rsidR="00E50C85" w:rsidRDefault="00E50C85" w:rsidP="117A40C9">
            <w:pPr>
              <w:rPr>
                <w:rFonts w:ascii="Times New Roman" w:hAnsi="Times New Roman"/>
              </w:rPr>
            </w:pPr>
            <w:r>
              <w:rPr>
                <w:rFonts w:ascii="Times New Roman" w:hAnsi="Times New Roman"/>
              </w:rPr>
              <w:t xml:space="preserve">Users can recalibrate their priorities and constraints before clicking ‘Finding Routes’ again. </w:t>
            </w:r>
          </w:p>
        </w:tc>
      </w:tr>
      <w:tr w:rsidR="008B213C" w14:paraId="0C549DB2" w14:textId="77777777">
        <w:tc>
          <w:tcPr>
            <w:tcW w:w="830" w:type="dxa"/>
          </w:tcPr>
          <w:p w14:paraId="193D8429" w14:textId="77777777" w:rsidR="006F2216" w:rsidRDefault="006F2216">
            <w:pPr>
              <w:jc w:val="center"/>
              <w:rPr>
                <w:rFonts w:ascii="Times New Roman" w:hAnsi="Times New Roman"/>
              </w:rPr>
            </w:pPr>
          </w:p>
          <w:p w14:paraId="765676CC" w14:textId="6803CB3F" w:rsidR="006F2216" w:rsidRDefault="006F2216">
            <w:pPr>
              <w:jc w:val="center"/>
              <w:rPr>
                <w:rFonts w:ascii="Times New Roman" w:hAnsi="Times New Roman"/>
              </w:rPr>
            </w:pPr>
            <w:r>
              <w:rPr>
                <w:rFonts w:ascii="Times New Roman" w:hAnsi="Times New Roman"/>
              </w:rPr>
              <w:t>8</w:t>
            </w:r>
          </w:p>
        </w:tc>
        <w:tc>
          <w:tcPr>
            <w:tcW w:w="3433" w:type="dxa"/>
          </w:tcPr>
          <w:p w14:paraId="6E18696A" w14:textId="5B6AFB63" w:rsidR="006F2216" w:rsidRPr="00C433BC" w:rsidRDefault="00A15236" w:rsidP="00C433BC">
            <w:pPr>
              <w:jc w:val="center"/>
              <w:rPr>
                <w:b/>
                <w:bCs/>
                <w:i/>
                <w:iCs/>
                <w:noProof/>
              </w:rPr>
            </w:pPr>
            <w:r>
              <w:rPr>
                <w:noProof/>
              </w:rPr>
              <w:pict w14:anchorId="51EDC807">
                <v:shape id="图片 21" o:spid="_x0000_s2066" type="#_x0000_t75" alt="" style="position:absolute;left:0;text-align:left;margin-left:.05pt;margin-top:8.7pt;width:158.65pt;height:243.35pt;z-index:251658252;visibility:visible;mso-wrap-edited:f;mso-width-percent:0;mso-height-percent:0;mso-position-horizontal-relative:text;mso-position-vertical-relative:text;mso-width-percent:0;mso-height-percent:0">
                  <v:imagedata r:id="rId21" o:title=""/>
                  <o:lock v:ext="edit" cropping="t" verticies="t"/>
                  <w10:wrap type="topAndBottom"/>
                </v:shape>
              </w:pict>
            </w:r>
            <w:r w:rsidR="00C433BC">
              <w:rPr>
                <w:b/>
                <w:bCs/>
                <w:i/>
                <w:iCs/>
                <w:noProof/>
              </w:rPr>
              <w:t>Fig 3.8 Route Display</w:t>
            </w:r>
          </w:p>
        </w:tc>
        <w:tc>
          <w:tcPr>
            <w:tcW w:w="5601" w:type="dxa"/>
          </w:tcPr>
          <w:p w14:paraId="63048595" w14:textId="77777777" w:rsidR="006F2216" w:rsidRDefault="006F2216" w:rsidP="117A40C9">
            <w:pPr>
              <w:rPr>
                <w:rFonts w:ascii="Times New Roman" w:hAnsi="Times New Roman"/>
              </w:rPr>
            </w:pPr>
          </w:p>
          <w:p w14:paraId="6F3130FD" w14:textId="77777777" w:rsidR="00A05EB6" w:rsidRDefault="006F2216" w:rsidP="117A40C9">
            <w:pPr>
              <w:rPr>
                <w:rFonts w:ascii="Times New Roman" w:hAnsi="Times New Roman"/>
              </w:rPr>
            </w:pPr>
            <w:r>
              <w:rPr>
                <w:rFonts w:ascii="Times New Roman" w:hAnsi="Times New Roman"/>
              </w:rPr>
              <w:t xml:space="preserve">Once calculation is done, </w:t>
            </w:r>
            <w:r w:rsidR="00A05EB6">
              <w:rPr>
                <w:rFonts w:ascii="Times New Roman" w:hAnsi="Times New Roman"/>
              </w:rPr>
              <w:t xml:space="preserve">the top 3 best routes </w:t>
            </w:r>
            <w:proofErr w:type="gramStart"/>
            <w:r w:rsidR="00A05EB6">
              <w:rPr>
                <w:rFonts w:ascii="Times New Roman" w:hAnsi="Times New Roman"/>
              </w:rPr>
              <w:t>would</w:t>
            </w:r>
            <w:proofErr w:type="gramEnd"/>
            <w:r w:rsidR="00A05EB6">
              <w:rPr>
                <w:rFonts w:ascii="Times New Roman" w:hAnsi="Times New Roman"/>
              </w:rPr>
              <w:t xml:space="preserve"> be displayed, along with information about:</w:t>
            </w:r>
          </w:p>
          <w:p w14:paraId="43D2F3CA" w14:textId="77777777" w:rsidR="00A05EB6" w:rsidRDefault="00A05EB6" w:rsidP="00AC2FF0">
            <w:pPr>
              <w:numPr>
                <w:ilvl w:val="0"/>
                <w:numId w:val="25"/>
              </w:numPr>
              <w:rPr>
                <w:rFonts w:ascii="Times New Roman" w:hAnsi="Times New Roman"/>
              </w:rPr>
            </w:pPr>
            <w:r>
              <w:rPr>
                <w:rFonts w:ascii="Times New Roman" w:hAnsi="Times New Roman"/>
              </w:rPr>
              <w:t>T</w:t>
            </w:r>
            <w:r w:rsidR="008F2CA7">
              <w:rPr>
                <w:rFonts w:ascii="Times New Roman" w:hAnsi="Times New Roman"/>
              </w:rPr>
              <w:t xml:space="preserve">ravel time </w:t>
            </w:r>
          </w:p>
          <w:p w14:paraId="009E29D1" w14:textId="22AFF7D7" w:rsidR="008F2CA7" w:rsidRDefault="005E18D9" w:rsidP="00AC2FF0">
            <w:pPr>
              <w:numPr>
                <w:ilvl w:val="0"/>
                <w:numId w:val="25"/>
              </w:numPr>
              <w:rPr>
                <w:rFonts w:ascii="Times New Roman" w:hAnsi="Times New Roman"/>
              </w:rPr>
            </w:pPr>
            <w:r>
              <w:rPr>
                <w:rFonts w:ascii="Times New Roman" w:hAnsi="Times New Roman"/>
              </w:rPr>
              <w:t xml:space="preserve">Crowdedness </w:t>
            </w:r>
          </w:p>
          <w:p w14:paraId="157D42ED" w14:textId="706F491E" w:rsidR="00391C01" w:rsidRDefault="00391C01" w:rsidP="00AC2FF0">
            <w:pPr>
              <w:numPr>
                <w:ilvl w:val="0"/>
                <w:numId w:val="25"/>
              </w:numPr>
              <w:rPr>
                <w:rFonts w:ascii="Times New Roman" w:hAnsi="Times New Roman"/>
              </w:rPr>
            </w:pPr>
            <w:r>
              <w:rPr>
                <w:rFonts w:ascii="Times New Roman" w:hAnsi="Times New Roman"/>
              </w:rPr>
              <w:t>Risk score</w:t>
            </w:r>
          </w:p>
          <w:p w14:paraId="49D03565" w14:textId="77777777" w:rsidR="008F2CA7" w:rsidRDefault="008F2CA7" w:rsidP="00AC2FF0">
            <w:pPr>
              <w:numPr>
                <w:ilvl w:val="0"/>
                <w:numId w:val="25"/>
              </w:numPr>
              <w:rPr>
                <w:rFonts w:ascii="Times New Roman" w:hAnsi="Times New Roman"/>
              </w:rPr>
            </w:pPr>
            <w:r>
              <w:rPr>
                <w:rFonts w:ascii="Times New Roman" w:hAnsi="Times New Roman"/>
              </w:rPr>
              <w:t xml:space="preserve">Walking time </w:t>
            </w:r>
          </w:p>
          <w:p w14:paraId="163058E7" w14:textId="77777777" w:rsidR="008F2CA7" w:rsidRDefault="005E18D9" w:rsidP="00AC2FF0">
            <w:pPr>
              <w:numPr>
                <w:ilvl w:val="0"/>
                <w:numId w:val="25"/>
              </w:numPr>
              <w:rPr>
                <w:rFonts w:ascii="Times New Roman" w:hAnsi="Times New Roman"/>
              </w:rPr>
            </w:pPr>
            <w:r>
              <w:rPr>
                <w:rFonts w:ascii="Times New Roman" w:hAnsi="Times New Roman"/>
              </w:rPr>
              <w:t xml:space="preserve">Total price of travel </w:t>
            </w:r>
          </w:p>
          <w:p w14:paraId="39910AB5" w14:textId="7C30CD27" w:rsidR="005E18D9" w:rsidRDefault="00963607" w:rsidP="00AC2FF0">
            <w:pPr>
              <w:numPr>
                <w:ilvl w:val="0"/>
                <w:numId w:val="25"/>
              </w:numPr>
              <w:rPr>
                <w:rFonts w:ascii="Times New Roman" w:hAnsi="Times New Roman"/>
              </w:rPr>
            </w:pPr>
            <w:r>
              <w:rPr>
                <w:rFonts w:ascii="Times New Roman" w:hAnsi="Times New Roman"/>
              </w:rPr>
              <w:t xml:space="preserve">Composite score </w:t>
            </w:r>
          </w:p>
        </w:tc>
      </w:tr>
      <w:tr w:rsidR="008B213C" w14:paraId="185B9F65" w14:textId="77777777">
        <w:tc>
          <w:tcPr>
            <w:tcW w:w="830" w:type="dxa"/>
          </w:tcPr>
          <w:p w14:paraId="7C88C9CE" w14:textId="77777777" w:rsidR="00963607" w:rsidRDefault="00963607">
            <w:pPr>
              <w:jc w:val="center"/>
              <w:rPr>
                <w:rFonts w:ascii="Times New Roman" w:hAnsi="Times New Roman"/>
              </w:rPr>
            </w:pPr>
          </w:p>
          <w:p w14:paraId="06F6F930" w14:textId="26B2E264" w:rsidR="00963607" w:rsidRDefault="00963607">
            <w:pPr>
              <w:jc w:val="center"/>
              <w:rPr>
                <w:rFonts w:ascii="Times New Roman" w:hAnsi="Times New Roman"/>
              </w:rPr>
            </w:pPr>
            <w:r>
              <w:rPr>
                <w:rFonts w:ascii="Times New Roman" w:hAnsi="Times New Roman"/>
              </w:rPr>
              <w:t>9</w:t>
            </w:r>
          </w:p>
        </w:tc>
        <w:tc>
          <w:tcPr>
            <w:tcW w:w="3433" w:type="dxa"/>
          </w:tcPr>
          <w:p w14:paraId="4BC26D3F" w14:textId="650537C6" w:rsidR="00963607" w:rsidRDefault="00A15236" w:rsidP="00C433BC">
            <w:pPr>
              <w:jc w:val="center"/>
              <w:rPr>
                <w:noProof/>
              </w:rPr>
            </w:pPr>
            <w:r>
              <w:rPr>
                <w:noProof/>
              </w:rPr>
              <w:pict w14:anchorId="3D8907CA">
                <v:shape id="图片 20" o:spid="_x0000_s2065" type="#_x0000_t75" alt="" style="position:absolute;left:0;text-align:left;margin-left:.05pt;margin-top:5.35pt;width:158.65pt;height:243.35pt;z-index:251658253;visibility:visible;mso-wrap-edited:f;mso-width-percent:0;mso-height-percent:0;mso-position-horizontal-relative:text;mso-position-vertical-relative:text;mso-width-percent:0;mso-height-percent:0">
                  <v:imagedata r:id="rId22" o:title=""/>
                  <o:lock v:ext="edit" cropping="t" verticies="t"/>
                  <w10:wrap type="topAndBottom"/>
                </v:shape>
              </w:pict>
            </w:r>
            <w:r w:rsidR="00C433BC">
              <w:rPr>
                <w:b/>
                <w:bCs/>
                <w:i/>
                <w:iCs/>
                <w:noProof/>
              </w:rPr>
              <w:t>Fig 3.9 Route Details</w:t>
            </w:r>
          </w:p>
        </w:tc>
        <w:tc>
          <w:tcPr>
            <w:tcW w:w="5601" w:type="dxa"/>
          </w:tcPr>
          <w:p w14:paraId="7718F74F" w14:textId="77777777" w:rsidR="00963607" w:rsidRDefault="00963607" w:rsidP="117A40C9">
            <w:pPr>
              <w:rPr>
                <w:rFonts w:ascii="Times New Roman" w:hAnsi="Times New Roman"/>
              </w:rPr>
            </w:pPr>
          </w:p>
          <w:p w14:paraId="665CC364" w14:textId="77777777" w:rsidR="00377330" w:rsidRDefault="00377330" w:rsidP="117A40C9">
            <w:pPr>
              <w:rPr>
                <w:rFonts w:ascii="Times New Roman" w:hAnsi="Times New Roman"/>
              </w:rPr>
            </w:pPr>
            <w:r>
              <w:rPr>
                <w:rFonts w:ascii="Times New Roman" w:hAnsi="Times New Roman"/>
              </w:rPr>
              <w:t>When ‘</w:t>
            </w:r>
            <w:r w:rsidR="00EF1910">
              <w:rPr>
                <w:rFonts w:ascii="Times New Roman" w:hAnsi="Times New Roman"/>
              </w:rPr>
              <w:t>Details</w:t>
            </w:r>
            <w:r>
              <w:rPr>
                <w:rFonts w:ascii="Times New Roman" w:hAnsi="Times New Roman"/>
              </w:rPr>
              <w:t>’</w:t>
            </w:r>
            <w:r w:rsidR="00EF1910">
              <w:rPr>
                <w:rFonts w:ascii="Times New Roman" w:hAnsi="Times New Roman"/>
              </w:rPr>
              <w:t xml:space="preserve"> is clicked, application displays:</w:t>
            </w:r>
          </w:p>
          <w:p w14:paraId="4FC54976" w14:textId="77777777" w:rsidR="00EF1910" w:rsidRDefault="00EF1910" w:rsidP="00AC2FF0">
            <w:pPr>
              <w:numPr>
                <w:ilvl w:val="0"/>
                <w:numId w:val="24"/>
              </w:numPr>
              <w:rPr>
                <w:rFonts w:ascii="Times New Roman" w:hAnsi="Times New Roman"/>
              </w:rPr>
            </w:pPr>
            <w:r>
              <w:rPr>
                <w:rFonts w:ascii="Times New Roman" w:hAnsi="Times New Roman"/>
              </w:rPr>
              <w:t xml:space="preserve">Instructions </w:t>
            </w:r>
            <w:proofErr w:type="gramStart"/>
            <w:r>
              <w:rPr>
                <w:rFonts w:ascii="Times New Roman" w:hAnsi="Times New Roman"/>
              </w:rPr>
              <w:t>of</w:t>
            </w:r>
            <w:proofErr w:type="gramEnd"/>
            <w:r>
              <w:rPr>
                <w:rFonts w:ascii="Times New Roman" w:hAnsi="Times New Roman"/>
              </w:rPr>
              <w:t xml:space="preserve"> travel </w:t>
            </w:r>
          </w:p>
          <w:p w14:paraId="19DD63E9" w14:textId="77777777" w:rsidR="00EF1910" w:rsidRDefault="00EF1910" w:rsidP="00AC2FF0">
            <w:pPr>
              <w:numPr>
                <w:ilvl w:val="0"/>
                <w:numId w:val="24"/>
              </w:numPr>
              <w:rPr>
                <w:rFonts w:ascii="Times New Roman" w:hAnsi="Times New Roman"/>
              </w:rPr>
            </w:pPr>
            <w:r>
              <w:rPr>
                <w:rFonts w:ascii="Times New Roman" w:hAnsi="Times New Roman"/>
              </w:rPr>
              <w:t xml:space="preserve">Breakdown of travel cost </w:t>
            </w:r>
          </w:p>
          <w:p w14:paraId="68535186" w14:textId="77777777" w:rsidR="00EF1910" w:rsidRDefault="00F571E5" w:rsidP="00AC2FF0">
            <w:pPr>
              <w:numPr>
                <w:ilvl w:val="0"/>
                <w:numId w:val="24"/>
              </w:numPr>
              <w:rPr>
                <w:rFonts w:ascii="Times New Roman" w:hAnsi="Times New Roman"/>
              </w:rPr>
            </w:pPr>
            <w:r>
              <w:rPr>
                <w:rFonts w:ascii="Times New Roman" w:hAnsi="Times New Roman"/>
              </w:rPr>
              <w:t>Breakdown of preferences score</w:t>
            </w:r>
          </w:p>
          <w:p w14:paraId="7CE5D64F" w14:textId="0427029E" w:rsidR="00F571E5" w:rsidRDefault="00F571E5" w:rsidP="00AC2FF0">
            <w:pPr>
              <w:numPr>
                <w:ilvl w:val="0"/>
                <w:numId w:val="24"/>
              </w:numPr>
              <w:rPr>
                <w:rFonts w:ascii="Times New Roman" w:hAnsi="Times New Roman"/>
              </w:rPr>
            </w:pPr>
            <w:r>
              <w:rPr>
                <w:rFonts w:ascii="Times New Roman" w:hAnsi="Times New Roman"/>
              </w:rPr>
              <w:t xml:space="preserve">Composite score </w:t>
            </w:r>
          </w:p>
        </w:tc>
      </w:tr>
      <w:tr w:rsidR="008B213C" w14:paraId="55524463" w14:textId="77777777">
        <w:tc>
          <w:tcPr>
            <w:tcW w:w="830" w:type="dxa"/>
          </w:tcPr>
          <w:p w14:paraId="45F02D43" w14:textId="77777777" w:rsidR="00B504F8" w:rsidRDefault="00B504F8">
            <w:pPr>
              <w:jc w:val="center"/>
              <w:rPr>
                <w:rFonts w:ascii="Times New Roman" w:hAnsi="Times New Roman"/>
              </w:rPr>
            </w:pPr>
          </w:p>
          <w:p w14:paraId="7AE8BCC1" w14:textId="4F0D2278" w:rsidR="00B504F8" w:rsidRDefault="00B504F8">
            <w:pPr>
              <w:jc w:val="center"/>
              <w:rPr>
                <w:rFonts w:ascii="Times New Roman" w:hAnsi="Times New Roman"/>
              </w:rPr>
            </w:pPr>
            <w:r>
              <w:rPr>
                <w:rFonts w:ascii="Times New Roman" w:hAnsi="Times New Roman"/>
              </w:rPr>
              <w:t>10</w:t>
            </w:r>
          </w:p>
        </w:tc>
        <w:tc>
          <w:tcPr>
            <w:tcW w:w="3433" w:type="dxa"/>
          </w:tcPr>
          <w:p w14:paraId="4D9E3FBC" w14:textId="442D618B" w:rsidR="00B504F8" w:rsidRDefault="00A15236" w:rsidP="00C433BC">
            <w:pPr>
              <w:jc w:val="center"/>
              <w:rPr>
                <w:noProof/>
              </w:rPr>
            </w:pPr>
            <w:r>
              <w:rPr>
                <w:noProof/>
              </w:rPr>
              <w:pict w14:anchorId="33428531">
                <v:shape id="图片 19" o:spid="_x0000_s2064" type="#_x0000_t75" alt="" style="position:absolute;left:0;text-align:left;margin-left:.7pt;margin-top:7.3pt;width:158.65pt;height:243.35pt;z-index:251658254;visibility:visible;mso-wrap-edited:f;mso-width-percent:0;mso-height-percent:0;mso-position-horizontal-relative:text;mso-position-vertical-relative:text;mso-width-percent:0;mso-height-percent:0">
                  <v:imagedata r:id="rId23" o:title=""/>
                  <o:lock v:ext="edit" cropping="t" verticies="t"/>
                  <w10:wrap type="topAndBottom"/>
                </v:shape>
              </w:pict>
            </w:r>
            <w:r w:rsidR="00C433BC">
              <w:rPr>
                <w:b/>
                <w:bCs/>
                <w:i/>
                <w:iCs/>
                <w:noProof/>
              </w:rPr>
              <w:t>Fig 3.10 Re</w:t>
            </w:r>
            <w:r w:rsidR="00F94721">
              <w:rPr>
                <w:b/>
                <w:bCs/>
                <w:i/>
                <w:iCs/>
                <w:noProof/>
              </w:rPr>
              <w:t>freshed Routes</w:t>
            </w:r>
          </w:p>
        </w:tc>
        <w:tc>
          <w:tcPr>
            <w:tcW w:w="5601" w:type="dxa"/>
          </w:tcPr>
          <w:p w14:paraId="032ED129" w14:textId="77777777" w:rsidR="00B504F8" w:rsidRDefault="00B504F8" w:rsidP="117A40C9">
            <w:pPr>
              <w:rPr>
                <w:rFonts w:ascii="Times New Roman" w:hAnsi="Times New Roman"/>
              </w:rPr>
            </w:pPr>
          </w:p>
          <w:p w14:paraId="4AFFE072" w14:textId="3B08545F" w:rsidR="00B504F8" w:rsidRDefault="00351547" w:rsidP="117A40C9">
            <w:pPr>
              <w:rPr>
                <w:rFonts w:ascii="Times New Roman" w:hAnsi="Times New Roman"/>
              </w:rPr>
            </w:pPr>
            <w:r>
              <w:rPr>
                <w:rFonts w:ascii="Times New Roman" w:hAnsi="Times New Roman"/>
              </w:rPr>
              <w:t xml:space="preserve">Users would be able to refresh their routes to the most updated upon clicking the button. </w:t>
            </w:r>
          </w:p>
        </w:tc>
      </w:tr>
      <w:tr w:rsidR="008B213C" w14:paraId="7118D763" w14:textId="77777777">
        <w:tc>
          <w:tcPr>
            <w:tcW w:w="830" w:type="dxa"/>
          </w:tcPr>
          <w:p w14:paraId="208C2340" w14:textId="77777777" w:rsidR="00887A7D" w:rsidRDefault="00887A7D">
            <w:pPr>
              <w:jc w:val="center"/>
              <w:rPr>
                <w:rFonts w:ascii="Times New Roman" w:hAnsi="Times New Roman"/>
              </w:rPr>
            </w:pPr>
          </w:p>
          <w:p w14:paraId="7AF9EC08" w14:textId="670435BA" w:rsidR="00887A7D" w:rsidRDefault="00887A7D">
            <w:pPr>
              <w:jc w:val="center"/>
              <w:rPr>
                <w:rFonts w:ascii="Times New Roman" w:hAnsi="Times New Roman"/>
              </w:rPr>
            </w:pPr>
            <w:r>
              <w:rPr>
                <w:rFonts w:ascii="Times New Roman" w:hAnsi="Times New Roman"/>
              </w:rPr>
              <w:t>11</w:t>
            </w:r>
          </w:p>
        </w:tc>
        <w:tc>
          <w:tcPr>
            <w:tcW w:w="3433" w:type="dxa"/>
          </w:tcPr>
          <w:p w14:paraId="60E0E18B" w14:textId="6FB2EFDC" w:rsidR="00887A7D" w:rsidRDefault="00A15236" w:rsidP="00F94721">
            <w:pPr>
              <w:jc w:val="center"/>
              <w:rPr>
                <w:noProof/>
              </w:rPr>
            </w:pPr>
            <w:r>
              <w:rPr>
                <w:noProof/>
              </w:rPr>
              <w:pict w14:anchorId="1F0B4446">
                <v:shape id="图片 18" o:spid="_x0000_s2063" type="#_x0000_t75" alt="" style="position:absolute;left:0;text-align:left;margin-left:.05pt;margin-top:6pt;width:158.65pt;height:242.65pt;z-index:251658255;visibility:visible;mso-wrap-edited:f;mso-width-percent:0;mso-height-percent:0;mso-position-horizontal-relative:text;mso-position-vertical-relative:text;mso-width-percent:0;mso-height-percent:0">
                  <v:imagedata r:id="rId24" o:title=""/>
                  <o:lock v:ext="edit" cropping="t" verticies="t"/>
                  <w10:wrap type="topAndBottom"/>
                </v:shape>
              </w:pict>
            </w:r>
            <w:r w:rsidR="00F94721">
              <w:rPr>
                <w:b/>
                <w:bCs/>
                <w:i/>
                <w:iCs/>
                <w:noProof/>
              </w:rPr>
              <w:t xml:space="preserve">Fig 3.11 </w:t>
            </w:r>
            <w:r w:rsidR="00976496">
              <w:rPr>
                <w:b/>
                <w:bCs/>
                <w:i/>
                <w:iCs/>
                <w:noProof/>
              </w:rPr>
              <w:t>Compare Departure Times</w:t>
            </w:r>
          </w:p>
        </w:tc>
        <w:tc>
          <w:tcPr>
            <w:tcW w:w="5601" w:type="dxa"/>
          </w:tcPr>
          <w:p w14:paraId="34CB4214" w14:textId="77777777" w:rsidR="00887A7D" w:rsidRDefault="00887A7D" w:rsidP="117A40C9">
            <w:pPr>
              <w:rPr>
                <w:rFonts w:ascii="Times New Roman" w:hAnsi="Times New Roman"/>
              </w:rPr>
            </w:pPr>
          </w:p>
          <w:p w14:paraId="31CCDB37" w14:textId="1F1DDBBD" w:rsidR="009D4F52" w:rsidRDefault="00CF26EC" w:rsidP="117A40C9">
            <w:pPr>
              <w:rPr>
                <w:rFonts w:ascii="Times New Roman" w:hAnsi="Times New Roman"/>
              </w:rPr>
            </w:pPr>
            <w:r>
              <w:rPr>
                <w:rFonts w:ascii="Times New Roman" w:hAnsi="Times New Roman"/>
              </w:rPr>
              <w:t>When ‘Compare Departure Times’ is clicked, b</w:t>
            </w:r>
            <w:r w:rsidR="009D4F52">
              <w:rPr>
                <w:rFonts w:ascii="Times New Roman" w:hAnsi="Times New Roman"/>
              </w:rPr>
              <w:t>reakdown of the top 3 routes based on:</w:t>
            </w:r>
          </w:p>
          <w:p w14:paraId="7D50FCD4" w14:textId="77777777" w:rsidR="009D4F52" w:rsidRDefault="009D4F52" w:rsidP="00AC2FF0">
            <w:pPr>
              <w:numPr>
                <w:ilvl w:val="0"/>
                <w:numId w:val="26"/>
              </w:numPr>
              <w:rPr>
                <w:rFonts w:ascii="Times New Roman" w:hAnsi="Times New Roman"/>
              </w:rPr>
            </w:pPr>
            <w:r>
              <w:rPr>
                <w:rFonts w:ascii="Times New Roman" w:hAnsi="Times New Roman"/>
              </w:rPr>
              <w:t xml:space="preserve">Composite score </w:t>
            </w:r>
          </w:p>
          <w:p w14:paraId="31CAD0ED" w14:textId="77777777" w:rsidR="009D4F52" w:rsidRDefault="009D4F52" w:rsidP="00AC2FF0">
            <w:pPr>
              <w:numPr>
                <w:ilvl w:val="0"/>
                <w:numId w:val="26"/>
              </w:numPr>
              <w:rPr>
                <w:rFonts w:ascii="Times New Roman" w:hAnsi="Times New Roman"/>
              </w:rPr>
            </w:pPr>
            <w:r>
              <w:rPr>
                <w:rFonts w:ascii="Times New Roman" w:hAnsi="Times New Roman"/>
              </w:rPr>
              <w:t xml:space="preserve">Time taken for travel </w:t>
            </w:r>
          </w:p>
          <w:p w14:paraId="4A6B317C" w14:textId="77777777" w:rsidR="009D4F52" w:rsidRDefault="00155B18" w:rsidP="00AC2FF0">
            <w:pPr>
              <w:numPr>
                <w:ilvl w:val="0"/>
                <w:numId w:val="26"/>
              </w:numPr>
              <w:rPr>
                <w:rFonts w:ascii="Times New Roman" w:hAnsi="Times New Roman"/>
              </w:rPr>
            </w:pPr>
            <w:r>
              <w:rPr>
                <w:rFonts w:ascii="Times New Roman" w:hAnsi="Times New Roman"/>
              </w:rPr>
              <w:t xml:space="preserve">Cost of travel </w:t>
            </w:r>
          </w:p>
          <w:p w14:paraId="2B7F7E5F" w14:textId="77777777" w:rsidR="00155B18" w:rsidRDefault="00155B18" w:rsidP="00AC2FF0">
            <w:pPr>
              <w:numPr>
                <w:ilvl w:val="0"/>
                <w:numId w:val="26"/>
              </w:numPr>
              <w:rPr>
                <w:rFonts w:ascii="Times New Roman" w:hAnsi="Times New Roman"/>
              </w:rPr>
            </w:pPr>
            <w:r>
              <w:rPr>
                <w:rFonts w:ascii="Times New Roman" w:hAnsi="Times New Roman"/>
              </w:rPr>
              <w:t xml:space="preserve">Crowding </w:t>
            </w:r>
          </w:p>
          <w:p w14:paraId="3D339578" w14:textId="77777777" w:rsidR="00155B18" w:rsidRDefault="00155B18" w:rsidP="00155B18">
            <w:pPr>
              <w:rPr>
                <w:rFonts w:ascii="Times New Roman" w:hAnsi="Times New Roman"/>
              </w:rPr>
            </w:pPr>
          </w:p>
          <w:p w14:paraId="2E398E67" w14:textId="4C2816DA" w:rsidR="00155B18" w:rsidRDefault="00155B18" w:rsidP="00155B18">
            <w:pPr>
              <w:rPr>
                <w:rFonts w:ascii="Times New Roman" w:hAnsi="Times New Roman"/>
              </w:rPr>
            </w:pPr>
            <w:proofErr w:type="gramStart"/>
            <w:r>
              <w:rPr>
                <w:rFonts w:ascii="Times New Roman" w:hAnsi="Times New Roman"/>
              </w:rPr>
              <w:t>during</w:t>
            </w:r>
            <w:proofErr w:type="gramEnd"/>
            <w:r>
              <w:rPr>
                <w:rFonts w:ascii="Times New Roman" w:hAnsi="Times New Roman"/>
              </w:rPr>
              <w:t xml:space="preserve"> morning rush, the current timing and evening rush are displayed, with a 30-minute and 1-hour comparison. </w:t>
            </w:r>
          </w:p>
        </w:tc>
      </w:tr>
      <w:tr w:rsidR="008B213C" w14:paraId="5C686A2A" w14:textId="77777777">
        <w:tc>
          <w:tcPr>
            <w:tcW w:w="830" w:type="dxa"/>
          </w:tcPr>
          <w:p w14:paraId="04D6E3B4" w14:textId="77777777" w:rsidR="00CF26EC" w:rsidRDefault="00CF26EC">
            <w:pPr>
              <w:jc w:val="center"/>
              <w:rPr>
                <w:rFonts w:ascii="Times New Roman" w:hAnsi="Times New Roman"/>
              </w:rPr>
            </w:pPr>
          </w:p>
          <w:p w14:paraId="597E9411" w14:textId="15F09FC0" w:rsidR="00CF26EC" w:rsidRDefault="00CF26EC">
            <w:pPr>
              <w:jc w:val="center"/>
              <w:rPr>
                <w:rFonts w:ascii="Times New Roman" w:hAnsi="Times New Roman"/>
              </w:rPr>
            </w:pPr>
            <w:r>
              <w:rPr>
                <w:rFonts w:ascii="Times New Roman" w:hAnsi="Times New Roman"/>
              </w:rPr>
              <w:t>12</w:t>
            </w:r>
          </w:p>
        </w:tc>
        <w:tc>
          <w:tcPr>
            <w:tcW w:w="3433" w:type="dxa"/>
          </w:tcPr>
          <w:p w14:paraId="68033E78" w14:textId="4BB8BAA8" w:rsidR="00CF26EC" w:rsidRDefault="00A15236" w:rsidP="00976496">
            <w:pPr>
              <w:jc w:val="center"/>
              <w:rPr>
                <w:noProof/>
              </w:rPr>
            </w:pPr>
            <w:r>
              <w:rPr>
                <w:noProof/>
              </w:rPr>
              <w:pict w14:anchorId="7908FAA1">
                <v:shape id="图片 17" o:spid="_x0000_s2062" type="#_x0000_t75" alt="" style="position:absolute;left:0;text-align:left;margin-left:.7pt;margin-top:9.35pt;width:158.65pt;height:244pt;z-index:251658256;visibility:visible;mso-wrap-edited:f;mso-width-percent:0;mso-height-percent:0;mso-position-horizontal-relative:text;mso-position-vertical-relative:text;mso-width-percent:0;mso-height-percent:0">
                  <v:imagedata r:id="rId25" o:title=""/>
                  <o:lock v:ext="edit" cropping="t" verticies="t"/>
                  <w10:wrap type="topAndBottom"/>
                </v:shape>
              </w:pict>
            </w:r>
            <w:r w:rsidR="00976496">
              <w:rPr>
                <w:b/>
                <w:bCs/>
                <w:i/>
                <w:iCs/>
                <w:noProof/>
              </w:rPr>
              <w:t>Fig 3,12 Scoring Breakdown</w:t>
            </w:r>
          </w:p>
        </w:tc>
        <w:tc>
          <w:tcPr>
            <w:tcW w:w="5601" w:type="dxa"/>
          </w:tcPr>
          <w:p w14:paraId="6FE33944" w14:textId="77777777" w:rsidR="00CF26EC" w:rsidRDefault="00CF26EC" w:rsidP="117A40C9">
            <w:pPr>
              <w:rPr>
                <w:rFonts w:ascii="Times New Roman" w:hAnsi="Times New Roman"/>
              </w:rPr>
            </w:pPr>
          </w:p>
          <w:p w14:paraId="1584CD8C" w14:textId="77777777" w:rsidR="008D37C4" w:rsidRDefault="00B753EA" w:rsidP="008D37C4">
            <w:pPr>
              <w:rPr>
                <w:rFonts w:ascii="Times New Roman" w:hAnsi="Times New Roman"/>
              </w:rPr>
            </w:pPr>
            <w:r>
              <w:rPr>
                <w:rFonts w:ascii="Times New Roman" w:hAnsi="Times New Roman"/>
              </w:rPr>
              <w:t xml:space="preserve">When ‘Scoring’ is clicked, </w:t>
            </w:r>
            <w:r w:rsidR="001654CA">
              <w:rPr>
                <w:rFonts w:ascii="Times New Roman" w:hAnsi="Times New Roman"/>
              </w:rPr>
              <w:t>the app display</w:t>
            </w:r>
            <w:r w:rsidR="008D37C4">
              <w:rPr>
                <w:rFonts w:ascii="Times New Roman" w:hAnsi="Times New Roman"/>
              </w:rPr>
              <w:t xml:space="preserve">s how the system calculates route scores, current weights used for scoring and the top 3 routes comparison based on: </w:t>
            </w:r>
          </w:p>
          <w:p w14:paraId="5D1EF821" w14:textId="77777777" w:rsidR="008D37C4" w:rsidRDefault="008D37C4" w:rsidP="00AC2FF0">
            <w:pPr>
              <w:numPr>
                <w:ilvl w:val="0"/>
                <w:numId w:val="27"/>
              </w:numPr>
              <w:rPr>
                <w:rFonts w:ascii="Times New Roman" w:hAnsi="Times New Roman"/>
              </w:rPr>
            </w:pPr>
            <w:r>
              <w:rPr>
                <w:rFonts w:ascii="Times New Roman" w:hAnsi="Times New Roman"/>
              </w:rPr>
              <w:t xml:space="preserve">Time taken by Google Maps </w:t>
            </w:r>
          </w:p>
          <w:p w14:paraId="02DD7620" w14:textId="772B6754" w:rsidR="008D37C4" w:rsidRDefault="008D37C4" w:rsidP="00AC2FF0">
            <w:pPr>
              <w:numPr>
                <w:ilvl w:val="0"/>
                <w:numId w:val="27"/>
              </w:numPr>
              <w:rPr>
                <w:rFonts w:ascii="Times New Roman" w:hAnsi="Times New Roman"/>
              </w:rPr>
            </w:pPr>
            <w:r>
              <w:rPr>
                <w:rFonts w:ascii="Times New Roman" w:hAnsi="Times New Roman"/>
              </w:rPr>
              <w:t xml:space="preserve">Estimated realistic time taken </w:t>
            </w:r>
          </w:p>
          <w:p w14:paraId="31DCB5F7" w14:textId="77777777" w:rsidR="008D37C4" w:rsidRDefault="008D37C4" w:rsidP="00AC2FF0">
            <w:pPr>
              <w:numPr>
                <w:ilvl w:val="0"/>
                <w:numId w:val="27"/>
              </w:numPr>
              <w:rPr>
                <w:rFonts w:ascii="Times New Roman" w:hAnsi="Times New Roman"/>
              </w:rPr>
            </w:pPr>
            <w:r>
              <w:rPr>
                <w:rFonts w:ascii="Times New Roman" w:hAnsi="Times New Roman"/>
              </w:rPr>
              <w:t xml:space="preserve">Travel cost </w:t>
            </w:r>
          </w:p>
          <w:p w14:paraId="2080B874" w14:textId="77777777" w:rsidR="008D37C4" w:rsidRDefault="008D37C4" w:rsidP="00AC2FF0">
            <w:pPr>
              <w:numPr>
                <w:ilvl w:val="0"/>
                <w:numId w:val="27"/>
              </w:numPr>
              <w:rPr>
                <w:rFonts w:ascii="Times New Roman" w:hAnsi="Times New Roman"/>
              </w:rPr>
            </w:pPr>
            <w:r>
              <w:rPr>
                <w:rFonts w:ascii="Times New Roman" w:hAnsi="Times New Roman"/>
              </w:rPr>
              <w:t xml:space="preserve">Crowding level </w:t>
            </w:r>
          </w:p>
          <w:p w14:paraId="5BD81493" w14:textId="77777777" w:rsidR="008D37C4" w:rsidRDefault="008D37C4" w:rsidP="00AC2FF0">
            <w:pPr>
              <w:numPr>
                <w:ilvl w:val="0"/>
                <w:numId w:val="27"/>
              </w:numPr>
              <w:rPr>
                <w:rFonts w:ascii="Times New Roman" w:hAnsi="Times New Roman"/>
              </w:rPr>
            </w:pPr>
            <w:r>
              <w:rPr>
                <w:rFonts w:ascii="Times New Roman" w:hAnsi="Times New Roman"/>
              </w:rPr>
              <w:t xml:space="preserve">Delay level </w:t>
            </w:r>
          </w:p>
          <w:p w14:paraId="6176F09F" w14:textId="77777777" w:rsidR="008D37C4" w:rsidRDefault="008D37C4" w:rsidP="00AC2FF0">
            <w:pPr>
              <w:numPr>
                <w:ilvl w:val="0"/>
                <w:numId w:val="27"/>
              </w:numPr>
              <w:rPr>
                <w:rFonts w:ascii="Times New Roman" w:hAnsi="Times New Roman"/>
              </w:rPr>
            </w:pPr>
            <w:r>
              <w:rPr>
                <w:rFonts w:ascii="Times New Roman" w:hAnsi="Times New Roman"/>
              </w:rPr>
              <w:t xml:space="preserve">Number of transfers </w:t>
            </w:r>
          </w:p>
          <w:p w14:paraId="5F8069D1" w14:textId="72A7D5DC" w:rsidR="008D37C4" w:rsidRDefault="008D37C4" w:rsidP="00AC2FF0">
            <w:pPr>
              <w:numPr>
                <w:ilvl w:val="0"/>
                <w:numId w:val="27"/>
              </w:numPr>
              <w:rPr>
                <w:rFonts w:ascii="Times New Roman" w:hAnsi="Times New Roman"/>
              </w:rPr>
            </w:pPr>
            <w:r>
              <w:rPr>
                <w:rFonts w:ascii="Times New Roman" w:hAnsi="Times New Roman"/>
              </w:rPr>
              <w:t xml:space="preserve">Overall composite score </w:t>
            </w:r>
          </w:p>
        </w:tc>
      </w:tr>
      <w:tr w:rsidR="008B213C" w14:paraId="2E0D2D8E" w14:textId="77777777">
        <w:tc>
          <w:tcPr>
            <w:tcW w:w="830" w:type="dxa"/>
          </w:tcPr>
          <w:p w14:paraId="6BA483AC" w14:textId="77777777" w:rsidR="001654CA" w:rsidRDefault="001654CA">
            <w:pPr>
              <w:jc w:val="center"/>
              <w:rPr>
                <w:rFonts w:ascii="Times New Roman" w:hAnsi="Times New Roman"/>
              </w:rPr>
            </w:pPr>
          </w:p>
          <w:p w14:paraId="30F3BF07" w14:textId="6D6692FF" w:rsidR="00854DCC" w:rsidRDefault="00854DCC">
            <w:pPr>
              <w:jc w:val="center"/>
              <w:rPr>
                <w:rFonts w:ascii="Times New Roman" w:hAnsi="Times New Roman"/>
              </w:rPr>
            </w:pPr>
            <w:r>
              <w:rPr>
                <w:rFonts w:ascii="Times New Roman" w:hAnsi="Times New Roman"/>
              </w:rPr>
              <w:t>13</w:t>
            </w:r>
          </w:p>
        </w:tc>
        <w:tc>
          <w:tcPr>
            <w:tcW w:w="3433" w:type="dxa"/>
          </w:tcPr>
          <w:p w14:paraId="11F44783" w14:textId="60F2EDAC" w:rsidR="001654CA" w:rsidRDefault="00A15236" w:rsidP="00976496">
            <w:pPr>
              <w:jc w:val="center"/>
              <w:rPr>
                <w:noProof/>
              </w:rPr>
            </w:pPr>
            <w:r>
              <w:rPr>
                <w:noProof/>
              </w:rPr>
              <w:pict w14:anchorId="6DFD0A83">
                <v:shape id="图片 16" o:spid="_x0000_s2061" type="#_x0000_t75" alt="" style="position:absolute;left:0;text-align:left;margin-left:.05pt;margin-top:3.35pt;width:159.35pt;height:247.35pt;z-index:251658257;visibility:visible;mso-wrap-edited:f;mso-width-percent:0;mso-height-percent:0;mso-position-horizontal-relative:text;mso-position-vertical-relative:text;mso-width-percent:0;mso-height-percent:0">
                  <v:imagedata r:id="rId26" o:title=""/>
                  <o:lock v:ext="edit" cropping="t" verticies="t"/>
                  <w10:wrap type="topAndBottom"/>
                </v:shape>
              </w:pict>
            </w:r>
            <w:r w:rsidR="00976496">
              <w:rPr>
                <w:b/>
                <w:bCs/>
                <w:i/>
                <w:iCs/>
                <w:noProof/>
              </w:rPr>
              <w:t xml:space="preserve">Fig 3.13 </w:t>
            </w:r>
            <w:r w:rsidR="00836A35">
              <w:rPr>
                <w:b/>
                <w:bCs/>
                <w:i/>
                <w:iCs/>
                <w:noProof/>
              </w:rPr>
              <w:t xml:space="preserve">Detailed Breakdown For Top 3 Routes </w:t>
            </w:r>
          </w:p>
        </w:tc>
        <w:tc>
          <w:tcPr>
            <w:tcW w:w="5601" w:type="dxa"/>
          </w:tcPr>
          <w:p w14:paraId="0640F8EE" w14:textId="77777777" w:rsidR="001654CA" w:rsidRDefault="001654CA" w:rsidP="117A40C9">
            <w:pPr>
              <w:rPr>
                <w:rFonts w:ascii="Times New Roman" w:hAnsi="Times New Roman"/>
              </w:rPr>
            </w:pPr>
          </w:p>
          <w:p w14:paraId="63682981" w14:textId="020A1690" w:rsidR="00854DCC" w:rsidRDefault="00854DCC" w:rsidP="117A40C9">
            <w:pPr>
              <w:rPr>
                <w:rFonts w:ascii="Times New Roman" w:hAnsi="Times New Roman"/>
              </w:rPr>
            </w:pPr>
            <w:r>
              <w:rPr>
                <w:rFonts w:ascii="Times New Roman" w:hAnsi="Times New Roman"/>
              </w:rPr>
              <w:t xml:space="preserve">Users can also see the detailed breakdown of each top 3 routes suggested based on the weights and scores. </w:t>
            </w:r>
          </w:p>
        </w:tc>
      </w:tr>
      <w:tr w:rsidR="008B213C" w14:paraId="0587D81E" w14:textId="77777777">
        <w:tc>
          <w:tcPr>
            <w:tcW w:w="830" w:type="dxa"/>
          </w:tcPr>
          <w:p w14:paraId="734CF2A7" w14:textId="2CE58CBB" w:rsidR="00A270C0" w:rsidRDefault="00A270C0">
            <w:pPr>
              <w:jc w:val="center"/>
              <w:rPr>
                <w:rFonts w:ascii="Times New Roman" w:hAnsi="Times New Roman"/>
              </w:rPr>
            </w:pPr>
            <w:r>
              <w:rPr>
                <w:rFonts w:ascii="Times New Roman" w:hAnsi="Times New Roman"/>
              </w:rPr>
              <w:t xml:space="preserve">14 </w:t>
            </w:r>
          </w:p>
        </w:tc>
        <w:tc>
          <w:tcPr>
            <w:tcW w:w="3433" w:type="dxa"/>
          </w:tcPr>
          <w:p w14:paraId="6A05D31F" w14:textId="7A66A82A" w:rsidR="00A270C0" w:rsidRPr="00836A35" w:rsidRDefault="00A15236" w:rsidP="00836A35">
            <w:pPr>
              <w:jc w:val="center"/>
              <w:rPr>
                <w:b/>
                <w:bCs/>
                <w:i/>
                <w:iCs/>
                <w:noProof/>
              </w:rPr>
            </w:pPr>
            <w:r>
              <w:rPr>
                <w:noProof/>
              </w:rPr>
              <w:pict w14:anchorId="443F3189">
                <v:shape id="图片 15" o:spid="_x0000_s2060" type="#_x0000_t75" alt="" style="position:absolute;left:0;text-align:left;margin-left:.75pt;margin-top:9.3pt;width:158.65pt;height:242.65pt;z-index:251658258;visibility:visible;mso-wrap-edited:f;mso-width-percent:0;mso-height-percent:0;mso-position-horizontal-relative:text;mso-position-vertical-relative:text;mso-width-percent:0;mso-height-percent:0">
                  <v:imagedata r:id="rId27" o:title=""/>
                  <o:lock v:ext="edit" cropping="t" verticies="t"/>
                  <w10:wrap type="topAndBottom"/>
                </v:shape>
              </w:pict>
            </w:r>
            <w:r w:rsidR="00836A35">
              <w:rPr>
                <w:b/>
                <w:bCs/>
                <w:i/>
                <w:iCs/>
                <w:noProof/>
              </w:rPr>
              <w:t>Fig 3.14 Settings Page</w:t>
            </w:r>
          </w:p>
        </w:tc>
        <w:tc>
          <w:tcPr>
            <w:tcW w:w="5601" w:type="dxa"/>
          </w:tcPr>
          <w:p w14:paraId="23D79D34" w14:textId="77777777" w:rsidR="00A270C0" w:rsidRDefault="00A270C0" w:rsidP="117A40C9">
            <w:pPr>
              <w:rPr>
                <w:rFonts w:ascii="Times New Roman" w:hAnsi="Times New Roman"/>
              </w:rPr>
            </w:pPr>
          </w:p>
          <w:p w14:paraId="0A2CF156" w14:textId="77777777" w:rsidR="00A270C0" w:rsidRDefault="00A270C0" w:rsidP="117A40C9">
            <w:pPr>
              <w:rPr>
                <w:rFonts w:ascii="Times New Roman" w:hAnsi="Times New Roman"/>
              </w:rPr>
            </w:pPr>
            <w:r w:rsidRPr="5DBC4B4C">
              <w:rPr>
                <w:rFonts w:ascii="Times New Roman" w:hAnsi="Times New Roman"/>
              </w:rPr>
              <w:t xml:space="preserve">In the settings page, users </w:t>
            </w:r>
            <w:proofErr w:type="gramStart"/>
            <w:r w:rsidRPr="5DBC4B4C">
              <w:rPr>
                <w:rFonts w:ascii="Times New Roman" w:hAnsi="Times New Roman"/>
              </w:rPr>
              <w:t>are able to</w:t>
            </w:r>
            <w:proofErr w:type="gramEnd"/>
            <w:r w:rsidRPr="5DBC4B4C">
              <w:rPr>
                <w:rFonts w:ascii="Times New Roman" w:hAnsi="Times New Roman"/>
              </w:rPr>
              <w:t xml:space="preserve">: </w:t>
            </w:r>
          </w:p>
          <w:p w14:paraId="39E5E59C" w14:textId="5E7FC698" w:rsidR="00A270C0" w:rsidRDefault="00A270C0" w:rsidP="00AC2FF0">
            <w:pPr>
              <w:numPr>
                <w:ilvl w:val="0"/>
                <w:numId w:val="28"/>
              </w:numPr>
              <w:rPr>
                <w:rFonts w:ascii="Times New Roman" w:hAnsi="Times New Roman"/>
              </w:rPr>
            </w:pPr>
            <w:r>
              <w:rPr>
                <w:rFonts w:ascii="Times New Roman" w:hAnsi="Times New Roman"/>
              </w:rPr>
              <w:t xml:space="preserve">Change application language </w:t>
            </w:r>
            <w:r w:rsidR="00B941DC">
              <w:rPr>
                <w:rFonts w:ascii="Times New Roman" w:hAnsi="Times New Roman"/>
              </w:rPr>
              <w:t>(</w:t>
            </w:r>
            <w:r>
              <w:rPr>
                <w:rFonts w:ascii="Times New Roman" w:hAnsi="Times New Roman"/>
              </w:rPr>
              <w:t>English, Chinese, Malay, Tamil</w:t>
            </w:r>
            <w:r w:rsidR="00B941DC">
              <w:rPr>
                <w:rFonts w:ascii="Times New Roman" w:hAnsi="Times New Roman"/>
              </w:rPr>
              <w:t>)</w:t>
            </w:r>
          </w:p>
          <w:p w14:paraId="4903B1DE" w14:textId="77777777" w:rsidR="00A270C0" w:rsidRDefault="00A270C0" w:rsidP="00AC2FF0">
            <w:pPr>
              <w:numPr>
                <w:ilvl w:val="0"/>
                <w:numId w:val="28"/>
              </w:numPr>
              <w:rPr>
                <w:rFonts w:ascii="Times New Roman" w:hAnsi="Times New Roman"/>
              </w:rPr>
            </w:pPr>
            <w:r>
              <w:rPr>
                <w:rFonts w:ascii="Times New Roman" w:hAnsi="Times New Roman"/>
              </w:rPr>
              <w:t xml:space="preserve">Change </w:t>
            </w:r>
            <w:r w:rsidR="00B941DC">
              <w:rPr>
                <w:rFonts w:ascii="Times New Roman" w:hAnsi="Times New Roman"/>
              </w:rPr>
              <w:t>distance units (km, miles)</w:t>
            </w:r>
          </w:p>
          <w:p w14:paraId="7C81402C" w14:textId="0500F62A" w:rsidR="00B941DC" w:rsidRDefault="00267EE2" w:rsidP="00AC2FF0">
            <w:pPr>
              <w:numPr>
                <w:ilvl w:val="0"/>
                <w:numId w:val="28"/>
              </w:numPr>
              <w:rPr>
                <w:rFonts w:ascii="Times New Roman" w:hAnsi="Times New Roman"/>
              </w:rPr>
            </w:pPr>
            <w:r>
              <w:rPr>
                <w:rFonts w:ascii="Times New Roman" w:hAnsi="Times New Roman"/>
              </w:rPr>
              <w:t xml:space="preserve">Change default weights for scoring </w:t>
            </w:r>
          </w:p>
        </w:tc>
      </w:tr>
      <w:tr w:rsidR="007749FF" w14:paraId="56F0BF64" w14:textId="77777777">
        <w:tc>
          <w:tcPr>
            <w:tcW w:w="830" w:type="dxa"/>
          </w:tcPr>
          <w:p w14:paraId="5A228E45" w14:textId="77777777" w:rsidR="007749FF" w:rsidRDefault="007749FF">
            <w:pPr>
              <w:jc w:val="center"/>
              <w:rPr>
                <w:rFonts w:ascii="Times New Roman" w:hAnsi="Times New Roman"/>
              </w:rPr>
            </w:pPr>
          </w:p>
          <w:p w14:paraId="2C3EE59B" w14:textId="03FB48C0" w:rsidR="007749FF" w:rsidRDefault="007749FF">
            <w:pPr>
              <w:jc w:val="center"/>
              <w:rPr>
                <w:rFonts w:ascii="Times New Roman" w:hAnsi="Times New Roman"/>
              </w:rPr>
            </w:pPr>
            <w:r>
              <w:rPr>
                <w:rFonts w:ascii="Times New Roman" w:hAnsi="Times New Roman"/>
              </w:rPr>
              <w:t>15</w:t>
            </w:r>
          </w:p>
          <w:p w14:paraId="64225552" w14:textId="18FF8125" w:rsidR="007749FF" w:rsidRDefault="007749FF" w:rsidP="007749FF">
            <w:pPr>
              <w:rPr>
                <w:rFonts w:ascii="Times New Roman" w:hAnsi="Times New Roman"/>
              </w:rPr>
            </w:pPr>
          </w:p>
        </w:tc>
        <w:tc>
          <w:tcPr>
            <w:tcW w:w="3433" w:type="dxa"/>
          </w:tcPr>
          <w:p w14:paraId="143020A7" w14:textId="530A3D9D" w:rsidR="007749FF" w:rsidRDefault="00A15236" w:rsidP="00836A35">
            <w:pPr>
              <w:jc w:val="center"/>
              <w:rPr>
                <w:noProof/>
              </w:rPr>
            </w:pPr>
            <w:r>
              <w:rPr>
                <w:noProof/>
              </w:rPr>
              <w:pict w14:anchorId="32875E99">
                <v:shape id="图片 14" o:spid="_x0000_s2059" type="#_x0000_t75" alt="" style="position:absolute;left:0;text-align:left;margin-left:.05pt;margin-top:7.35pt;width:160pt;height:244pt;z-index:251658259;visibility:visible;mso-wrap-edited:f;mso-width-percent:0;mso-height-percent:0;mso-position-horizontal-relative:text;mso-position-vertical-relative:text;mso-width-percent:0;mso-height-percent:0">
                  <v:imagedata r:id="rId28" o:title=""/>
                  <o:lock v:ext="edit" cropping="t" verticies="t"/>
                  <w10:wrap type="topAndBottom"/>
                </v:shape>
              </w:pict>
            </w:r>
            <w:r w:rsidR="00836A35">
              <w:rPr>
                <w:b/>
                <w:bCs/>
                <w:i/>
                <w:iCs/>
                <w:noProof/>
              </w:rPr>
              <w:t xml:space="preserve">Fig 3.15 </w:t>
            </w:r>
            <w:r w:rsidR="006431EF">
              <w:rPr>
                <w:b/>
                <w:bCs/>
                <w:i/>
                <w:iCs/>
                <w:noProof/>
              </w:rPr>
              <w:t xml:space="preserve">Settings Change Successful </w:t>
            </w:r>
          </w:p>
        </w:tc>
        <w:tc>
          <w:tcPr>
            <w:tcW w:w="5601" w:type="dxa"/>
          </w:tcPr>
          <w:p w14:paraId="148A9503" w14:textId="77777777" w:rsidR="007749FF" w:rsidRDefault="007749FF" w:rsidP="117A40C9">
            <w:pPr>
              <w:rPr>
                <w:rFonts w:ascii="Times New Roman" w:hAnsi="Times New Roman"/>
              </w:rPr>
            </w:pPr>
          </w:p>
          <w:p w14:paraId="156175CC" w14:textId="13C2871B" w:rsidR="007749FF" w:rsidRDefault="007749FF" w:rsidP="117A40C9">
            <w:pPr>
              <w:rPr>
                <w:rFonts w:ascii="Times New Roman" w:hAnsi="Times New Roman"/>
              </w:rPr>
            </w:pPr>
            <w:r>
              <w:rPr>
                <w:rFonts w:ascii="Times New Roman" w:hAnsi="Times New Roman"/>
              </w:rPr>
              <w:t xml:space="preserve">Application will let the users know after settings </w:t>
            </w:r>
            <w:proofErr w:type="gramStart"/>
            <w:r>
              <w:rPr>
                <w:rFonts w:ascii="Times New Roman" w:hAnsi="Times New Roman"/>
              </w:rPr>
              <w:t>has</w:t>
            </w:r>
            <w:proofErr w:type="gramEnd"/>
            <w:r>
              <w:rPr>
                <w:rFonts w:ascii="Times New Roman" w:hAnsi="Times New Roman"/>
              </w:rPr>
              <w:t xml:space="preserve"> been changed and saved. </w:t>
            </w:r>
          </w:p>
        </w:tc>
      </w:tr>
    </w:tbl>
    <w:p w14:paraId="0AFB65F8" w14:textId="77777777" w:rsidR="00596624" w:rsidRPr="00596624" w:rsidRDefault="00596624" w:rsidP="117A40C9">
      <w:pPr>
        <w:rPr>
          <w:rFonts w:ascii="Times New Roman" w:hAnsi="Times New Roman"/>
        </w:rPr>
      </w:pPr>
    </w:p>
    <w:p w14:paraId="6459B722" w14:textId="77777777" w:rsidR="00274B62" w:rsidRDefault="00274B62" w:rsidP="117A40C9">
      <w:pPr>
        <w:pStyle w:val="Heading2"/>
        <w:rPr>
          <w:rFonts w:ascii="Times New Roman" w:hAnsi="Times New Roman"/>
        </w:rPr>
      </w:pPr>
      <w:bookmarkStart w:id="38" w:name="_Toc439994684"/>
      <w:bookmarkStart w:id="39" w:name="_Toc222998640"/>
      <w:r w:rsidRPr="117A40C9">
        <w:rPr>
          <w:rFonts w:ascii="Times New Roman" w:hAnsi="Times New Roman"/>
        </w:rPr>
        <w:t>Hardware Interfaces</w:t>
      </w:r>
      <w:bookmarkEnd w:id="38"/>
      <w:bookmarkEnd w:id="39"/>
    </w:p>
    <w:p w14:paraId="60D37B93" w14:textId="37175D2C" w:rsidR="00274B62" w:rsidRPr="0060024C" w:rsidRDefault="005E4F19" w:rsidP="117A40C9">
      <w:pPr>
        <w:pStyle w:val="template"/>
        <w:jc w:val="both"/>
        <w:rPr>
          <w:rFonts w:ascii="Times New Roman" w:hAnsi="Times New Roman"/>
          <w:i w:val="0"/>
          <w:sz w:val="24"/>
          <w:szCs w:val="24"/>
        </w:rPr>
      </w:pPr>
      <w:r w:rsidRPr="117A40C9">
        <w:rPr>
          <w:rFonts w:ascii="Times New Roman" w:hAnsi="Times New Roman"/>
          <w:i w:val="0"/>
          <w:sz w:val="24"/>
          <w:szCs w:val="24"/>
        </w:rPr>
        <w:t>Th</w:t>
      </w:r>
      <w:r w:rsidR="00C70088" w:rsidRPr="117A40C9">
        <w:rPr>
          <w:rFonts w:ascii="Times New Roman" w:hAnsi="Times New Roman"/>
          <w:i w:val="0"/>
          <w:sz w:val="24"/>
          <w:szCs w:val="24"/>
        </w:rPr>
        <w:t xml:space="preserve">e system is a mobile </w:t>
      </w:r>
      <w:r w:rsidRPr="117A40C9">
        <w:rPr>
          <w:rFonts w:ascii="Times New Roman" w:hAnsi="Times New Roman"/>
          <w:i w:val="0"/>
          <w:sz w:val="24"/>
          <w:szCs w:val="24"/>
        </w:rPr>
        <w:t xml:space="preserve">application </w:t>
      </w:r>
      <w:r w:rsidR="00C70088" w:rsidRPr="117A40C9">
        <w:rPr>
          <w:rFonts w:ascii="Times New Roman" w:hAnsi="Times New Roman"/>
          <w:i w:val="0"/>
          <w:sz w:val="24"/>
          <w:szCs w:val="24"/>
        </w:rPr>
        <w:t>designed to</w:t>
      </w:r>
      <w:r w:rsidR="0060024C" w:rsidRPr="117A40C9">
        <w:rPr>
          <w:rFonts w:ascii="Times New Roman" w:hAnsi="Times New Roman"/>
          <w:i w:val="0"/>
          <w:sz w:val="24"/>
          <w:szCs w:val="24"/>
        </w:rPr>
        <w:t xml:space="preserve"> run on </w:t>
      </w:r>
      <w:r w:rsidR="00C70088" w:rsidRPr="117A40C9">
        <w:rPr>
          <w:rFonts w:ascii="Times New Roman" w:hAnsi="Times New Roman"/>
          <w:i w:val="0"/>
          <w:sz w:val="24"/>
          <w:szCs w:val="24"/>
        </w:rPr>
        <w:t xml:space="preserve">all mobile devices. The system does not require any specialized or external </w:t>
      </w:r>
      <w:r w:rsidR="0060024C" w:rsidRPr="117A40C9">
        <w:rPr>
          <w:rFonts w:ascii="Times New Roman" w:hAnsi="Times New Roman"/>
          <w:i w:val="0"/>
          <w:sz w:val="24"/>
          <w:szCs w:val="24"/>
        </w:rPr>
        <w:t xml:space="preserve">hardware </w:t>
      </w:r>
      <w:r w:rsidR="00C70088" w:rsidRPr="117A40C9">
        <w:rPr>
          <w:rFonts w:ascii="Times New Roman" w:hAnsi="Times New Roman"/>
          <w:i w:val="0"/>
          <w:sz w:val="24"/>
          <w:szCs w:val="24"/>
        </w:rPr>
        <w:t>components</w:t>
      </w:r>
      <w:r w:rsidR="00285FA7" w:rsidRPr="117A40C9">
        <w:rPr>
          <w:rFonts w:ascii="Times New Roman" w:hAnsi="Times New Roman"/>
          <w:i w:val="0"/>
          <w:sz w:val="24"/>
          <w:szCs w:val="24"/>
        </w:rPr>
        <w:t>, especially device hardware such as cameras, microphones, or sensors.</w:t>
      </w:r>
      <w:r w:rsidR="00F0244F" w:rsidRPr="117A40C9">
        <w:rPr>
          <w:rFonts w:ascii="Times New Roman" w:hAnsi="Times New Roman"/>
          <w:i w:val="0"/>
          <w:sz w:val="24"/>
          <w:szCs w:val="24"/>
        </w:rPr>
        <w:t xml:space="preserve"> </w:t>
      </w:r>
      <w:r w:rsidR="00B72288" w:rsidRPr="117A40C9">
        <w:rPr>
          <w:rFonts w:ascii="Times New Roman" w:hAnsi="Times New Roman"/>
          <w:i w:val="0"/>
          <w:sz w:val="24"/>
          <w:szCs w:val="24"/>
        </w:rPr>
        <w:t xml:space="preserve">All hardware interactions are handled through the operating system’s APIs without hardware control. </w:t>
      </w:r>
    </w:p>
    <w:p w14:paraId="2C38A9A5" w14:textId="77777777" w:rsidR="00274B62" w:rsidRDefault="00274B62" w:rsidP="117A40C9">
      <w:pPr>
        <w:pStyle w:val="Heading2"/>
        <w:rPr>
          <w:rFonts w:ascii="Times New Roman" w:hAnsi="Times New Roman"/>
        </w:rPr>
      </w:pPr>
      <w:bookmarkStart w:id="40" w:name="_Toc439994685"/>
      <w:bookmarkStart w:id="41" w:name="_Toc222998641"/>
      <w:r w:rsidRPr="117A40C9">
        <w:rPr>
          <w:rFonts w:ascii="Times New Roman" w:hAnsi="Times New Roman"/>
        </w:rPr>
        <w:t>Software Interfaces</w:t>
      </w:r>
      <w:bookmarkEnd w:id="40"/>
      <w:bookmarkEnd w:id="41"/>
    </w:p>
    <w:p w14:paraId="2535649A" w14:textId="2A6DC68F" w:rsidR="008D466B" w:rsidRPr="008D466B" w:rsidRDefault="003F7EDA" w:rsidP="117A40C9">
      <w:pPr>
        <w:pStyle w:val="template"/>
        <w:jc w:val="both"/>
        <w:rPr>
          <w:rFonts w:ascii="Times New Roman" w:hAnsi="Times New Roman"/>
          <w:i w:val="0"/>
          <w:sz w:val="24"/>
          <w:szCs w:val="24"/>
        </w:rPr>
      </w:pPr>
      <w:r w:rsidRPr="5DBC4B4C">
        <w:rPr>
          <w:rFonts w:ascii="Times New Roman" w:hAnsi="Times New Roman"/>
          <w:i w:val="0"/>
          <w:sz w:val="24"/>
          <w:szCs w:val="24"/>
        </w:rPr>
        <w:t xml:space="preserve">The system retrieves transport information from LTA’s real-time database to weigh the best route for users based on their preferences. </w:t>
      </w:r>
      <w:r w:rsidR="008D03A7" w:rsidRPr="5DBC4B4C">
        <w:rPr>
          <w:rFonts w:ascii="Times New Roman" w:hAnsi="Times New Roman"/>
          <w:i w:val="0"/>
          <w:sz w:val="24"/>
          <w:szCs w:val="24"/>
        </w:rPr>
        <w:t xml:space="preserve">This is retrieved through </w:t>
      </w:r>
      <w:r w:rsidR="00D65252" w:rsidRPr="5DBC4B4C">
        <w:rPr>
          <w:rFonts w:ascii="Times New Roman" w:hAnsi="Times New Roman"/>
          <w:i w:val="0"/>
          <w:sz w:val="24"/>
          <w:szCs w:val="24"/>
        </w:rPr>
        <w:t>P</w:t>
      </w:r>
      <w:r w:rsidR="009130DC" w:rsidRPr="5DBC4B4C">
        <w:rPr>
          <w:rFonts w:ascii="Times New Roman" w:hAnsi="Times New Roman"/>
          <w:i w:val="0"/>
          <w:sz w:val="24"/>
          <w:szCs w:val="24"/>
        </w:rPr>
        <w:t xml:space="preserve">ython’s </w:t>
      </w:r>
      <w:r w:rsidR="00250424" w:rsidRPr="5DBC4B4C">
        <w:rPr>
          <w:rFonts w:ascii="Times New Roman" w:hAnsi="Times New Roman"/>
          <w:i w:val="0"/>
          <w:sz w:val="24"/>
          <w:szCs w:val="24"/>
        </w:rPr>
        <w:t xml:space="preserve">Requests library to establish HTTP communication </w:t>
      </w:r>
      <w:r w:rsidR="00782FA9" w:rsidRPr="5DBC4B4C">
        <w:rPr>
          <w:rFonts w:ascii="Times New Roman" w:hAnsi="Times New Roman"/>
          <w:i w:val="0"/>
          <w:sz w:val="24"/>
          <w:szCs w:val="24"/>
        </w:rPr>
        <w:t>through</w:t>
      </w:r>
      <w:r w:rsidR="001330FA" w:rsidRPr="5DBC4B4C">
        <w:rPr>
          <w:rFonts w:ascii="Times New Roman" w:hAnsi="Times New Roman"/>
          <w:i w:val="0"/>
          <w:sz w:val="24"/>
          <w:szCs w:val="24"/>
        </w:rPr>
        <w:t xml:space="preserve"> web APIs on </w:t>
      </w:r>
      <w:proofErr w:type="spellStart"/>
      <w:r w:rsidR="001330FA" w:rsidRPr="5DBC4B4C">
        <w:rPr>
          <w:rFonts w:ascii="Times New Roman" w:hAnsi="Times New Roman"/>
          <w:i w:val="0"/>
          <w:sz w:val="24"/>
          <w:szCs w:val="24"/>
        </w:rPr>
        <w:t>LTAMall</w:t>
      </w:r>
      <w:proofErr w:type="spellEnd"/>
      <w:r w:rsidR="001330FA" w:rsidRPr="5DBC4B4C">
        <w:rPr>
          <w:rFonts w:ascii="Times New Roman" w:hAnsi="Times New Roman"/>
          <w:i w:val="0"/>
          <w:sz w:val="24"/>
          <w:szCs w:val="24"/>
        </w:rPr>
        <w:t xml:space="preserve"> and Google Maps. </w:t>
      </w:r>
      <w:r w:rsidR="00E35BE7" w:rsidRPr="5DBC4B4C">
        <w:rPr>
          <w:rFonts w:ascii="Times New Roman" w:hAnsi="Times New Roman"/>
          <w:i w:val="0"/>
          <w:sz w:val="24"/>
          <w:szCs w:val="24"/>
        </w:rPr>
        <w:t xml:space="preserve">Subject to </w:t>
      </w:r>
      <w:r w:rsidR="00680F84" w:rsidRPr="5DBC4B4C">
        <w:rPr>
          <w:rFonts w:ascii="Times New Roman" w:hAnsi="Times New Roman"/>
          <w:i w:val="0"/>
          <w:sz w:val="24"/>
          <w:szCs w:val="24"/>
        </w:rPr>
        <w:t>the</w:t>
      </w:r>
      <w:r w:rsidR="00E35BE7" w:rsidRPr="5DBC4B4C">
        <w:rPr>
          <w:rFonts w:ascii="Times New Roman" w:hAnsi="Times New Roman"/>
          <w:i w:val="0"/>
          <w:sz w:val="24"/>
          <w:szCs w:val="24"/>
        </w:rPr>
        <w:t xml:space="preserve"> user’s permission, the system can also access the mobile</w:t>
      </w:r>
      <w:r w:rsidR="0072097A" w:rsidRPr="5DBC4B4C">
        <w:rPr>
          <w:rFonts w:ascii="Times New Roman" w:hAnsi="Times New Roman"/>
          <w:i w:val="0"/>
          <w:sz w:val="24"/>
          <w:szCs w:val="24"/>
        </w:rPr>
        <w:t xml:space="preserve"> device’s </w:t>
      </w:r>
      <w:r w:rsidR="00155640" w:rsidRPr="5DBC4B4C">
        <w:rPr>
          <w:rFonts w:ascii="Times New Roman" w:hAnsi="Times New Roman"/>
          <w:i w:val="0"/>
          <w:sz w:val="24"/>
          <w:szCs w:val="24"/>
        </w:rPr>
        <w:t xml:space="preserve">GPS-based </w:t>
      </w:r>
      <w:r w:rsidR="0072097A" w:rsidRPr="5DBC4B4C">
        <w:rPr>
          <w:rFonts w:ascii="Times New Roman" w:hAnsi="Times New Roman"/>
          <w:i w:val="0"/>
          <w:sz w:val="24"/>
          <w:szCs w:val="24"/>
        </w:rPr>
        <w:t xml:space="preserve">location </w:t>
      </w:r>
      <w:r w:rsidR="00155640" w:rsidRPr="5DBC4B4C">
        <w:rPr>
          <w:rFonts w:ascii="Times New Roman" w:hAnsi="Times New Roman"/>
          <w:i w:val="0"/>
          <w:sz w:val="24"/>
          <w:szCs w:val="24"/>
        </w:rPr>
        <w:t>data</w:t>
      </w:r>
      <w:r w:rsidR="00680F84" w:rsidRPr="5DBC4B4C">
        <w:rPr>
          <w:rFonts w:ascii="Times New Roman" w:hAnsi="Times New Roman"/>
          <w:i w:val="0"/>
          <w:sz w:val="24"/>
          <w:szCs w:val="24"/>
        </w:rPr>
        <w:t>.</w:t>
      </w:r>
      <w:r w:rsidR="0072097A" w:rsidRPr="5DBC4B4C">
        <w:rPr>
          <w:rFonts w:ascii="Times New Roman" w:hAnsi="Times New Roman"/>
          <w:i w:val="0"/>
          <w:sz w:val="24"/>
          <w:szCs w:val="24"/>
        </w:rPr>
        <w:t xml:space="preserve"> </w:t>
      </w:r>
    </w:p>
    <w:p w14:paraId="2C3BCC7D" w14:textId="77777777" w:rsidR="00274B62" w:rsidRDefault="00274B62" w:rsidP="117A40C9">
      <w:pPr>
        <w:pStyle w:val="Heading2"/>
        <w:rPr>
          <w:rFonts w:ascii="Times New Roman" w:hAnsi="Times New Roman"/>
        </w:rPr>
      </w:pPr>
      <w:bookmarkStart w:id="42" w:name="_Toc439994686"/>
      <w:bookmarkStart w:id="43" w:name="_Toc222998642"/>
      <w:r w:rsidRPr="117A40C9">
        <w:rPr>
          <w:rFonts w:ascii="Times New Roman" w:hAnsi="Times New Roman"/>
        </w:rPr>
        <w:t>Communications Interfaces</w:t>
      </w:r>
      <w:bookmarkEnd w:id="42"/>
      <w:bookmarkEnd w:id="43"/>
    </w:p>
    <w:p w14:paraId="31359D72" w14:textId="786F1394" w:rsidR="008D466B" w:rsidRPr="005E4F19" w:rsidRDefault="008D466B" w:rsidP="117A40C9">
      <w:pPr>
        <w:pStyle w:val="template"/>
        <w:jc w:val="both"/>
        <w:rPr>
          <w:rFonts w:ascii="Times New Roman" w:hAnsi="Times New Roman"/>
          <w:i w:val="0"/>
          <w:sz w:val="24"/>
          <w:szCs w:val="24"/>
        </w:rPr>
      </w:pPr>
      <w:r w:rsidRPr="5DBC4B4C">
        <w:rPr>
          <w:rFonts w:ascii="Times New Roman" w:hAnsi="Times New Roman"/>
          <w:i w:val="0"/>
          <w:sz w:val="24"/>
          <w:szCs w:val="24"/>
        </w:rPr>
        <w:t xml:space="preserve">As mentioned above, HTTP communication is used to </w:t>
      </w:r>
      <w:r w:rsidR="00955CC5" w:rsidRPr="5DBC4B4C">
        <w:rPr>
          <w:rFonts w:ascii="Times New Roman" w:hAnsi="Times New Roman"/>
          <w:i w:val="0"/>
          <w:sz w:val="24"/>
          <w:szCs w:val="24"/>
        </w:rPr>
        <w:t xml:space="preserve">retrieve information from LTA’s database and Google Maps. As </w:t>
      </w:r>
      <w:r w:rsidR="002D5A2E" w:rsidRPr="5DBC4B4C">
        <w:rPr>
          <w:rFonts w:ascii="Times New Roman" w:hAnsi="Times New Roman"/>
          <w:i w:val="0"/>
          <w:sz w:val="24"/>
          <w:szCs w:val="24"/>
        </w:rPr>
        <w:t xml:space="preserve">both APIs have </w:t>
      </w:r>
      <w:r w:rsidR="00BF548A" w:rsidRPr="5DBC4B4C">
        <w:rPr>
          <w:rFonts w:ascii="Times New Roman" w:hAnsi="Times New Roman"/>
          <w:i w:val="0"/>
          <w:sz w:val="24"/>
          <w:szCs w:val="24"/>
        </w:rPr>
        <w:t xml:space="preserve">limits </w:t>
      </w:r>
      <w:r w:rsidR="005E4F19" w:rsidRPr="5DBC4B4C">
        <w:rPr>
          <w:rFonts w:ascii="Times New Roman" w:hAnsi="Times New Roman"/>
          <w:i w:val="0"/>
          <w:sz w:val="24"/>
          <w:szCs w:val="24"/>
        </w:rPr>
        <w:t>on</w:t>
      </w:r>
      <w:r w:rsidR="00BF548A" w:rsidRPr="5DBC4B4C">
        <w:rPr>
          <w:rFonts w:ascii="Times New Roman" w:hAnsi="Times New Roman"/>
          <w:i w:val="0"/>
          <w:sz w:val="24"/>
          <w:szCs w:val="24"/>
        </w:rPr>
        <w:t xml:space="preserve"> the number of calls, the system would only retrieve information when required, such as after users confirm their trip details and when users manually click the refresh button. To ensure that </w:t>
      </w:r>
      <w:r w:rsidR="008E0CFB" w:rsidRPr="5DBC4B4C">
        <w:rPr>
          <w:rFonts w:ascii="Times New Roman" w:hAnsi="Times New Roman"/>
          <w:i w:val="0"/>
          <w:sz w:val="24"/>
          <w:szCs w:val="24"/>
        </w:rPr>
        <w:t xml:space="preserve">established communication is secure, the </w:t>
      </w:r>
      <w:r w:rsidR="005E4F19" w:rsidRPr="5DBC4B4C">
        <w:rPr>
          <w:rFonts w:ascii="Times New Roman" w:hAnsi="Times New Roman"/>
          <w:i w:val="0"/>
          <w:sz w:val="24"/>
          <w:szCs w:val="24"/>
        </w:rPr>
        <w:t xml:space="preserve">API keys for LTA’s database and Google Maps API shall not be revealed or mentioned in any documentation or program. </w:t>
      </w:r>
    </w:p>
    <w:p w14:paraId="3A483568" w14:textId="77777777" w:rsidR="00274B62" w:rsidRDefault="00274B62" w:rsidP="117A40C9">
      <w:pPr>
        <w:pStyle w:val="Heading1"/>
        <w:rPr>
          <w:rFonts w:ascii="Times New Roman" w:hAnsi="Times New Roman"/>
        </w:rPr>
      </w:pPr>
      <w:bookmarkStart w:id="44" w:name="_Toc439994687"/>
      <w:bookmarkStart w:id="45" w:name="_Toc222998643"/>
      <w:bookmarkStart w:id="46" w:name="OLE_LINK1"/>
      <w:bookmarkStart w:id="47" w:name="OLE_LINK2"/>
      <w:r w:rsidRPr="117A40C9">
        <w:rPr>
          <w:rFonts w:ascii="Times New Roman" w:hAnsi="Times New Roman"/>
        </w:rPr>
        <w:lastRenderedPageBreak/>
        <w:t>System Features</w:t>
      </w:r>
      <w:bookmarkEnd w:id="44"/>
      <w:bookmarkEnd w:id="45"/>
    </w:p>
    <w:p w14:paraId="61D9216C" w14:textId="783140A4" w:rsidR="00274B62" w:rsidRDefault="0064419A" w:rsidP="117A40C9">
      <w:pPr>
        <w:pStyle w:val="Heading2"/>
        <w:rPr>
          <w:rFonts w:ascii="Times New Roman" w:hAnsi="Times New Roman"/>
        </w:rPr>
      </w:pPr>
      <w:bookmarkStart w:id="48" w:name="_Toc222998644"/>
      <w:r w:rsidRPr="117A40C9">
        <w:rPr>
          <w:rFonts w:ascii="Times New Roman" w:hAnsi="Times New Roman"/>
        </w:rPr>
        <w:t>User Input Preference</w:t>
      </w:r>
      <w:bookmarkEnd w:id="48"/>
      <w:r w:rsidRPr="117A40C9">
        <w:rPr>
          <w:rFonts w:ascii="Times New Roman" w:hAnsi="Times New Roman"/>
        </w:rPr>
        <w:t xml:space="preserve"> </w:t>
      </w:r>
    </w:p>
    <w:p w14:paraId="2FAAE882" w14:textId="271DEB6C" w:rsidR="007036D2" w:rsidRDefault="00274B62" w:rsidP="117A40C9">
      <w:pPr>
        <w:pStyle w:val="Heading3"/>
        <w:rPr>
          <w:rFonts w:ascii="Times New Roman" w:hAnsi="Times New Roman"/>
        </w:rPr>
      </w:pPr>
      <w:bookmarkStart w:id="49" w:name="OLE_LINK3"/>
      <w:r w:rsidRPr="117A40C9">
        <w:rPr>
          <w:rFonts w:ascii="Times New Roman" w:hAnsi="Times New Roman"/>
        </w:rPr>
        <w:t>Description and Priority</w:t>
      </w:r>
    </w:p>
    <w:p w14:paraId="34CBFF4F" w14:textId="77A6A6DE" w:rsidR="003C78AD" w:rsidRPr="00713F4B" w:rsidRDefault="00713F4B" w:rsidP="00713F4B">
      <w:pPr>
        <w:spacing w:before="240"/>
        <w:jc w:val="both"/>
        <w:rPr>
          <w:rFonts w:ascii="Times New Roman" w:hAnsi="Times New Roman"/>
        </w:rPr>
      </w:pPr>
      <w:r w:rsidRPr="5DBC4B4C">
        <w:rPr>
          <w:rFonts w:ascii="Times New Roman" w:hAnsi="Times New Roman"/>
        </w:rPr>
        <w:t>This feature allows the User to view and adjust travel preferences and route filtering constraints within the route search page. These preferences influence route generation, scoring, and ranking. They include priority weights for Time, Cost, Risk, and Comfort, route category selection, and optional constraints such as maximum walking allowance, maximum number of transfers, and maximum budget. The active preference configuration is applied to the current route search, and default values may be updated through the Settings screen.</w:t>
      </w:r>
    </w:p>
    <w:p w14:paraId="44C9330E" w14:textId="371D4A0C" w:rsidR="00713F4B" w:rsidRPr="007036D2" w:rsidRDefault="00713F4B" w:rsidP="117A40C9">
      <w:pPr>
        <w:spacing w:before="240"/>
        <w:jc w:val="both"/>
        <w:rPr>
          <w:rFonts w:ascii="Times New Roman" w:hAnsi="Times New Roman"/>
        </w:rPr>
      </w:pPr>
      <w:r w:rsidRPr="00713F4B">
        <w:rPr>
          <w:rFonts w:ascii="Times New Roman" w:hAnsi="Times New Roman"/>
        </w:rPr>
        <w:t>Priority: High</w:t>
      </w:r>
    </w:p>
    <w:p w14:paraId="712FEE10" w14:textId="322AD0D2" w:rsidR="00C6399A" w:rsidRPr="00475B0D" w:rsidRDefault="00274B62" w:rsidP="00475B0D">
      <w:pPr>
        <w:pStyle w:val="Heading3"/>
        <w:jc w:val="both"/>
        <w:rPr>
          <w:rFonts w:ascii="Times New Roman" w:hAnsi="Times New Roman"/>
        </w:rPr>
      </w:pPr>
      <w:r w:rsidRPr="117A40C9">
        <w:rPr>
          <w:rFonts w:ascii="Times New Roman" w:hAnsi="Times New Roman"/>
        </w:rPr>
        <w:t>Stimulus/Response Sequences</w:t>
      </w:r>
      <w:r w:rsidR="008971F4" w:rsidRPr="00475B0D">
        <w:rPr>
          <w:rFonts w:ascii="Times New Roman" w:hAnsi="Times New Roman"/>
        </w:rPr>
        <w:t xml:space="preserve"> </w:t>
      </w:r>
    </w:p>
    <w:p w14:paraId="377A8097" w14:textId="1A9214AD" w:rsidR="00C6399A" w:rsidRPr="00C6399A" w:rsidRDefault="00C6399A" w:rsidP="00C6399A">
      <w:pPr>
        <w:pStyle w:val="level4"/>
        <w:numPr>
          <w:ilvl w:val="0"/>
          <w:numId w:val="8"/>
        </w:numPr>
        <w:jc w:val="both"/>
        <w:rPr>
          <w:rFonts w:ascii="Times New Roman" w:hAnsi="Times New Roman"/>
        </w:rPr>
      </w:pPr>
      <w:proofErr w:type="gramStart"/>
      <w:r w:rsidRPr="00C6399A">
        <w:rPr>
          <w:rFonts w:ascii="Times New Roman" w:hAnsi="Times New Roman"/>
        </w:rPr>
        <w:t>User accesses</w:t>
      </w:r>
      <w:proofErr w:type="gramEnd"/>
      <w:r w:rsidRPr="00C6399A">
        <w:rPr>
          <w:rFonts w:ascii="Times New Roman" w:hAnsi="Times New Roman"/>
        </w:rPr>
        <w:t xml:space="preserve"> the route search page.</w:t>
      </w:r>
    </w:p>
    <w:p w14:paraId="71A3E8B6" w14:textId="51B406D9" w:rsidR="00C6399A" w:rsidRPr="00C6399A" w:rsidRDefault="00C6399A" w:rsidP="00C6399A">
      <w:pPr>
        <w:pStyle w:val="level4"/>
        <w:numPr>
          <w:ilvl w:val="0"/>
          <w:numId w:val="8"/>
        </w:numPr>
        <w:jc w:val="both"/>
        <w:rPr>
          <w:rFonts w:ascii="Times New Roman" w:hAnsi="Times New Roman"/>
        </w:rPr>
      </w:pPr>
      <w:r w:rsidRPr="00C6399A">
        <w:rPr>
          <w:rFonts w:ascii="Times New Roman" w:hAnsi="Times New Roman"/>
        </w:rPr>
        <w:t>System displays the current active preference values and constraints for the search page</w:t>
      </w:r>
      <w:r w:rsidR="00B23827">
        <w:rPr>
          <w:rFonts w:ascii="Times New Roman" w:hAnsi="Times New Roman"/>
        </w:rPr>
        <w:t xml:space="preserve">, </w:t>
      </w:r>
      <w:proofErr w:type="spellStart"/>
      <w:r w:rsidR="00B23827">
        <w:rPr>
          <w:rFonts w:ascii="Times New Roman" w:hAnsi="Times New Roman"/>
        </w:rPr>
        <w:t>initialised</w:t>
      </w:r>
      <w:proofErr w:type="spellEnd"/>
      <w:r w:rsidR="00B23827">
        <w:rPr>
          <w:rFonts w:ascii="Times New Roman" w:hAnsi="Times New Roman"/>
        </w:rPr>
        <w:t xml:space="preserve"> to equal defaults (0.25 each) with no constraints. </w:t>
      </w:r>
    </w:p>
    <w:p w14:paraId="38236F60" w14:textId="77777777" w:rsidR="00C6399A" w:rsidRPr="00C6399A" w:rsidRDefault="00C6399A" w:rsidP="00C6399A">
      <w:pPr>
        <w:pStyle w:val="level4"/>
        <w:numPr>
          <w:ilvl w:val="0"/>
          <w:numId w:val="8"/>
        </w:numPr>
        <w:jc w:val="both"/>
        <w:rPr>
          <w:rFonts w:ascii="Times New Roman" w:hAnsi="Times New Roman"/>
        </w:rPr>
      </w:pPr>
      <w:proofErr w:type="gramStart"/>
      <w:r w:rsidRPr="00C6399A">
        <w:rPr>
          <w:rFonts w:ascii="Times New Roman" w:hAnsi="Times New Roman"/>
        </w:rPr>
        <w:t>User optionally expands</w:t>
      </w:r>
      <w:proofErr w:type="gramEnd"/>
      <w:r w:rsidRPr="00C6399A">
        <w:rPr>
          <w:rFonts w:ascii="Times New Roman" w:hAnsi="Times New Roman"/>
        </w:rPr>
        <w:t xml:space="preserve"> the priorities and constraints section.</w:t>
      </w:r>
    </w:p>
    <w:p w14:paraId="427486DF" w14:textId="77777777" w:rsidR="00C6399A" w:rsidRPr="00C6399A" w:rsidRDefault="00C6399A" w:rsidP="00C6399A">
      <w:pPr>
        <w:pStyle w:val="level4"/>
        <w:numPr>
          <w:ilvl w:val="0"/>
          <w:numId w:val="8"/>
        </w:numPr>
        <w:jc w:val="both"/>
        <w:rPr>
          <w:rFonts w:ascii="Times New Roman" w:hAnsi="Times New Roman"/>
        </w:rPr>
      </w:pPr>
      <w:r w:rsidRPr="00C6399A">
        <w:rPr>
          <w:rFonts w:ascii="Times New Roman" w:hAnsi="Times New Roman"/>
        </w:rPr>
        <w:t>User adjusts one or more priority weights, route categories, or route filtering constraints.</w:t>
      </w:r>
    </w:p>
    <w:p w14:paraId="0B67006B" w14:textId="77777777" w:rsidR="00C6399A" w:rsidRPr="00C6399A" w:rsidRDefault="00C6399A" w:rsidP="00C6399A">
      <w:pPr>
        <w:pStyle w:val="level4"/>
        <w:numPr>
          <w:ilvl w:val="0"/>
          <w:numId w:val="8"/>
        </w:numPr>
        <w:jc w:val="both"/>
        <w:rPr>
          <w:rFonts w:ascii="Times New Roman" w:hAnsi="Times New Roman"/>
        </w:rPr>
      </w:pPr>
      <w:r w:rsidRPr="00C6399A">
        <w:rPr>
          <w:rFonts w:ascii="Times New Roman" w:hAnsi="Times New Roman"/>
        </w:rPr>
        <w:t>System updates the active preference configuration for the current search.</w:t>
      </w:r>
    </w:p>
    <w:p w14:paraId="0987AF76" w14:textId="77777777" w:rsidR="00C6399A" w:rsidRPr="00C6399A" w:rsidRDefault="00C6399A" w:rsidP="00C6399A">
      <w:pPr>
        <w:pStyle w:val="level4"/>
        <w:numPr>
          <w:ilvl w:val="0"/>
          <w:numId w:val="8"/>
        </w:numPr>
        <w:jc w:val="both"/>
        <w:rPr>
          <w:rFonts w:ascii="Times New Roman" w:hAnsi="Times New Roman"/>
        </w:rPr>
      </w:pPr>
      <w:r w:rsidRPr="00C6399A">
        <w:rPr>
          <w:rFonts w:ascii="Times New Roman" w:hAnsi="Times New Roman"/>
        </w:rPr>
        <w:t>When the User initiates route search, the system applies the active preference configuration during route generation, scoring, and ranking.</w:t>
      </w:r>
    </w:p>
    <w:p w14:paraId="28E6C05E" w14:textId="35630A40" w:rsidR="008971F4" w:rsidRDefault="00C6399A" w:rsidP="00C6399A">
      <w:pPr>
        <w:pStyle w:val="level4"/>
        <w:numPr>
          <w:ilvl w:val="0"/>
          <w:numId w:val="8"/>
        </w:numPr>
        <w:jc w:val="both"/>
        <w:rPr>
          <w:rFonts w:ascii="Times New Roman" w:hAnsi="Times New Roman"/>
        </w:rPr>
      </w:pPr>
      <w:r w:rsidRPr="00C6399A">
        <w:rPr>
          <w:rFonts w:ascii="Times New Roman" w:hAnsi="Times New Roman"/>
        </w:rPr>
        <w:t>If the User updates default values through the Settings screen, the system saves them for future searches.</w:t>
      </w:r>
    </w:p>
    <w:p w14:paraId="77A1136E" w14:textId="7851BF6A" w:rsidR="00B525BE" w:rsidRPr="00DD52D4" w:rsidRDefault="00274B62" w:rsidP="00B525BE">
      <w:pPr>
        <w:pStyle w:val="Heading3"/>
        <w:jc w:val="both"/>
        <w:rPr>
          <w:rFonts w:ascii="Times New Roman" w:hAnsi="Times New Roman"/>
        </w:rPr>
      </w:pPr>
      <w:r w:rsidRPr="117A40C9">
        <w:rPr>
          <w:rFonts w:ascii="Times New Roman" w:hAnsi="Times New Roman"/>
        </w:rPr>
        <w:t>Functional Requirement</w:t>
      </w:r>
      <w:bookmarkEnd w:id="49"/>
      <w:r w:rsidRPr="117A40C9">
        <w:rPr>
          <w:rFonts w:ascii="Times New Roman" w:hAnsi="Times New Roman"/>
        </w:rPr>
        <w: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1"/>
        <w:gridCol w:w="756"/>
        <w:gridCol w:w="7197"/>
      </w:tblGrid>
      <w:tr w:rsidR="0009000A" w14:paraId="17ACA384" w14:textId="77777777" w:rsidTr="00F56BA0">
        <w:tc>
          <w:tcPr>
            <w:tcW w:w="1911" w:type="dxa"/>
            <w:vMerge w:val="restart"/>
          </w:tcPr>
          <w:bookmarkEnd w:id="46"/>
          <w:p w14:paraId="5E4F4477" w14:textId="77777777" w:rsidR="0009000A" w:rsidRDefault="0009000A" w:rsidP="00A510ED">
            <w:pPr>
              <w:rPr>
                <w:b/>
                <w:bCs/>
              </w:rPr>
            </w:pPr>
            <w:r>
              <w:rPr>
                <w:b/>
                <w:bCs/>
              </w:rPr>
              <w:t>FR-1.1.</w:t>
            </w:r>
          </w:p>
          <w:p w14:paraId="5838A23A" w14:textId="69C8FAED" w:rsidR="0009000A" w:rsidRDefault="0009000A" w:rsidP="00A510ED">
            <w:pPr>
              <w:rPr>
                <w:b/>
                <w:bCs/>
              </w:rPr>
            </w:pPr>
            <w:r w:rsidRPr="000A0BC2">
              <w:rPr>
                <w:b/>
                <w:bCs/>
              </w:rPr>
              <w:t>Preference Availability on Search Page</w:t>
            </w:r>
          </w:p>
        </w:tc>
        <w:tc>
          <w:tcPr>
            <w:tcW w:w="756" w:type="dxa"/>
          </w:tcPr>
          <w:p w14:paraId="39E4A4D8" w14:textId="4821E924" w:rsidR="0009000A" w:rsidRDefault="0009000A">
            <w:pPr>
              <w:spacing w:after="240"/>
              <w:jc w:val="both"/>
              <w:rPr>
                <w:rFonts w:ascii="Times New Roman" w:hAnsi="Times New Roman"/>
              </w:rPr>
            </w:pPr>
            <w:r>
              <w:rPr>
                <w:rFonts w:ascii="Times New Roman" w:hAnsi="Times New Roman"/>
              </w:rPr>
              <w:t>1.1.1.</w:t>
            </w:r>
          </w:p>
        </w:tc>
        <w:tc>
          <w:tcPr>
            <w:tcW w:w="7197" w:type="dxa"/>
          </w:tcPr>
          <w:p w14:paraId="0FB46C55" w14:textId="38183C26" w:rsidR="0009000A" w:rsidRDefault="0009000A">
            <w:pPr>
              <w:spacing w:after="240"/>
              <w:jc w:val="both"/>
              <w:rPr>
                <w:rFonts w:ascii="Times New Roman" w:hAnsi="Times New Roman"/>
              </w:rPr>
            </w:pPr>
            <w:r w:rsidRPr="000A0BC2">
              <w:rPr>
                <w:rFonts w:ascii="Times New Roman" w:hAnsi="Times New Roman"/>
              </w:rPr>
              <w:t>The system shall display the current active preference values on the route search page.</w:t>
            </w:r>
          </w:p>
        </w:tc>
      </w:tr>
      <w:tr w:rsidR="0009000A" w14:paraId="2E2D4F5E" w14:textId="77777777" w:rsidTr="00DD52D4">
        <w:trPr>
          <w:trHeight w:val="53"/>
        </w:trPr>
        <w:tc>
          <w:tcPr>
            <w:tcW w:w="1911" w:type="dxa"/>
            <w:vMerge/>
          </w:tcPr>
          <w:p w14:paraId="7D6590C2" w14:textId="77777777" w:rsidR="0009000A" w:rsidRDefault="0009000A" w:rsidP="00244ABC">
            <w:pPr>
              <w:rPr>
                <w:b/>
                <w:bCs/>
              </w:rPr>
            </w:pPr>
          </w:p>
        </w:tc>
        <w:tc>
          <w:tcPr>
            <w:tcW w:w="756" w:type="dxa"/>
          </w:tcPr>
          <w:p w14:paraId="3C6F6C45" w14:textId="56A48DBE" w:rsidR="0009000A" w:rsidRPr="00A60EFC" w:rsidRDefault="0009000A" w:rsidP="00244ABC">
            <w:pPr>
              <w:spacing w:after="240"/>
              <w:jc w:val="both"/>
              <w:rPr>
                <w:rFonts w:ascii="Times New Roman" w:hAnsi="Times New Roman"/>
              </w:rPr>
            </w:pPr>
            <w:r>
              <w:rPr>
                <w:rFonts w:ascii="Times New Roman" w:hAnsi="Times New Roman"/>
              </w:rPr>
              <w:t>1.1.2.</w:t>
            </w:r>
          </w:p>
        </w:tc>
        <w:tc>
          <w:tcPr>
            <w:tcW w:w="7197" w:type="dxa"/>
          </w:tcPr>
          <w:p w14:paraId="19996E68" w14:textId="074C4093" w:rsidR="005F1928" w:rsidRDefault="005F1928" w:rsidP="00244ABC">
            <w:pPr>
              <w:spacing w:after="240"/>
              <w:jc w:val="both"/>
              <w:rPr>
                <w:rFonts w:ascii="Times New Roman" w:hAnsi="Times New Roman"/>
              </w:rPr>
            </w:pPr>
            <w:r w:rsidRPr="005F1928">
              <w:rPr>
                <w:rFonts w:ascii="Times New Roman" w:hAnsi="Times New Roman"/>
              </w:rPr>
              <w:t>The system shall display the current route filtering constraints on the route search page.</w:t>
            </w:r>
          </w:p>
        </w:tc>
      </w:tr>
      <w:tr w:rsidR="0009000A" w14:paraId="06404132" w14:textId="77777777" w:rsidTr="00BE2E5F">
        <w:trPr>
          <w:trHeight w:val="808"/>
        </w:trPr>
        <w:tc>
          <w:tcPr>
            <w:tcW w:w="1911" w:type="dxa"/>
            <w:vMerge/>
          </w:tcPr>
          <w:p w14:paraId="0041F81E" w14:textId="77777777" w:rsidR="0009000A" w:rsidRDefault="0009000A" w:rsidP="00244ABC">
            <w:pPr>
              <w:rPr>
                <w:b/>
                <w:bCs/>
              </w:rPr>
            </w:pPr>
          </w:p>
        </w:tc>
        <w:tc>
          <w:tcPr>
            <w:tcW w:w="756" w:type="dxa"/>
          </w:tcPr>
          <w:p w14:paraId="7DD83ADC" w14:textId="752440F4" w:rsidR="0009000A" w:rsidRPr="005F1928" w:rsidRDefault="005F1928" w:rsidP="00244ABC">
            <w:pPr>
              <w:spacing w:after="240"/>
              <w:jc w:val="both"/>
              <w:rPr>
                <w:rFonts w:ascii="Times New Roman" w:hAnsi="Times New Roman"/>
                <w:lang w:eastAsia="zh-CN"/>
              </w:rPr>
            </w:pPr>
            <w:r>
              <w:rPr>
                <w:rFonts w:ascii="Times New Roman" w:hAnsi="Times New Roman"/>
              </w:rPr>
              <w:t>1.1.3</w:t>
            </w:r>
            <w:r>
              <w:rPr>
                <w:rFonts w:ascii="Times New Roman" w:hAnsi="Times New Roman"/>
                <w:lang w:eastAsia="zh-CN"/>
              </w:rPr>
              <w:t>.</w:t>
            </w:r>
          </w:p>
        </w:tc>
        <w:tc>
          <w:tcPr>
            <w:tcW w:w="7197" w:type="dxa"/>
          </w:tcPr>
          <w:p w14:paraId="6B571151" w14:textId="2028920E" w:rsidR="0009000A" w:rsidRDefault="005F1928" w:rsidP="00244ABC">
            <w:pPr>
              <w:spacing w:after="240"/>
              <w:jc w:val="both"/>
              <w:rPr>
                <w:rFonts w:ascii="Times New Roman" w:hAnsi="Times New Roman"/>
              </w:rPr>
            </w:pPr>
            <w:r w:rsidRPr="005F1928">
              <w:rPr>
                <w:rFonts w:ascii="Times New Roman" w:hAnsi="Times New Roman"/>
              </w:rPr>
              <w:t xml:space="preserve">If no saved default preference values exist, the system shall </w:t>
            </w:r>
            <w:proofErr w:type="spellStart"/>
            <w:r w:rsidRPr="005F1928">
              <w:rPr>
                <w:rFonts w:ascii="Times New Roman" w:hAnsi="Times New Roman"/>
              </w:rPr>
              <w:t>initialise</w:t>
            </w:r>
            <w:proofErr w:type="spellEnd"/>
            <w:r w:rsidRPr="005F1928">
              <w:rPr>
                <w:rFonts w:ascii="Times New Roman" w:hAnsi="Times New Roman"/>
              </w:rPr>
              <w:t xml:space="preserve"> the preference weights to equal default values</w:t>
            </w:r>
            <w:r w:rsidR="00501E8A">
              <w:rPr>
                <w:rFonts w:ascii="Times New Roman" w:hAnsi="Times New Roman"/>
              </w:rPr>
              <w:t xml:space="preserve"> (0.25)</w:t>
            </w:r>
            <w:r w:rsidRPr="005F1928">
              <w:rPr>
                <w:rFonts w:ascii="Times New Roman" w:hAnsi="Times New Roman"/>
              </w:rPr>
              <w:t xml:space="preserve"> and </w:t>
            </w:r>
            <w:r w:rsidR="00B17C8F">
              <w:rPr>
                <w:rFonts w:ascii="Times New Roman" w:hAnsi="Times New Roman"/>
              </w:rPr>
              <w:t xml:space="preserve">zero </w:t>
            </w:r>
            <w:r w:rsidRPr="005F1928">
              <w:rPr>
                <w:rFonts w:ascii="Times New Roman" w:hAnsi="Times New Roman"/>
              </w:rPr>
              <w:t>constraint</w:t>
            </w:r>
            <w:r w:rsidR="00B17C8F">
              <w:rPr>
                <w:rFonts w:ascii="Times New Roman" w:hAnsi="Times New Roman"/>
              </w:rPr>
              <w:t>s.</w:t>
            </w:r>
          </w:p>
        </w:tc>
      </w:tr>
      <w:tr w:rsidR="00244ABC" w14:paraId="0107B975" w14:textId="77777777" w:rsidTr="00F56BA0">
        <w:tc>
          <w:tcPr>
            <w:tcW w:w="1911" w:type="dxa"/>
            <w:vMerge w:val="restart"/>
          </w:tcPr>
          <w:p w14:paraId="5509BFFD" w14:textId="68E62B39" w:rsidR="00244ABC" w:rsidRDefault="00244ABC" w:rsidP="00BD640A">
            <w:pPr>
              <w:spacing w:after="240"/>
              <w:rPr>
                <w:rFonts w:ascii="Times New Roman" w:hAnsi="Times New Roman"/>
                <w:b/>
                <w:bCs/>
              </w:rPr>
            </w:pPr>
            <w:r>
              <w:rPr>
                <w:rFonts w:ascii="Times New Roman" w:hAnsi="Times New Roman"/>
                <w:b/>
                <w:bCs/>
              </w:rPr>
              <w:t xml:space="preserve">FR-1.2. </w:t>
            </w:r>
            <w:r w:rsidR="005F1928" w:rsidRPr="005F1928">
              <w:rPr>
                <w:rFonts w:ascii="Times New Roman" w:hAnsi="Times New Roman"/>
                <w:b/>
                <w:bCs/>
              </w:rPr>
              <w:t xml:space="preserve">Preference </w:t>
            </w:r>
            <w:r w:rsidR="005F1928" w:rsidRPr="005F1928">
              <w:rPr>
                <w:rFonts w:ascii="Times New Roman" w:hAnsi="Times New Roman"/>
                <w:b/>
                <w:bCs/>
              </w:rPr>
              <w:lastRenderedPageBreak/>
              <w:t>Weight Adjustment</w:t>
            </w:r>
          </w:p>
        </w:tc>
        <w:tc>
          <w:tcPr>
            <w:tcW w:w="756" w:type="dxa"/>
          </w:tcPr>
          <w:p w14:paraId="791987D0" w14:textId="7BA5542C" w:rsidR="00FF201B" w:rsidRDefault="00244ABC" w:rsidP="00BD640A">
            <w:pPr>
              <w:spacing w:after="240"/>
              <w:jc w:val="both"/>
              <w:rPr>
                <w:rFonts w:ascii="Times New Roman" w:hAnsi="Times New Roman"/>
              </w:rPr>
            </w:pPr>
            <w:r>
              <w:rPr>
                <w:rFonts w:ascii="Times New Roman" w:hAnsi="Times New Roman"/>
              </w:rPr>
              <w:lastRenderedPageBreak/>
              <w:t>1.2.1</w:t>
            </w:r>
            <w:r w:rsidR="00FF201B">
              <w:rPr>
                <w:rFonts w:ascii="Times New Roman" w:hAnsi="Times New Roman"/>
              </w:rPr>
              <w:t>.</w:t>
            </w:r>
          </w:p>
        </w:tc>
        <w:tc>
          <w:tcPr>
            <w:tcW w:w="7197" w:type="dxa"/>
          </w:tcPr>
          <w:p w14:paraId="0D4900EE" w14:textId="6AB4BA88" w:rsidR="005F1928" w:rsidRPr="00FF201B" w:rsidRDefault="005F1928" w:rsidP="00BD640A">
            <w:pPr>
              <w:pStyle w:val="NormalWeb"/>
              <w:spacing w:after="240" w:afterAutospacing="0"/>
            </w:pPr>
            <w:r w:rsidRPr="00FF201B">
              <w:t xml:space="preserve">The system shall allow the User to adjust the relative importance of the </w:t>
            </w:r>
            <w:r w:rsidRPr="00FF201B">
              <w:lastRenderedPageBreak/>
              <w:t>following criteria within the route search page:</w:t>
            </w:r>
          </w:p>
          <w:p w14:paraId="44B5510D" w14:textId="77777777" w:rsidR="005F1928" w:rsidRPr="00FF201B" w:rsidRDefault="005F1928" w:rsidP="00BD640A">
            <w:pPr>
              <w:numPr>
                <w:ilvl w:val="0"/>
                <w:numId w:val="9"/>
              </w:numPr>
              <w:spacing w:before="100" w:beforeAutospacing="1" w:after="240" w:line="240" w:lineRule="auto"/>
              <w:rPr>
                <w:rFonts w:ascii="Times New Roman" w:hAnsi="Times New Roman"/>
              </w:rPr>
            </w:pPr>
            <w:r w:rsidRPr="00FF201B">
              <w:rPr>
                <w:rFonts w:ascii="Times New Roman" w:hAnsi="Times New Roman"/>
              </w:rPr>
              <w:t xml:space="preserve">Time </w:t>
            </w:r>
          </w:p>
          <w:p w14:paraId="7AF3281A" w14:textId="77777777" w:rsidR="005F1928" w:rsidRPr="00FF201B" w:rsidRDefault="005F1928" w:rsidP="00BD640A">
            <w:pPr>
              <w:numPr>
                <w:ilvl w:val="0"/>
                <w:numId w:val="9"/>
              </w:numPr>
              <w:spacing w:before="100" w:beforeAutospacing="1" w:after="240" w:line="240" w:lineRule="auto"/>
              <w:rPr>
                <w:rFonts w:ascii="Times New Roman" w:hAnsi="Times New Roman"/>
              </w:rPr>
            </w:pPr>
            <w:r w:rsidRPr="00FF201B">
              <w:rPr>
                <w:rFonts w:ascii="Times New Roman" w:hAnsi="Times New Roman"/>
              </w:rPr>
              <w:t xml:space="preserve">Cost </w:t>
            </w:r>
          </w:p>
          <w:p w14:paraId="5D56591E" w14:textId="67F81B19" w:rsidR="005F1928" w:rsidRPr="00FF201B" w:rsidRDefault="005F1928" w:rsidP="00BD640A">
            <w:pPr>
              <w:numPr>
                <w:ilvl w:val="0"/>
                <w:numId w:val="9"/>
              </w:numPr>
              <w:spacing w:before="100" w:beforeAutospacing="1" w:after="240" w:line="240" w:lineRule="auto"/>
              <w:rPr>
                <w:rFonts w:ascii="Times New Roman" w:hAnsi="Times New Roman"/>
              </w:rPr>
            </w:pPr>
            <w:r w:rsidRPr="00FF201B">
              <w:rPr>
                <w:rFonts w:ascii="Times New Roman" w:hAnsi="Times New Roman"/>
              </w:rPr>
              <w:t xml:space="preserve">Risk </w:t>
            </w:r>
            <w:r w:rsidR="006971B0">
              <w:rPr>
                <w:rFonts w:ascii="Times New Roman" w:hAnsi="Times New Roman"/>
              </w:rPr>
              <w:t>(combining crowding and delay)</w:t>
            </w:r>
          </w:p>
          <w:p w14:paraId="72174039" w14:textId="7695C978" w:rsidR="00244ABC" w:rsidRPr="005F1928" w:rsidRDefault="005F1928" w:rsidP="00BD640A">
            <w:pPr>
              <w:numPr>
                <w:ilvl w:val="0"/>
                <w:numId w:val="9"/>
              </w:numPr>
              <w:spacing w:before="100" w:beforeAutospacing="1" w:after="240" w:line="240" w:lineRule="auto"/>
            </w:pPr>
            <w:r w:rsidRPr="00FF201B">
              <w:rPr>
                <w:rFonts w:ascii="Times New Roman" w:hAnsi="Times New Roman"/>
              </w:rPr>
              <w:t>Comfort</w:t>
            </w:r>
            <w:r w:rsidR="006971B0">
              <w:rPr>
                <w:rFonts w:ascii="Times New Roman" w:hAnsi="Times New Roman"/>
              </w:rPr>
              <w:t xml:space="preserve"> (combining walking requirements and transfer burden)</w:t>
            </w:r>
          </w:p>
        </w:tc>
      </w:tr>
      <w:tr w:rsidR="00244ABC" w14:paraId="26C90B01" w14:textId="77777777" w:rsidTr="00F56BA0">
        <w:tc>
          <w:tcPr>
            <w:tcW w:w="1911" w:type="dxa"/>
            <w:vMerge/>
          </w:tcPr>
          <w:p w14:paraId="6502CC68" w14:textId="77777777" w:rsidR="00244ABC" w:rsidRDefault="00244ABC" w:rsidP="00244ABC">
            <w:pPr>
              <w:rPr>
                <w:rFonts w:ascii="Times New Roman" w:hAnsi="Times New Roman"/>
                <w:b/>
                <w:bCs/>
              </w:rPr>
            </w:pPr>
          </w:p>
        </w:tc>
        <w:tc>
          <w:tcPr>
            <w:tcW w:w="756" w:type="dxa"/>
          </w:tcPr>
          <w:p w14:paraId="37689C8E" w14:textId="6C667DAE" w:rsidR="00244ABC" w:rsidRDefault="00244ABC" w:rsidP="00244ABC">
            <w:pPr>
              <w:spacing w:after="240"/>
              <w:jc w:val="both"/>
              <w:rPr>
                <w:rFonts w:ascii="Times New Roman" w:hAnsi="Times New Roman"/>
              </w:rPr>
            </w:pPr>
            <w:r>
              <w:rPr>
                <w:rFonts w:ascii="Times New Roman" w:hAnsi="Times New Roman"/>
              </w:rPr>
              <w:t>1.2.2.</w:t>
            </w:r>
          </w:p>
        </w:tc>
        <w:tc>
          <w:tcPr>
            <w:tcW w:w="7197" w:type="dxa"/>
          </w:tcPr>
          <w:p w14:paraId="434AC735" w14:textId="57498BB0" w:rsidR="00244ABC" w:rsidRDefault="00136DFC" w:rsidP="00244ABC">
            <w:pPr>
              <w:spacing w:after="240"/>
              <w:jc w:val="both"/>
              <w:rPr>
                <w:rFonts w:ascii="Times New Roman" w:hAnsi="Times New Roman"/>
              </w:rPr>
            </w:pPr>
            <w:r w:rsidRPr="00136DFC">
              <w:rPr>
                <w:rFonts w:ascii="Times New Roman" w:hAnsi="Times New Roman"/>
              </w:rPr>
              <w:t>The system shall provide adjustable slider controls for the above criteria</w:t>
            </w:r>
            <w:r w:rsidR="000C12F8">
              <w:rPr>
                <w:rFonts w:ascii="Times New Roman" w:hAnsi="Times New Roman"/>
              </w:rPr>
              <w:t xml:space="preserve">, with a range of 0.0 to 1.0 in steps of 0.05. </w:t>
            </w:r>
          </w:p>
        </w:tc>
      </w:tr>
      <w:tr w:rsidR="00244ABC" w14:paraId="3B9B7E52" w14:textId="77777777" w:rsidTr="00F56BA0">
        <w:tc>
          <w:tcPr>
            <w:tcW w:w="1911" w:type="dxa"/>
            <w:vMerge/>
          </w:tcPr>
          <w:p w14:paraId="0220E340" w14:textId="77777777" w:rsidR="00244ABC" w:rsidRDefault="00244ABC" w:rsidP="00244ABC">
            <w:pPr>
              <w:rPr>
                <w:rFonts w:ascii="Times New Roman" w:hAnsi="Times New Roman"/>
                <w:b/>
                <w:bCs/>
              </w:rPr>
            </w:pPr>
          </w:p>
        </w:tc>
        <w:tc>
          <w:tcPr>
            <w:tcW w:w="756" w:type="dxa"/>
          </w:tcPr>
          <w:p w14:paraId="42BABB48" w14:textId="33C058E7" w:rsidR="00244ABC" w:rsidRDefault="00244ABC" w:rsidP="00244ABC">
            <w:pPr>
              <w:spacing w:after="240"/>
              <w:jc w:val="both"/>
              <w:rPr>
                <w:rFonts w:ascii="Times New Roman" w:hAnsi="Times New Roman"/>
              </w:rPr>
            </w:pPr>
            <w:r>
              <w:rPr>
                <w:rFonts w:ascii="Times New Roman" w:hAnsi="Times New Roman"/>
              </w:rPr>
              <w:t>1.2.3.</w:t>
            </w:r>
          </w:p>
        </w:tc>
        <w:tc>
          <w:tcPr>
            <w:tcW w:w="7197" w:type="dxa"/>
          </w:tcPr>
          <w:p w14:paraId="10AF995F" w14:textId="40AE63C7" w:rsidR="00244ABC" w:rsidRDefault="00136DFC" w:rsidP="00244ABC">
            <w:pPr>
              <w:spacing w:after="240"/>
              <w:jc w:val="both"/>
              <w:rPr>
                <w:rFonts w:ascii="Times New Roman" w:hAnsi="Times New Roman"/>
              </w:rPr>
            </w:pPr>
            <w:r w:rsidRPr="00136DFC">
              <w:rPr>
                <w:rFonts w:ascii="Times New Roman" w:hAnsi="Times New Roman"/>
              </w:rPr>
              <w:t xml:space="preserve">The system shall display the current value of each </w:t>
            </w:r>
            <w:proofErr w:type="gramStart"/>
            <w:r w:rsidRPr="00136DFC">
              <w:rPr>
                <w:rFonts w:ascii="Times New Roman" w:hAnsi="Times New Roman"/>
              </w:rPr>
              <w:t>criterion</w:t>
            </w:r>
            <w:proofErr w:type="gramEnd"/>
            <w:r w:rsidRPr="00136DFC">
              <w:rPr>
                <w:rFonts w:ascii="Times New Roman" w:hAnsi="Times New Roman"/>
              </w:rPr>
              <w:t xml:space="preserve"> weight.</w:t>
            </w:r>
          </w:p>
        </w:tc>
      </w:tr>
      <w:tr w:rsidR="00244ABC" w14:paraId="7FAA7B77" w14:textId="77777777" w:rsidTr="00F56BA0">
        <w:tc>
          <w:tcPr>
            <w:tcW w:w="1911" w:type="dxa"/>
            <w:vMerge/>
          </w:tcPr>
          <w:p w14:paraId="3AF801AA" w14:textId="77777777" w:rsidR="00244ABC" w:rsidRDefault="00244ABC" w:rsidP="00244ABC">
            <w:pPr>
              <w:rPr>
                <w:rFonts w:ascii="Times New Roman" w:hAnsi="Times New Roman"/>
                <w:b/>
                <w:bCs/>
              </w:rPr>
            </w:pPr>
          </w:p>
        </w:tc>
        <w:tc>
          <w:tcPr>
            <w:tcW w:w="756" w:type="dxa"/>
          </w:tcPr>
          <w:p w14:paraId="5764ACD9" w14:textId="564E22A1" w:rsidR="00244ABC" w:rsidRDefault="00244ABC" w:rsidP="00244ABC">
            <w:pPr>
              <w:spacing w:after="240"/>
              <w:jc w:val="both"/>
              <w:rPr>
                <w:rFonts w:ascii="Times New Roman" w:hAnsi="Times New Roman"/>
              </w:rPr>
            </w:pPr>
            <w:r>
              <w:rPr>
                <w:rFonts w:ascii="Times New Roman" w:hAnsi="Times New Roman"/>
              </w:rPr>
              <w:t>1.2.4.</w:t>
            </w:r>
          </w:p>
        </w:tc>
        <w:tc>
          <w:tcPr>
            <w:tcW w:w="7197" w:type="dxa"/>
          </w:tcPr>
          <w:p w14:paraId="4C47F5B8" w14:textId="31D1A531" w:rsidR="00244ABC" w:rsidRPr="00574091" w:rsidRDefault="00136DFC" w:rsidP="00244ABC">
            <w:pPr>
              <w:spacing w:after="240"/>
              <w:jc w:val="both"/>
              <w:rPr>
                <w:rFonts w:ascii="Times New Roman" w:hAnsi="Times New Roman"/>
                <w:lang w:eastAsia="zh-CN"/>
              </w:rPr>
            </w:pPr>
            <w:r w:rsidRPr="00136DFC">
              <w:rPr>
                <w:rFonts w:ascii="Times New Roman" w:hAnsi="Times New Roman"/>
              </w:rPr>
              <w:t>The system shall apply the active criterion weights to the current route search.</w:t>
            </w:r>
          </w:p>
        </w:tc>
      </w:tr>
      <w:tr w:rsidR="00363C1B" w14:paraId="77FD1A30" w14:textId="77777777" w:rsidTr="00F56BA0">
        <w:tc>
          <w:tcPr>
            <w:tcW w:w="1911" w:type="dxa"/>
            <w:vMerge w:val="restart"/>
          </w:tcPr>
          <w:p w14:paraId="3C8C2976" w14:textId="077D4DFF" w:rsidR="00363C1B" w:rsidRDefault="00363C1B" w:rsidP="00244ABC">
            <w:pPr>
              <w:rPr>
                <w:b/>
                <w:bCs/>
              </w:rPr>
            </w:pPr>
            <w:r>
              <w:rPr>
                <w:b/>
                <w:bCs/>
              </w:rPr>
              <w:t xml:space="preserve">FR-1.3. </w:t>
            </w:r>
            <w:r w:rsidRPr="00363C1B">
              <w:rPr>
                <w:b/>
                <w:bCs/>
              </w:rPr>
              <w:t xml:space="preserve">Preference Weight </w:t>
            </w:r>
            <w:proofErr w:type="spellStart"/>
            <w:r w:rsidRPr="00363C1B">
              <w:rPr>
                <w:b/>
                <w:bCs/>
              </w:rPr>
              <w:t>Normalisation</w:t>
            </w:r>
            <w:proofErr w:type="spellEnd"/>
          </w:p>
          <w:p w14:paraId="20625C9A" w14:textId="77777777" w:rsidR="00363C1B" w:rsidRDefault="00363C1B" w:rsidP="00244ABC">
            <w:pPr>
              <w:rPr>
                <w:b/>
                <w:bCs/>
              </w:rPr>
            </w:pPr>
          </w:p>
        </w:tc>
        <w:tc>
          <w:tcPr>
            <w:tcW w:w="756" w:type="dxa"/>
          </w:tcPr>
          <w:p w14:paraId="2026A851" w14:textId="0E9368A3" w:rsidR="00363C1B" w:rsidRDefault="00363C1B" w:rsidP="00244ABC">
            <w:pPr>
              <w:spacing w:after="240"/>
              <w:jc w:val="both"/>
              <w:rPr>
                <w:rFonts w:ascii="Times New Roman" w:hAnsi="Times New Roman"/>
              </w:rPr>
            </w:pPr>
            <w:r>
              <w:rPr>
                <w:rFonts w:ascii="Times New Roman" w:hAnsi="Times New Roman"/>
              </w:rPr>
              <w:t>1.3.1.</w:t>
            </w:r>
          </w:p>
        </w:tc>
        <w:tc>
          <w:tcPr>
            <w:tcW w:w="7197" w:type="dxa"/>
          </w:tcPr>
          <w:p w14:paraId="78874208" w14:textId="08125125" w:rsidR="00363C1B" w:rsidRPr="0091546C" w:rsidRDefault="00363C1B" w:rsidP="00C52D0F">
            <w:pPr>
              <w:spacing w:after="240"/>
              <w:jc w:val="both"/>
              <w:rPr>
                <w:rFonts w:ascii="Times New Roman" w:hAnsi="Times New Roman"/>
              </w:rPr>
            </w:pPr>
            <w:r w:rsidRPr="00C52D0F">
              <w:rPr>
                <w:rFonts w:ascii="Times New Roman" w:hAnsi="Times New Roman"/>
              </w:rPr>
              <w:t xml:space="preserve">The system shall </w:t>
            </w:r>
            <w:proofErr w:type="spellStart"/>
            <w:r w:rsidRPr="00C52D0F">
              <w:rPr>
                <w:rFonts w:ascii="Times New Roman" w:hAnsi="Times New Roman"/>
              </w:rPr>
              <w:t>normalise</w:t>
            </w:r>
            <w:proofErr w:type="spellEnd"/>
            <w:r w:rsidRPr="00C52D0F">
              <w:rPr>
                <w:rFonts w:ascii="Times New Roman" w:hAnsi="Times New Roman"/>
              </w:rPr>
              <w:t xml:space="preserve"> the active preference weights before applying them to route scoring</w:t>
            </w:r>
            <w:r w:rsidR="006971B0">
              <w:rPr>
                <w:rFonts w:ascii="Times New Roman" w:hAnsi="Times New Roman"/>
              </w:rPr>
              <w:t xml:space="preserve"> by dividing each weight </w:t>
            </w:r>
            <w:r w:rsidR="00BB5095">
              <w:rPr>
                <w:rFonts w:ascii="Times New Roman" w:hAnsi="Times New Roman"/>
              </w:rPr>
              <w:t xml:space="preserve">by the sum of all weights. </w:t>
            </w:r>
          </w:p>
        </w:tc>
      </w:tr>
      <w:tr w:rsidR="00363C1B" w14:paraId="63973FC0" w14:textId="77777777" w:rsidTr="00F56BA0">
        <w:tc>
          <w:tcPr>
            <w:tcW w:w="1911" w:type="dxa"/>
            <w:vMerge/>
          </w:tcPr>
          <w:p w14:paraId="68AD605B" w14:textId="77777777" w:rsidR="00363C1B" w:rsidRDefault="00363C1B" w:rsidP="00244ABC">
            <w:pPr>
              <w:rPr>
                <w:b/>
                <w:bCs/>
              </w:rPr>
            </w:pPr>
          </w:p>
        </w:tc>
        <w:tc>
          <w:tcPr>
            <w:tcW w:w="756" w:type="dxa"/>
          </w:tcPr>
          <w:p w14:paraId="5E5672A0" w14:textId="3B1CAE0E" w:rsidR="00363C1B" w:rsidRDefault="00363C1B" w:rsidP="00244ABC">
            <w:pPr>
              <w:spacing w:after="240"/>
              <w:jc w:val="both"/>
              <w:rPr>
                <w:rFonts w:ascii="Times New Roman" w:hAnsi="Times New Roman"/>
              </w:rPr>
            </w:pPr>
            <w:r>
              <w:rPr>
                <w:rFonts w:ascii="Times New Roman" w:hAnsi="Times New Roman"/>
              </w:rPr>
              <w:t>1.3.2.</w:t>
            </w:r>
          </w:p>
        </w:tc>
        <w:tc>
          <w:tcPr>
            <w:tcW w:w="7197" w:type="dxa"/>
          </w:tcPr>
          <w:p w14:paraId="35784FB9" w14:textId="1F83A51E" w:rsidR="00363C1B" w:rsidRDefault="00363C1B" w:rsidP="00363C1B">
            <w:pPr>
              <w:spacing w:after="240"/>
              <w:jc w:val="both"/>
              <w:rPr>
                <w:rFonts w:ascii="Times New Roman" w:hAnsi="Times New Roman"/>
              </w:rPr>
            </w:pPr>
            <w:r w:rsidRPr="00363C1B">
              <w:rPr>
                <w:rFonts w:ascii="Times New Roman" w:hAnsi="Times New Roman"/>
              </w:rPr>
              <w:t xml:space="preserve">The sum of all </w:t>
            </w:r>
            <w:proofErr w:type="spellStart"/>
            <w:r w:rsidRPr="00363C1B">
              <w:rPr>
                <w:rFonts w:ascii="Times New Roman" w:hAnsi="Times New Roman"/>
              </w:rPr>
              <w:t>normalised</w:t>
            </w:r>
            <w:proofErr w:type="spellEnd"/>
            <w:r w:rsidRPr="00363C1B">
              <w:rPr>
                <w:rFonts w:ascii="Times New Roman" w:hAnsi="Times New Roman"/>
              </w:rPr>
              <w:t xml:space="preserve"> preference weights shall equal 1.0.</w:t>
            </w:r>
          </w:p>
        </w:tc>
      </w:tr>
      <w:tr w:rsidR="00363C1B" w14:paraId="5EE6D4E7" w14:textId="77777777" w:rsidTr="00F56BA0">
        <w:tc>
          <w:tcPr>
            <w:tcW w:w="1911" w:type="dxa"/>
            <w:vMerge/>
          </w:tcPr>
          <w:p w14:paraId="5ADE66A1" w14:textId="77777777" w:rsidR="00363C1B" w:rsidRDefault="00363C1B" w:rsidP="00244ABC">
            <w:pPr>
              <w:rPr>
                <w:b/>
                <w:bCs/>
              </w:rPr>
            </w:pPr>
          </w:p>
        </w:tc>
        <w:tc>
          <w:tcPr>
            <w:tcW w:w="756" w:type="dxa"/>
          </w:tcPr>
          <w:p w14:paraId="211427CD" w14:textId="51830179" w:rsidR="00363C1B" w:rsidRDefault="00363C1B" w:rsidP="00244ABC">
            <w:pPr>
              <w:spacing w:after="240"/>
              <w:jc w:val="both"/>
              <w:rPr>
                <w:rFonts w:ascii="Times New Roman" w:hAnsi="Times New Roman"/>
              </w:rPr>
            </w:pPr>
            <w:r>
              <w:rPr>
                <w:rFonts w:ascii="Times New Roman" w:hAnsi="Times New Roman"/>
              </w:rPr>
              <w:t>1.3.3.</w:t>
            </w:r>
          </w:p>
        </w:tc>
        <w:tc>
          <w:tcPr>
            <w:tcW w:w="7197" w:type="dxa"/>
          </w:tcPr>
          <w:p w14:paraId="1D4799DF" w14:textId="57CA0C60" w:rsidR="00363C1B" w:rsidRPr="000D3485" w:rsidRDefault="00363C1B" w:rsidP="00363C1B">
            <w:pPr>
              <w:spacing w:after="240"/>
              <w:jc w:val="both"/>
              <w:rPr>
                <w:rFonts w:ascii="Times New Roman" w:hAnsi="Times New Roman"/>
                <w:lang w:eastAsia="zh-CN"/>
              </w:rPr>
            </w:pPr>
            <w:r w:rsidRPr="00363C1B">
              <w:rPr>
                <w:rFonts w:ascii="Times New Roman" w:hAnsi="Times New Roman"/>
              </w:rPr>
              <w:t xml:space="preserve">The system shall use the </w:t>
            </w:r>
            <w:proofErr w:type="spellStart"/>
            <w:r w:rsidRPr="00363C1B">
              <w:rPr>
                <w:rFonts w:ascii="Times New Roman" w:hAnsi="Times New Roman"/>
              </w:rPr>
              <w:t>normalised</w:t>
            </w:r>
            <w:proofErr w:type="spellEnd"/>
            <w:r w:rsidRPr="00363C1B">
              <w:rPr>
                <w:rFonts w:ascii="Times New Roman" w:hAnsi="Times New Roman"/>
              </w:rPr>
              <w:t xml:space="preserve"> preference weights in composite route scoring.</w:t>
            </w:r>
          </w:p>
        </w:tc>
      </w:tr>
      <w:tr w:rsidR="007F134C" w14:paraId="1C1860A8" w14:textId="77777777" w:rsidTr="00F56BA0">
        <w:tc>
          <w:tcPr>
            <w:tcW w:w="1911" w:type="dxa"/>
            <w:vMerge w:val="restart"/>
          </w:tcPr>
          <w:p w14:paraId="0506A72A" w14:textId="4C757B5A" w:rsidR="007F134C" w:rsidRDefault="007F134C" w:rsidP="00244ABC">
            <w:pPr>
              <w:rPr>
                <w:b/>
                <w:bCs/>
              </w:rPr>
            </w:pPr>
            <w:r>
              <w:rPr>
                <w:b/>
                <w:bCs/>
              </w:rPr>
              <w:t xml:space="preserve">FR-1.4. </w:t>
            </w:r>
            <w:r w:rsidRPr="000D3485">
              <w:rPr>
                <w:b/>
                <w:bCs/>
              </w:rPr>
              <w:t>Comfort Definition</w:t>
            </w:r>
          </w:p>
          <w:p w14:paraId="43E28D9C" w14:textId="77777777" w:rsidR="007F134C" w:rsidRDefault="007F134C" w:rsidP="00244ABC">
            <w:pPr>
              <w:rPr>
                <w:b/>
                <w:bCs/>
              </w:rPr>
            </w:pPr>
          </w:p>
        </w:tc>
        <w:tc>
          <w:tcPr>
            <w:tcW w:w="756" w:type="dxa"/>
          </w:tcPr>
          <w:p w14:paraId="69E03B88" w14:textId="70BDCFD9" w:rsidR="007F134C" w:rsidRDefault="007F134C" w:rsidP="00244ABC">
            <w:pPr>
              <w:spacing w:after="240"/>
              <w:jc w:val="both"/>
              <w:rPr>
                <w:rFonts w:ascii="Times New Roman" w:hAnsi="Times New Roman"/>
              </w:rPr>
            </w:pPr>
            <w:r>
              <w:rPr>
                <w:rFonts w:ascii="Times New Roman" w:hAnsi="Times New Roman"/>
              </w:rPr>
              <w:t>1.4.1.</w:t>
            </w:r>
          </w:p>
        </w:tc>
        <w:tc>
          <w:tcPr>
            <w:tcW w:w="7197" w:type="dxa"/>
          </w:tcPr>
          <w:p w14:paraId="655F8258" w14:textId="5D5A8471" w:rsidR="007F134C" w:rsidRPr="006B32B5" w:rsidRDefault="007F134C" w:rsidP="007F134C">
            <w:pPr>
              <w:spacing w:after="240"/>
              <w:jc w:val="both"/>
              <w:rPr>
                <w:rFonts w:ascii="Times New Roman" w:hAnsi="Times New Roman"/>
              </w:rPr>
            </w:pPr>
            <w:r w:rsidRPr="007F134C">
              <w:rPr>
                <w:rFonts w:ascii="Times New Roman" w:hAnsi="Times New Roman"/>
              </w:rPr>
              <w:t>The system shall interpret Comfort as a route convenience measure derived from walking requirement and transfer burden</w:t>
            </w:r>
            <w:r w:rsidR="00B973C6">
              <w:rPr>
                <w:rFonts w:ascii="Times New Roman" w:hAnsi="Times New Roman"/>
              </w:rPr>
              <w:t>, using the for</w:t>
            </w:r>
            <w:r w:rsidR="00211E05">
              <w:rPr>
                <w:rFonts w:ascii="Times New Roman" w:hAnsi="Times New Roman"/>
              </w:rPr>
              <w:t xml:space="preserve">mula </w:t>
            </w:r>
            <w:r w:rsidR="006B32B5">
              <w:rPr>
                <w:rFonts w:ascii="Times New Roman" w:hAnsi="Times New Roman"/>
                <w:i/>
                <w:iCs/>
              </w:rPr>
              <w:t>comfort = 0.6*</w:t>
            </w:r>
            <w:proofErr w:type="spellStart"/>
            <w:r w:rsidR="006B32B5">
              <w:rPr>
                <w:rFonts w:ascii="Times New Roman" w:hAnsi="Times New Roman"/>
                <w:i/>
                <w:iCs/>
              </w:rPr>
              <w:t>walking_score</w:t>
            </w:r>
            <w:proofErr w:type="spellEnd"/>
            <w:r w:rsidR="006B32B5">
              <w:rPr>
                <w:rFonts w:ascii="Times New Roman" w:hAnsi="Times New Roman"/>
                <w:i/>
                <w:iCs/>
              </w:rPr>
              <w:t xml:space="preserve"> + 0.4*</w:t>
            </w:r>
            <w:proofErr w:type="spellStart"/>
            <w:r w:rsidR="006B32B5">
              <w:rPr>
                <w:rFonts w:ascii="Times New Roman" w:hAnsi="Times New Roman"/>
                <w:i/>
                <w:iCs/>
              </w:rPr>
              <w:t>transfer_score</w:t>
            </w:r>
            <w:proofErr w:type="spellEnd"/>
            <w:r w:rsidR="006B32B5">
              <w:rPr>
                <w:rFonts w:ascii="Times New Roman" w:hAnsi="Times New Roman"/>
              </w:rPr>
              <w:t xml:space="preserve">, where </w:t>
            </w:r>
            <w:proofErr w:type="spellStart"/>
            <w:r w:rsidR="006B32B5">
              <w:rPr>
                <w:rFonts w:ascii="Times New Roman" w:hAnsi="Times New Roman"/>
              </w:rPr>
              <w:t>walk_score</w:t>
            </w:r>
            <w:proofErr w:type="spellEnd"/>
            <w:r w:rsidR="006B32B5">
              <w:rPr>
                <w:rFonts w:ascii="Times New Roman" w:hAnsi="Times New Roman"/>
              </w:rPr>
              <w:t xml:space="preserve"> is capped at 30 minutes and </w:t>
            </w:r>
            <w:proofErr w:type="spellStart"/>
            <w:r w:rsidR="006B32B5">
              <w:rPr>
                <w:rFonts w:ascii="Times New Roman" w:hAnsi="Times New Roman"/>
              </w:rPr>
              <w:t>normalised</w:t>
            </w:r>
            <w:proofErr w:type="spellEnd"/>
            <w:r w:rsidR="006B32B5">
              <w:rPr>
                <w:rFonts w:ascii="Times New Roman" w:hAnsi="Times New Roman"/>
              </w:rPr>
              <w:t xml:space="preserve"> to a 0-10 range, and </w:t>
            </w:r>
            <w:proofErr w:type="spellStart"/>
            <w:r w:rsidR="006B32B5">
              <w:rPr>
                <w:rFonts w:ascii="Times New Roman" w:hAnsi="Times New Roman"/>
              </w:rPr>
              <w:t>transfer_score</w:t>
            </w:r>
            <w:proofErr w:type="spellEnd"/>
            <w:r w:rsidR="006B32B5">
              <w:rPr>
                <w:rFonts w:ascii="Times New Roman" w:hAnsi="Times New Roman"/>
              </w:rPr>
              <w:t xml:space="preserve"> is capped at 5 transfers and </w:t>
            </w:r>
            <w:proofErr w:type="spellStart"/>
            <w:r w:rsidR="006B32B5">
              <w:rPr>
                <w:rFonts w:ascii="Times New Roman" w:hAnsi="Times New Roman"/>
              </w:rPr>
              <w:t>normalised</w:t>
            </w:r>
            <w:proofErr w:type="spellEnd"/>
            <w:r w:rsidR="006B32B5">
              <w:rPr>
                <w:rFonts w:ascii="Times New Roman" w:hAnsi="Times New Roman"/>
              </w:rPr>
              <w:t xml:space="preserve"> </w:t>
            </w:r>
            <w:r w:rsidR="002B231C">
              <w:rPr>
                <w:rFonts w:ascii="Times New Roman" w:hAnsi="Times New Roman"/>
              </w:rPr>
              <w:t>to a 0-10 range</w:t>
            </w:r>
          </w:p>
        </w:tc>
      </w:tr>
      <w:tr w:rsidR="007F134C" w14:paraId="754D0831" w14:textId="77777777" w:rsidTr="00F56BA0">
        <w:tc>
          <w:tcPr>
            <w:tcW w:w="1911" w:type="dxa"/>
            <w:vMerge/>
          </w:tcPr>
          <w:p w14:paraId="72F5736B" w14:textId="77777777" w:rsidR="007F134C" w:rsidRDefault="007F134C" w:rsidP="00244ABC">
            <w:pPr>
              <w:rPr>
                <w:b/>
                <w:bCs/>
              </w:rPr>
            </w:pPr>
          </w:p>
        </w:tc>
        <w:tc>
          <w:tcPr>
            <w:tcW w:w="756" w:type="dxa"/>
          </w:tcPr>
          <w:p w14:paraId="4D59CF06" w14:textId="6C10F4BC" w:rsidR="007F134C" w:rsidRDefault="007F134C" w:rsidP="00244ABC">
            <w:pPr>
              <w:spacing w:after="240"/>
              <w:jc w:val="both"/>
              <w:rPr>
                <w:rFonts w:ascii="Times New Roman" w:hAnsi="Times New Roman"/>
              </w:rPr>
            </w:pPr>
            <w:r>
              <w:rPr>
                <w:rFonts w:ascii="Times New Roman" w:hAnsi="Times New Roman"/>
              </w:rPr>
              <w:t>1.4.2.</w:t>
            </w:r>
          </w:p>
        </w:tc>
        <w:tc>
          <w:tcPr>
            <w:tcW w:w="7197" w:type="dxa"/>
          </w:tcPr>
          <w:p w14:paraId="0967FC77" w14:textId="59D8A30E" w:rsidR="007F134C" w:rsidRDefault="007F134C" w:rsidP="00244ABC">
            <w:pPr>
              <w:spacing w:after="240"/>
              <w:jc w:val="both"/>
              <w:rPr>
                <w:rFonts w:ascii="Times New Roman" w:hAnsi="Times New Roman"/>
              </w:rPr>
            </w:pPr>
            <w:r w:rsidRPr="007F134C">
              <w:rPr>
                <w:rFonts w:ascii="Times New Roman" w:hAnsi="Times New Roman"/>
              </w:rPr>
              <w:t>The system shall not treat crowding level as the definition of Comfort.</w:t>
            </w:r>
            <w:r w:rsidR="009E3D77">
              <w:rPr>
                <w:rFonts w:ascii="Times New Roman" w:hAnsi="Times New Roman"/>
              </w:rPr>
              <w:t xml:space="preserve"> </w:t>
            </w:r>
            <w:r w:rsidR="00620E8A">
              <w:rPr>
                <w:rFonts w:ascii="Times New Roman" w:hAnsi="Times New Roman"/>
              </w:rPr>
              <w:t>Crowding is part of the Risk dimension.</w:t>
            </w:r>
          </w:p>
        </w:tc>
      </w:tr>
      <w:tr w:rsidR="007F134C" w14:paraId="6FFAC268" w14:textId="77777777" w:rsidTr="00F56BA0">
        <w:tc>
          <w:tcPr>
            <w:tcW w:w="1911" w:type="dxa"/>
            <w:vMerge/>
          </w:tcPr>
          <w:p w14:paraId="3E96CD6F" w14:textId="77777777" w:rsidR="007F134C" w:rsidRDefault="007F134C" w:rsidP="00244ABC">
            <w:pPr>
              <w:rPr>
                <w:b/>
                <w:bCs/>
              </w:rPr>
            </w:pPr>
          </w:p>
        </w:tc>
        <w:tc>
          <w:tcPr>
            <w:tcW w:w="756" w:type="dxa"/>
          </w:tcPr>
          <w:p w14:paraId="3A53EBDF" w14:textId="5C9C800F" w:rsidR="007F134C" w:rsidRDefault="007F134C" w:rsidP="00244ABC">
            <w:pPr>
              <w:spacing w:after="240"/>
              <w:jc w:val="both"/>
              <w:rPr>
                <w:rFonts w:ascii="Times New Roman" w:hAnsi="Times New Roman"/>
              </w:rPr>
            </w:pPr>
            <w:r>
              <w:rPr>
                <w:rFonts w:ascii="Times New Roman" w:hAnsi="Times New Roman"/>
              </w:rPr>
              <w:t>1.4.3.</w:t>
            </w:r>
          </w:p>
        </w:tc>
        <w:tc>
          <w:tcPr>
            <w:tcW w:w="7197" w:type="dxa"/>
          </w:tcPr>
          <w:p w14:paraId="408CADF7" w14:textId="724C55D3" w:rsidR="007F134C" w:rsidRPr="007F134C" w:rsidRDefault="007F134C" w:rsidP="00244ABC">
            <w:pPr>
              <w:spacing w:after="240"/>
              <w:jc w:val="both"/>
              <w:rPr>
                <w:rFonts w:ascii="Times New Roman" w:hAnsi="Times New Roman"/>
              </w:rPr>
            </w:pPr>
            <w:r w:rsidRPr="007F134C">
              <w:rPr>
                <w:rFonts w:ascii="Times New Roman" w:hAnsi="Times New Roman"/>
              </w:rPr>
              <w:t>The system shall apply the Comfort measure consistently in route scoring.</w:t>
            </w:r>
          </w:p>
        </w:tc>
      </w:tr>
      <w:tr w:rsidR="00244ABC" w14:paraId="6501E4DB" w14:textId="77777777" w:rsidTr="00F56BA0">
        <w:tc>
          <w:tcPr>
            <w:tcW w:w="1911" w:type="dxa"/>
            <w:vMerge w:val="restart"/>
          </w:tcPr>
          <w:p w14:paraId="73BED884" w14:textId="1FE60B9B" w:rsidR="00244ABC" w:rsidRDefault="00244ABC" w:rsidP="00244ABC">
            <w:pPr>
              <w:rPr>
                <w:rFonts w:ascii="Times New Roman" w:hAnsi="Times New Roman"/>
                <w:b/>
                <w:bCs/>
              </w:rPr>
            </w:pPr>
            <w:r>
              <w:rPr>
                <w:rFonts w:ascii="Times New Roman" w:hAnsi="Times New Roman"/>
                <w:b/>
                <w:bCs/>
              </w:rPr>
              <w:t xml:space="preserve">FR-1.5. </w:t>
            </w:r>
            <w:r w:rsidR="00D019BB" w:rsidRPr="00D019BB">
              <w:rPr>
                <w:rFonts w:ascii="Times New Roman" w:hAnsi="Times New Roman"/>
                <w:b/>
                <w:bCs/>
              </w:rPr>
              <w:t>Route Filtering Constraints</w:t>
            </w:r>
          </w:p>
          <w:p w14:paraId="6E40DC14" w14:textId="77777777" w:rsidR="00244ABC" w:rsidRDefault="00244ABC" w:rsidP="00244ABC">
            <w:pPr>
              <w:rPr>
                <w:b/>
                <w:bCs/>
              </w:rPr>
            </w:pPr>
          </w:p>
        </w:tc>
        <w:tc>
          <w:tcPr>
            <w:tcW w:w="756" w:type="dxa"/>
          </w:tcPr>
          <w:p w14:paraId="1B920E22" w14:textId="2706A6AC" w:rsidR="00244ABC" w:rsidRDefault="00244ABC" w:rsidP="00244ABC">
            <w:pPr>
              <w:spacing w:after="240"/>
              <w:jc w:val="both"/>
              <w:rPr>
                <w:rFonts w:ascii="Times New Roman" w:hAnsi="Times New Roman"/>
              </w:rPr>
            </w:pPr>
            <w:r>
              <w:rPr>
                <w:rFonts w:ascii="Times New Roman" w:hAnsi="Times New Roman"/>
              </w:rPr>
              <w:t>1.5.1.</w:t>
            </w:r>
          </w:p>
        </w:tc>
        <w:tc>
          <w:tcPr>
            <w:tcW w:w="7197" w:type="dxa"/>
          </w:tcPr>
          <w:p w14:paraId="4947DD4E" w14:textId="3CFD45D9" w:rsidR="00244ABC" w:rsidRDefault="00D019BB" w:rsidP="00244ABC">
            <w:pPr>
              <w:spacing w:after="240"/>
              <w:jc w:val="both"/>
              <w:rPr>
                <w:rFonts w:ascii="Times New Roman" w:hAnsi="Times New Roman"/>
              </w:rPr>
            </w:pPr>
            <w:r w:rsidRPr="00D019BB">
              <w:rPr>
                <w:rFonts w:ascii="Times New Roman" w:hAnsi="Times New Roman"/>
              </w:rPr>
              <w:t xml:space="preserve">The system shall allow the User to specify a maximum walking </w:t>
            </w:r>
            <w:r w:rsidR="00E9754B">
              <w:rPr>
                <w:rFonts w:ascii="Times New Roman" w:hAnsi="Times New Roman"/>
              </w:rPr>
              <w:t>allowance (in minutes).</w:t>
            </w:r>
          </w:p>
        </w:tc>
      </w:tr>
      <w:tr w:rsidR="00244ABC" w14:paraId="0A8D4DA1" w14:textId="77777777" w:rsidTr="00F56BA0">
        <w:tc>
          <w:tcPr>
            <w:tcW w:w="1911" w:type="dxa"/>
            <w:vMerge/>
          </w:tcPr>
          <w:p w14:paraId="062E33C0" w14:textId="77777777" w:rsidR="00244ABC" w:rsidRDefault="00244ABC" w:rsidP="00244ABC">
            <w:pPr>
              <w:rPr>
                <w:rFonts w:ascii="Times New Roman" w:hAnsi="Times New Roman"/>
                <w:b/>
                <w:bCs/>
              </w:rPr>
            </w:pPr>
          </w:p>
        </w:tc>
        <w:tc>
          <w:tcPr>
            <w:tcW w:w="756" w:type="dxa"/>
          </w:tcPr>
          <w:p w14:paraId="3583F1B1" w14:textId="06259777" w:rsidR="00244ABC" w:rsidRDefault="00244ABC" w:rsidP="00244ABC">
            <w:pPr>
              <w:spacing w:after="240"/>
              <w:jc w:val="both"/>
              <w:rPr>
                <w:rFonts w:ascii="Times New Roman" w:hAnsi="Times New Roman"/>
              </w:rPr>
            </w:pPr>
            <w:r>
              <w:rPr>
                <w:rFonts w:ascii="Times New Roman" w:hAnsi="Times New Roman"/>
              </w:rPr>
              <w:t>1.5.2.</w:t>
            </w:r>
          </w:p>
        </w:tc>
        <w:tc>
          <w:tcPr>
            <w:tcW w:w="7197" w:type="dxa"/>
          </w:tcPr>
          <w:p w14:paraId="21DBDBD5" w14:textId="59A9A8DD" w:rsidR="00244ABC" w:rsidRPr="007D67D0" w:rsidRDefault="00D019BB" w:rsidP="00D019BB">
            <w:pPr>
              <w:spacing w:after="240"/>
              <w:jc w:val="both"/>
              <w:rPr>
                <w:rFonts w:ascii="Times New Roman" w:hAnsi="Times New Roman"/>
              </w:rPr>
            </w:pPr>
            <w:r w:rsidRPr="00D019BB">
              <w:rPr>
                <w:rFonts w:ascii="Times New Roman" w:hAnsi="Times New Roman"/>
              </w:rPr>
              <w:t>The system shall allow the User to specify a maximum number of transfers.</w:t>
            </w:r>
          </w:p>
        </w:tc>
      </w:tr>
      <w:tr w:rsidR="00244ABC" w14:paraId="6A1DD6E3" w14:textId="77777777" w:rsidTr="00F56BA0">
        <w:tc>
          <w:tcPr>
            <w:tcW w:w="1911" w:type="dxa"/>
            <w:vMerge/>
          </w:tcPr>
          <w:p w14:paraId="7CD26355" w14:textId="77777777" w:rsidR="00244ABC" w:rsidRDefault="00244ABC" w:rsidP="00244ABC">
            <w:pPr>
              <w:rPr>
                <w:rFonts w:ascii="Times New Roman" w:hAnsi="Times New Roman"/>
                <w:b/>
                <w:bCs/>
              </w:rPr>
            </w:pPr>
          </w:p>
        </w:tc>
        <w:tc>
          <w:tcPr>
            <w:tcW w:w="756" w:type="dxa"/>
          </w:tcPr>
          <w:p w14:paraId="2E39B3A2" w14:textId="4762CC02" w:rsidR="00244ABC" w:rsidRDefault="00244ABC" w:rsidP="00244ABC">
            <w:pPr>
              <w:spacing w:after="240"/>
              <w:jc w:val="both"/>
              <w:rPr>
                <w:rFonts w:ascii="Times New Roman" w:hAnsi="Times New Roman"/>
              </w:rPr>
            </w:pPr>
            <w:r>
              <w:rPr>
                <w:rFonts w:ascii="Times New Roman" w:hAnsi="Times New Roman"/>
              </w:rPr>
              <w:t>1.5.3.</w:t>
            </w:r>
          </w:p>
        </w:tc>
        <w:tc>
          <w:tcPr>
            <w:tcW w:w="7197" w:type="dxa"/>
          </w:tcPr>
          <w:p w14:paraId="76AD1C26" w14:textId="72E3B21D" w:rsidR="00244ABC" w:rsidRDefault="00D019BB" w:rsidP="00244ABC">
            <w:pPr>
              <w:spacing w:after="240"/>
              <w:jc w:val="both"/>
              <w:rPr>
                <w:rFonts w:ascii="Times New Roman" w:hAnsi="Times New Roman"/>
              </w:rPr>
            </w:pPr>
            <w:r w:rsidRPr="00D019BB">
              <w:rPr>
                <w:rFonts w:ascii="Times New Roman" w:hAnsi="Times New Roman"/>
              </w:rPr>
              <w:t>The system shall allow the User to specify a maximum trip budget</w:t>
            </w:r>
            <w:r w:rsidR="00E9754B">
              <w:rPr>
                <w:rFonts w:ascii="Times New Roman" w:hAnsi="Times New Roman"/>
              </w:rPr>
              <w:t xml:space="preserve"> (in SGD). </w:t>
            </w:r>
          </w:p>
        </w:tc>
      </w:tr>
      <w:tr w:rsidR="00244ABC" w14:paraId="047FD17F" w14:textId="77777777" w:rsidTr="00F56BA0">
        <w:tc>
          <w:tcPr>
            <w:tcW w:w="1911" w:type="dxa"/>
            <w:vMerge/>
          </w:tcPr>
          <w:p w14:paraId="02ECBD7A" w14:textId="77777777" w:rsidR="00244ABC" w:rsidRDefault="00244ABC" w:rsidP="00244ABC">
            <w:pPr>
              <w:rPr>
                <w:rFonts w:ascii="Times New Roman" w:hAnsi="Times New Roman"/>
                <w:b/>
                <w:bCs/>
              </w:rPr>
            </w:pPr>
          </w:p>
        </w:tc>
        <w:tc>
          <w:tcPr>
            <w:tcW w:w="756" w:type="dxa"/>
          </w:tcPr>
          <w:p w14:paraId="4F2D91FD" w14:textId="78B5BFC0" w:rsidR="00244ABC" w:rsidRDefault="00244ABC" w:rsidP="00244ABC">
            <w:pPr>
              <w:spacing w:after="240"/>
              <w:jc w:val="both"/>
              <w:rPr>
                <w:rFonts w:ascii="Times New Roman" w:hAnsi="Times New Roman"/>
              </w:rPr>
            </w:pPr>
            <w:r>
              <w:rPr>
                <w:rFonts w:ascii="Times New Roman" w:hAnsi="Times New Roman"/>
              </w:rPr>
              <w:t xml:space="preserve">1.5.4. </w:t>
            </w:r>
          </w:p>
        </w:tc>
        <w:tc>
          <w:tcPr>
            <w:tcW w:w="7197" w:type="dxa"/>
          </w:tcPr>
          <w:p w14:paraId="2246783F" w14:textId="77222C55" w:rsidR="00244ABC" w:rsidRDefault="00D019BB" w:rsidP="00244ABC">
            <w:pPr>
              <w:spacing w:after="240"/>
              <w:jc w:val="both"/>
              <w:rPr>
                <w:rFonts w:ascii="Times New Roman" w:hAnsi="Times New Roman"/>
              </w:rPr>
            </w:pPr>
            <w:r w:rsidRPr="5DBC4B4C">
              <w:rPr>
                <w:rFonts w:ascii="Times New Roman" w:hAnsi="Times New Roman"/>
              </w:rPr>
              <w:t xml:space="preserve">The system shall allow the User to leave any of the above constraints </w:t>
            </w:r>
            <w:r w:rsidRPr="5DBC4B4C">
              <w:rPr>
                <w:rFonts w:ascii="Times New Roman" w:hAnsi="Times New Roman"/>
              </w:rPr>
              <w:lastRenderedPageBreak/>
              <w:t xml:space="preserve">unspecified </w:t>
            </w:r>
            <w:r w:rsidR="005C7C68">
              <w:rPr>
                <w:rFonts w:ascii="Times New Roman" w:hAnsi="Times New Roman"/>
              </w:rPr>
              <w:t xml:space="preserve">(empty) </w:t>
            </w:r>
            <w:r w:rsidRPr="5DBC4B4C">
              <w:rPr>
                <w:rFonts w:ascii="Times New Roman" w:hAnsi="Times New Roman"/>
              </w:rPr>
              <w:t>to indicate no restriction.</w:t>
            </w:r>
          </w:p>
        </w:tc>
      </w:tr>
      <w:tr w:rsidR="00244ABC" w14:paraId="6D168A90" w14:textId="77777777" w:rsidTr="00F56BA0">
        <w:tc>
          <w:tcPr>
            <w:tcW w:w="1911" w:type="dxa"/>
            <w:vMerge/>
          </w:tcPr>
          <w:p w14:paraId="177B66ED" w14:textId="77777777" w:rsidR="00244ABC" w:rsidRDefault="00244ABC" w:rsidP="00244ABC">
            <w:pPr>
              <w:rPr>
                <w:rFonts w:ascii="Times New Roman" w:hAnsi="Times New Roman"/>
                <w:b/>
                <w:bCs/>
              </w:rPr>
            </w:pPr>
          </w:p>
        </w:tc>
        <w:tc>
          <w:tcPr>
            <w:tcW w:w="756" w:type="dxa"/>
          </w:tcPr>
          <w:p w14:paraId="74284160" w14:textId="340694D0" w:rsidR="00244ABC" w:rsidRDefault="00244ABC" w:rsidP="00244ABC">
            <w:pPr>
              <w:spacing w:after="240"/>
              <w:jc w:val="both"/>
              <w:rPr>
                <w:rFonts w:ascii="Times New Roman" w:hAnsi="Times New Roman"/>
              </w:rPr>
            </w:pPr>
            <w:r>
              <w:rPr>
                <w:rFonts w:ascii="Times New Roman" w:hAnsi="Times New Roman"/>
              </w:rPr>
              <w:t>1.5.5.</w:t>
            </w:r>
          </w:p>
        </w:tc>
        <w:tc>
          <w:tcPr>
            <w:tcW w:w="7197" w:type="dxa"/>
          </w:tcPr>
          <w:p w14:paraId="4760F151" w14:textId="18A5DBAE" w:rsidR="00244ABC" w:rsidRDefault="00D019BB" w:rsidP="00D019BB">
            <w:pPr>
              <w:spacing w:after="240"/>
              <w:jc w:val="both"/>
              <w:rPr>
                <w:rFonts w:ascii="Times New Roman" w:hAnsi="Times New Roman"/>
              </w:rPr>
            </w:pPr>
            <w:r w:rsidRPr="00D019BB">
              <w:rPr>
                <w:rFonts w:ascii="Times New Roman" w:hAnsi="Times New Roman"/>
              </w:rPr>
              <w:t>The system shall apply active constraints to the current route search</w:t>
            </w:r>
            <w:r w:rsidR="00640476">
              <w:rPr>
                <w:rFonts w:ascii="Times New Roman" w:hAnsi="Times New Roman"/>
              </w:rPr>
              <w:t xml:space="preserve"> by filtering out candidate routes that exceed any specified constraint. </w:t>
            </w:r>
          </w:p>
        </w:tc>
      </w:tr>
      <w:tr w:rsidR="00D019BB" w14:paraId="70A27354" w14:textId="77777777" w:rsidTr="00F56BA0">
        <w:tc>
          <w:tcPr>
            <w:tcW w:w="1911" w:type="dxa"/>
            <w:vMerge w:val="restart"/>
          </w:tcPr>
          <w:p w14:paraId="31F98001" w14:textId="05E2C90E" w:rsidR="00D019BB" w:rsidRDefault="00D019BB" w:rsidP="00244ABC">
            <w:pPr>
              <w:rPr>
                <w:b/>
                <w:bCs/>
              </w:rPr>
            </w:pPr>
            <w:r>
              <w:rPr>
                <w:b/>
                <w:bCs/>
              </w:rPr>
              <w:t xml:space="preserve">FR-1.6. </w:t>
            </w:r>
            <w:r w:rsidRPr="00D019BB">
              <w:rPr>
                <w:b/>
                <w:bCs/>
              </w:rPr>
              <w:t>Route Category Selection</w:t>
            </w:r>
          </w:p>
          <w:p w14:paraId="14B59880" w14:textId="77777777" w:rsidR="00D019BB" w:rsidRDefault="00D019BB" w:rsidP="00244ABC">
            <w:pPr>
              <w:rPr>
                <w:b/>
                <w:bCs/>
              </w:rPr>
            </w:pPr>
          </w:p>
        </w:tc>
        <w:tc>
          <w:tcPr>
            <w:tcW w:w="756" w:type="dxa"/>
          </w:tcPr>
          <w:p w14:paraId="6473E6CE" w14:textId="6B8C0550" w:rsidR="00D019BB" w:rsidRDefault="00D019BB" w:rsidP="00244ABC">
            <w:pPr>
              <w:spacing w:after="240"/>
              <w:jc w:val="both"/>
              <w:rPr>
                <w:rFonts w:ascii="Times New Roman" w:hAnsi="Times New Roman"/>
              </w:rPr>
            </w:pPr>
            <w:r>
              <w:rPr>
                <w:rFonts w:ascii="Times New Roman" w:hAnsi="Times New Roman"/>
              </w:rPr>
              <w:t>1.6.1.</w:t>
            </w:r>
          </w:p>
        </w:tc>
        <w:tc>
          <w:tcPr>
            <w:tcW w:w="7197" w:type="dxa"/>
          </w:tcPr>
          <w:p w14:paraId="32E5F910" w14:textId="207FCBAE" w:rsidR="00D019BB" w:rsidRPr="00D019BB" w:rsidRDefault="00D019BB" w:rsidP="00D019BB">
            <w:pPr>
              <w:spacing w:after="240"/>
              <w:jc w:val="both"/>
              <w:rPr>
                <w:rFonts w:ascii="Times New Roman" w:hAnsi="Times New Roman"/>
              </w:rPr>
            </w:pPr>
            <w:r w:rsidRPr="00D019BB">
              <w:rPr>
                <w:rFonts w:ascii="Times New Roman" w:hAnsi="Times New Roman"/>
              </w:rPr>
              <w:t>The system shall allow the User to enable or disable the following route categories on the route search page</w:t>
            </w:r>
            <w:r>
              <w:rPr>
                <w:rFonts w:ascii="Times New Roman" w:hAnsi="Times New Roman"/>
              </w:rPr>
              <w:t>:</w:t>
            </w:r>
          </w:p>
          <w:p w14:paraId="3B90A345" w14:textId="199E6191" w:rsidR="00D019BB" w:rsidRPr="00D019BB" w:rsidRDefault="00D019BB" w:rsidP="00AC2FF0">
            <w:pPr>
              <w:numPr>
                <w:ilvl w:val="0"/>
                <w:numId w:val="31"/>
              </w:numPr>
              <w:spacing w:after="240"/>
              <w:jc w:val="both"/>
              <w:rPr>
                <w:rFonts w:ascii="Times New Roman" w:hAnsi="Times New Roman"/>
              </w:rPr>
            </w:pPr>
            <w:r w:rsidRPr="00D019BB">
              <w:rPr>
                <w:rFonts w:ascii="Times New Roman" w:hAnsi="Times New Roman"/>
              </w:rPr>
              <w:t>Public Transit</w:t>
            </w:r>
            <w:r w:rsidR="006130B5">
              <w:rPr>
                <w:rFonts w:ascii="Times New Roman" w:hAnsi="Times New Roman"/>
              </w:rPr>
              <w:t xml:space="preserve"> (Bus + MRT)</w:t>
            </w:r>
          </w:p>
          <w:p w14:paraId="15A83268" w14:textId="36D45A58" w:rsidR="00D019BB" w:rsidRDefault="00D019BB" w:rsidP="00AC2FF0">
            <w:pPr>
              <w:numPr>
                <w:ilvl w:val="0"/>
                <w:numId w:val="31"/>
              </w:numPr>
              <w:spacing w:after="240"/>
              <w:jc w:val="both"/>
              <w:rPr>
                <w:rFonts w:ascii="Times New Roman" w:hAnsi="Times New Roman"/>
              </w:rPr>
            </w:pPr>
            <w:r w:rsidRPr="00D019BB">
              <w:rPr>
                <w:rFonts w:ascii="Times New Roman" w:hAnsi="Times New Roman"/>
              </w:rPr>
              <w:t>Taxi/Drive</w:t>
            </w:r>
          </w:p>
        </w:tc>
      </w:tr>
      <w:tr w:rsidR="00D019BB" w14:paraId="7A827614" w14:textId="77777777" w:rsidTr="00F56BA0">
        <w:tc>
          <w:tcPr>
            <w:tcW w:w="1911" w:type="dxa"/>
            <w:vMerge/>
          </w:tcPr>
          <w:p w14:paraId="11103B97" w14:textId="77777777" w:rsidR="00D019BB" w:rsidRDefault="00D019BB" w:rsidP="00244ABC">
            <w:pPr>
              <w:rPr>
                <w:b/>
                <w:bCs/>
              </w:rPr>
            </w:pPr>
          </w:p>
        </w:tc>
        <w:tc>
          <w:tcPr>
            <w:tcW w:w="756" w:type="dxa"/>
          </w:tcPr>
          <w:p w14:paraId="36CAC462" w14:textId="6E0DB900" w:rsidR="00D019BB" w:rsidRDefault="00D019BB" w:rsidP="00244ABC">
            <w:pPr>
              <w:spacing w:after="240"/>
              <w:jc w:val="both"/>
              <w:rPr>
                <w:rFonts w:ascii="Times New Roman" w:hAnsi="Times New Roman"/>
              </w:rPr>
            </w:pPr>
            <w:r>
              <w:rPr>
                <w:rFonts w:ascii="Times New Roman" w:hAnsi="Times New Roman"/>
              </w:rPr>
              <w:t>1.6.2.</w:t>
            </w:r>
          </w:p>
        </w:tc>
        <w:tc>
          <w:tcPr>
            <w:tcW w:w="7197" w:type="dxa"/>
          </w:tcPr>
          <w:p w14:paraId="1BDCA3BE" w14:textId="30674DB5" w:rsidR="00D019BB" w:rsidRDefault="00D019BB" w:rsidP="00244ABC">
            <w:pPr>
              <w:spacing w:after="240"/>
              <w:jc w:val="both"/>
              <w:rPr>
                <w:rFonts w:ascii="Times New Roman" w:hAnsi="Times New Roman"/>
              </w:rPr>
            </w:pPr>
            <w:r w:rsidRPr="00D019BB">
              <w:rPr>
                <w:rFonts w:ascii="Times New Roman" w:hAnsi="Times New Roman"/>
              </w:rPr>
              <w:t xml:space="preserve">The system </w:t>
            </w:r>
            <w:proofErr w:type="gramStart"/>
            <w:r w:rsidRPr="00D019BB">
              <w:rPr>
                <w:rFonts w:ascii="Times New Roman" w:hAnsi="Times New Roman"/>
              </w:rPr>
              <w:t>shall</w:t>
            </w:r>
            <w:proofErr w:type="gramEnd"/>
            <w:r w:rsidRPr="00D019BB">
              <w:rPr>
                <w:rFonts w:ascii="Times New Roman" w:hAnsi="Times New Roman"/>
              </w:rPr>
              <w:t xml:space="preserve"> require at least one route category to remain enabled.</w:t>
            </w:r>
          </w:p>
        </w:tc>
      </w:tr>
      <w:tr w:rsidR="00D019BB" w14:paraId="06B9C486" w14:textId="77777777" w:rsidTr="00F56BA0">
        <w:tc>
          <w:tcPr>
            <w:tcW w:w="1911" w:type="dxa"/>
            <w:vMerge/>
          </w:tcPr>
          <w:p w14:paraId="199BE794" w14:textId="77777777" w:rsidR="00D019BB" w:rsidRDefault="00D019BB" w:rsidP="00244ABC">
            <w:pPr>
              <w:rPr>
                <w:b/>
                <w:bCs/>
              </w:rPr>
            </w:pPr>
          </w:p>
        </w:tc>
        <w:tc>
          <w:tcPr>
            <w:tcW w:w="756" w:type="dxa"/>
          </w:tcPr>
          <w:p w14:paraId="0D0FC61A" w14:textId="61398153" w:rsidR="00D019BB" w:rsidRDefault="00D64D00" w:rsidP="00244ABC">
            <w:pPr>
              <w:spacing w:after="240"/>
              <w:jc w:val="both"/>
              <w:rPr>
                <w:rFonts w:ascii="Times New Roman" w:hAnsi="Times New Roman"/>
              </w:rPr>
            </w:pPr>
            <w:r>
              <w:rPr>
                <w:rFonts w:ascii="Times New Roman" w:hAnsi="Times New Roman"/>
              </w:rPr>
              <w:t>1.6.3.</w:t>
            </w:r>
          </w:p>
        </w:tc>
        <w:tc>
          <w:tcPr>
            <w:tcW w:w="7197" w:type="dxa"/>
          </w:tcPr>
          <w:p w14:paraId="312F82CD" w14:textId="36D36E84" w:rsidR="00D019BB" w:rsidRPr="00D019BB" w:rsidRDefault="00D64D00" w:rsidP="00244ABC">
            <w:pPr>
              <w:spacing w:after="240"/>
              <w:jc w:val="both"/>
              <w:rPr>
                <w:rFonts w:ascii="Times New Roman" w:hAnsi="Times New Roman"/>
              </w:rPr>
            </w:pPr>
            <w:r w:rsidRPr="00D64D00">
              <w:rPr>
                <w:rFonts w:ascii="Times New Roman" w:hAnsi="Times New Roman"/>
              </w:rPr>
              <w:t>The system shall prevent the User from disabling the last remaining enabled route categor</w:t>
            </w:r>
            <w:r w:rsidR="00586349">
              <w:rPr>
                <w:rFonts w:ascii="Times New Roman" w:hAnsi="Times New Roman"/>
              </w:rPr>
              <w:t xml:space="preserve">y by silently reverting the </w:t>
            </w:r>
            <w:r w:rsidR="00940944">
              <w:rPr>
                <w:rFonts w:ascii="Times New Roman" w:hAnsi="Times New Roman"/>
              </w:rPr>
              <w:t>toggle action</w:t>
            </w:r>
            <w:r w:rsidR="007314CB">
              <w:rPr>
                <w:rFonts w:ascii="Times New Roman" w:hAnsi="Times New Roman"/>
              </w:rPr>
              <w:t xml:space="preserve"> (returning to the previous state). </w:t>
            </w:r>
          </w:p>
        </w:tc>
      </w:tr>
      <w:tr w:rsidR="00244ABC" w14:paraId="2FD83208" w14:textId="77777777" w:rsidTr="00F56BA0">
        <w:tc>
          <w:tcPr>
            <w:tcW w:w="1911" w:type="dxa"/>
            <w:vMerge w:val="restart"/>
          </w:tcPr>
          <w:p w14:paraId="6F001B2C" w14:textId="42F34510" w:rsidR="00244ABC" w:rsidRDefault="00244ABC" w:rsidP="00244ABC">
            <w:pPr>
              <w:rPr>
                <w:b/>
                <w:bCs/>
              </w:rPr>
            </w:pPr>
            <w:r>
              <w:rPr>
                <w:b/>
                <w:bCs/>
              </w:rPr>
              <w:t xml:space="preserve">FR-1.7. </w:t>
            </w:r>
            <w:r w:rsidR="00807182" w:rsidRPr="00807182">
              <w:rPr>
                <w:b/>
                <w:bCs/>
              </w:rPr>
              <w:t>Expand and Collapse Preferences Section</w:t>
            </w:r>
          </w:p>
          <w:p w14:paraId="79D26C0B" w14:textId="77777777" w:rsidR="00244ABC" w:rsidRDefault="00244ABC" w:rsidP="00244ABC">
            <w:pPr>
              <w:rPr>
                <w:b/>
                <w:bCs/>
              </w:rPr>
            </w:pPr>
          </w:p>
        </w:tc>
        <w:tc>
          <w:tcPr>
            <w:tcW w:w="756" w:type="dxa"/>
          </w:tcPr>
          <w:p w14:paraId="19111955" w14:textId="7EC6BB13" w:rsidR="00244ABC" w:rsidRDefault="00244ABC" w:rsidP="00244ABC">
            <w:pPr>
              <w:spacing w:after="240"/>
              <w:jc w:val="both"/>
              <w:rPr>
                <w:rFonts w:ascii="Times New Roman" w:hAnsi="Times New Roman"/>
              </w:rPr>
            </w:pPr>
            <w:r>
              <w:rPr>
                <w:rFonts w:ascii="Times New Roman" w:hAnsi="Times New Roman"/>
              </w:rPr>
              <w:t>1.7.1.</w:t>
            </w:r>
          </w:p>
        </w:tc>
        <w:tc>
          <w:tcPr>
            <w:tcW w:w="7197" w:type="dxa"/>
          </w:tcPr>
          <w:p w14:paraId="1887E13A" w14:textId="21E49285" w:rsidR="00244ABC" w:rsidRPr="00FA3D00" w:rsidRDefault="00244ABC" w:rsidP="00244ABC">
            <w:pPr>
              <w:spacing w:after="240"/>
              <w:jc w:val="both"/>
              <w:rPr>
                <w:rFonts w:ascii="Times New Roman" w:hAnsi="Times New Roman"/>
              </w:rPr>
            </w:pPr>
            <w:r w:rsidRPr="00FA3D00">
              <w:rPr>
                <w:rFonts w:ascii="Times New Roman" w:hAnsi="Times New Roman"/>
              </w:rPr>
              <w:t>T</w:t>
            </w:r>
            <w:r w:rsidR="00FA3D00" w:rsidRPr="00FA3D00">
              <w:rPr>
                <w:rFonts w:ascii="Times New Roman" w:hAnsi="Times New Roman"/>
              </w:rPr>
              <w:t>he system shall allow the User to expand or collapse the priorities and constraints section on the route search page</w:t>
            </w:r>
            <w:r w:rsidR="009F620F">
              <w:rPr>
                <w:rFonts w:ascii="Times New Roman" w:hAnsi="Times New Roman"/>
              </w:rPr>
              <w:t xml:space="preserve"> via a “Show/Hide priorities &amp; constraints” toggle button. </w:t>
            </w:r>
          </w:p>
        </w:tc>
      </w:tr>
      <w:tr w:rsidR="00244ABC" w14:paraId="6FB4D4FC" w14:textId="77777777" w:rsidTr="00F56BA0">
        <w:tc>
          <w:tcPr>
            <w:tcW w:w="1911" w:type="dxa"/>
            <w:vMerge/>
          </w:tcPr>
          <w:p w14:paraId="75C17160" w14:textId="77777777" w:rsidR="00244ABC" w:rsidRDefault="00244ABC" w:rsidP="00244ABC">
            <w:pPr>
              <w:rPr>
                <w:b/>
                <w:bCs/>
              </w:rPr>
            </w:pPr>
          </w:p>
        </w:tc>
        <w:tc>
          <w:tcPr>
            <w:tcW w:w="756" w:type="dxa"/>
          </w:tcPr>
          <w:p w14:paraId="19276B82" w14:textId="61474998" w:rsidR="00244ABC" w:rsidRDefault="00244ABC" w:rsidP="00244ABC">
            <w:pPr>
              <w:spacing w:after="240"/>
              <w:jc w:val="both"/>
              <w:rPr>
                <w:rFonts w:ascii="Times New Roman" w:hAnsi="Times New Roman"/>
              </w:rPr>
            </w:pPr>
            <w:r>
              <w:rPr>
                <w:rFonts w:ascii="Times New Roman" w:hAnsi="Times New Roman"/>
              </w:rPr>
              <w:t>1.7.2.</w:t>
            </w:r>
          </w:p>
        </w:tc>
        <w:tc>
          <w:tcPr>
            <w:tcW w:w="7197" w:type="dxa"/>
          </w:tcPr>
          <w:p w14:paraId="185428FB" w14:textId="40CFD2AF" w:rsidR="00244ABC" w:rsidRDefault="00FA3D00" w:rsidP="00244ABC">
            <w:pPr>
              <w:spacing w:after="240"/>
              <w:jc w:val="both"/>
              <w:rPr>
                <w:rFonts w:ascii="Times New Roman" w:hAnsi="Times New Roman"/>
              </w:rPr>
            </w:pPr>
            <w:r w:rsidRPr="00FA3D00">
              <w:rPr>
                <w:rFonts w:ascii="Times New Roman" w:hAnsi="Times New Roman"/>
              </w:rPr>
              <w:t>When expanded, the section shall display the active priority weights and route filtering constraints.</w:t>
            </w:r>
          </w:p>
        </w:tc>
      </w:tr>
      <w:tr w:rsidR="00244ABC" w14:paraId="22884F69" w14:textId="77777777" w:rsidTr="00F56BA0">
        <w:tc>
          <w:tcPr>
            <w:tcW w:w="1911" w:type="dxa"/>
            <w:vMerge/>
          </w:tcPr>
          <w:p w14:paraId="0142607C" w14:textId="77777777" w:rsidR="00244ABC" w:rsidRDefault="00244ABC" w:rsidP="00244ABC">
            <w:pPr>
              <w:rPr>
                <w:b/>
                <w:bCs/>
              </w:rPr>
            </w:pPr>
          </w:p>
        </w:tc>
        <w:tc>
          <w:tcPr>
            <w:tcW w:w="756" w:type="dxa"/>
          </w:tcPr>
          <w:p w14:paraId="6A7C273F" w14:textId="32B389C3" w:rsidR="00244ABC" w:rsidRDefault="00244ABC" w:rsidP="00244ABC">
            <w:pPr>
              <w:spacing w:after="240"/>
              <w:jc w:val="both"/>
              <w:rPr>
                <w:rFonts w:ascii="Times New Roman" w:hAnsi="Times New Roman"/>
              </w:rPr>
            </w:pPr>
            <w:r>
              <w:rPr>
                <w:rFonts w:ascii="Times New Roman" w:hAnsi="Times New Roman"/>
              </w:rPr>
              <w:t>1.7.3.</w:t>
            </w:r>
          </w:p>
        </w:tc>
        <w:tc>
          <w:tcPr>
            <w:tcW w:w="7197" w:type="dxa"/>
          </w:tcPr>
          <w:p w14:paraId="37FA908D" w14:textId="260E3320" w:rsidR="00244ABC" w:rsidRDefault="00FA3D00" w:rsidP="00244ABC">
            <w:pPr>
              <w:spacing w:after="240"/>
              <w:jc w:val="both"/>
              <w:rPr>
                <w:rFonts w:ascii="Times New Roman" w:hAnsi="Times New Roman"/>
              </w:rPr>
            </w:pPr>
            <w:r w:rsidRPr="00FA3D00">
              <w:rPr>
                <w:rFonts w:ascii="Times New Roman" w:hAnsi="Times New Roman"/>
              </w:rPr>
              <w:t>When collapsed, the current active preference configuration shall remain in effect for the current search.</w:t>
            </w:r>
          </w:p>
        </w:tc>
      </w:tr>
      <w:tr w:rsidR="00516725" w14:paraId="2C33B22D" w14:textId="77777777" w:rsidTr="00F56BA0">
        <w:tc>
          <w:tcPr>
            <w:tcW w:w="1911" w:type="dxa"/>
            <w:vMerge w:val="restart"/>
          </w:tcPr>
          <w:p w14:paraId="4CE95440" w14:textId="7AB25F17" w:rsidR="00516725" w:rsidRDefault="00516725" w:rsidP="00244ABC">
            <w:pPr>
              <w:rPr>
                <w:b/>
                <w:bCs/>
              </w:rPr>
            </w:pPr>
            <w:r>
              <w:rPr>
                <w:b/>
                <w:bCs/>
              </w:rPr>
              <w:t>FR-1.8. Saving Default Preferences</w:t>
            </w:r>
          </w:p>
          <w:p w14:paraId="26B74ADB" w14:textId="77777777" w:rsidR="00516725" w:rsidRDefault="00516725" w:rsidP="00244ABC">
            <w:pPr>
              <w:rPr>
                <w:b/>
                <w:bCs/>
              </w:rPr>
            </w:pPr>
          </w:p>
        </w:tc>
        <w:tc>
          <w:tcPr>
            <w:tcW w:w="756" w:type="dxa"/>
          </w:tcPr>
          <w:p w14:paraId="04705C9D" w14:textId="72C24C34" w:rsidR="00516725" w:rsidRDefault="00516725" w:rsidP="00244ABC">
            <w:pPr>
              <w:spacing w:after="240"/>
              <w:jc w:val="both"/>
              <w:rPr>
                <w:rFonts w:ascii="Times New Roman" w:hAnsi="Times New Roman"/>
              </w:rPr>
            </w:pPr>
            <w:r>
              <w:rPr>
                <w:rFonts w:ascii="Times New Roman" w:hAnsi="Times New Roman"/>
              </w:rPr>
              <w:t>1.8.1.</w:t>
            </w:r>
          </w:p>
        </w:tc>
        <w:tc>
          <w:tcPr>
            <w:tcW w:w="7197" w:type="dxa"/>
          </w:tcPr>
          <w:p w14:paraId="60BF768C" w14:textId="05F0F079" w:rsidR="00516725" w:rsidRDefault="00516725" w:rsidP="00244ABC">
            <w:pPr>
              <w:spacing w:after="240"/>
              <w:jc w:val="both"/>
              <w:rPr>
                <w:rFonts w:ascii="Times New Roman" w:hAnsi="Times New Roman"/>
              </w:rPr>
            </w:pPr>
            <w:r w:rsidRPr="00516725">
              <w:rPr>
                <w:rFonts w:ascii="Times New Roman" w:hAnsi="Times New Roman"/>
              </w:rPr>
              <w:t>The system shall allow the User to view and update default preference values through the Settings screen.</w:t>
            </w:r>
          </w:p>
        </w:tc>
      </w:tr>
      <w:tr w:rsidR="00516725" w14:paraId="1B8C0448" w14:textId="77777777" w:rsidTr="00F56BA0">
        <w:tc>
          <w:tcPr>
            <w:tcW w:w="1911" w:type="dxa"/>
            <w:vMerge/>
          </w:tcPr>
          <w:p w14:paraId="6E389A5C" w14:textId="77777777" w:rsidR="00516725" w:rsidRDefault="00516725" w:rsidP="00244ABC">
            <w:pPr>
              <w:rPr>
                <w:b/>
                <w:bCs/>
              </w:rPr>
            </w:pPr>
          </w:p>
        </w:tc>
        <w:tc>
          <w:tcPr>
            <w:tcW w:w="756" w:type="dxa"/>
          </w:tcPr>
          <w:p w14:paraId="0C86AA78" w14:textId="658CFB12" w:rsidR="00516725" w:rsidRDefault="00516725" w:rsidP="00244ABC">
            <w:pPr>
              <w:spacing w:after="240"/>
              <w:jc w:val="both"/>
              <w:rPr>
                <w:rFonts w:ascii="Times New Roman" w:hAnsi="Times New Roman"/>
              </w:rPr>
            </w:pPr>
            <w:r>
              <w:rPr>
                <w:rFonts w:ascii="Times New Roman" w:hAnsi="Times New Roman"/>
              </w:rPr>
              <w:t>1.8.2.</w:t>
            </w:r>
          </w:p>
        </w:tc>
        <w:tc>
          <w:tcPr>
            <w:tcW w:w="7197" w:type="dxa"/>
          </w:tcPr>
          <w:p w14:paraId="25467890" w14:textId="2B894214" w:rsidR="00516725" w:rsidRDefault="00516725" w:rsidP="00244ABC">
            <w:pPr>
              <w:spacing w:after="240"/>
              <w:jc w:val="both"/>
              <w:rPr>
                <w:rFonts w:ascii="Times New Roman" w:hAnsi="Times New Roman"/>
              </w:rPr>
            </w:pPr>
            <w:r w:rsidRPr="00516725">
              <w:rPr>
                <w:rFonts w:ascii="Times New Roman" w:hAnsi="Times New Roman"/>
              </w:rPr>
              <w:t>Upon saving updated default preference values, the system shall persist them</w:t>
            </w:r>
            <w:r w:rsidR="00C65E56">
              <w:rPr>
                <w:rFonts w:ascii="Times New Roman" w:hAnsi="Times New Roman"/>
              </w:rPr>
              <w:t xml:space="preserve"> in Local Storage </w:t>
            </w:r>
            <w:r w:rsidR="005A5712">
              <w:rPr>
                <w:rFonts w:ascii="Times New Roman" w:hAnsi="Times New Roman"/>
              </w:rPr>
              <w:t xml:space="preserve">and optionally to the backend for future sessions. </w:t>
            </w:r>
          </w:p>
        </w:tc>
      </w:tr>
    </w:tbl>
    <w:p w14:paraId="31B6DD28" w14:textId="0C483FA3" w:rsidR="00A2320B" w:rsidRPr="00A2320B" w:rsidRDefault="00A2320B" w:rsidP="00A510ED">
      <w:pPr>
        <w:spacing w:after="240"/>
        <w:jc w:val="both"/>
        <w:rPr>
          <w:rFonts w:ascii="Times New Roman" w:hAnsi="Times New Roman"/>
        </w:rPr>
      </w:pPr>
    </w:p>
    <w:p w14:paraId="1B8821D4" w14:textId="2EEDBE7D" w:rsidR="00274B62" w:rsidRDefault="00322121" w:rsidP="117A40C9">
      <w:pPr>
        <w:pStyle w:val="Heading2"/>
        <w:rPr>
          <w:rFonts w:ascii="Times New Roman" w:hAnsi="Times New Roman"/>
        </w:rPr>
      </w:pPr>
      <w:bookmarkStart w:id="50" w:name="_Toc222998645"/>
      <w:r w:rsidRPr="117A40C9">
        <w:rPr>
          <w:rFonts w:ascii="Times New Roman" w:hAnsi="Times New Roman"/>
        </w:rPr>
        <w:t>Trip Request Input</w:t>
      </w:r>
      <w:bookmarkEnd w:id="50"/>
    </w:p>
    <w:p w14:paraId="08E11591" w14:textId="77777777" w:rsidR="00BB43FF" w:rsidRDefault="00BB43FF" w:rsidP="117A40C9">
      <w:pPr>
        <w:pStyle w:val="Heading3"/>
        <w:rPr>
          <w:rFonts w:ascii="Times New Roman" w:hAnsi="Times New Roman"/>
        </w:rPr>
      </w:pPr>
      <w:r w:rsidRPr="117A40C9">
        <w:rPr>
          <w:rFonts w:ascii="Times New Roman" w:hAnsi="Times New Roman"/>
        </w:rPr>
        <w:t>Description and Priority</w:t>
      </w:r>
    </w:p>
    <w:p w14:paraId="55C69F10" w14:textId="77777777" w:rsidR="00C43319" w:rsidRDefault="00C43319" w:rsidP="00C43319">
      <w:pPr>
        <w:spacing w:before="240" w:after="240"/>
        <w:jc w:val="both"/>
        <w:rPr>
          <w:rFonts w:ascii="Times New Roman" w:hAnsi="Times New Roman"/>
          <w:lang w:eastAsia="zh-CN"/>
        </w:rPr>
      </w:pPr>
      <w:r w:rsidRPr="5DBC4B4C">
        <w:rPr>
          <w:rFonts w:ascii="Times New Roman" w:hAnsi="Times New Roman"/>
        </w:rPr>
        <w:t>This feature allows the User to initiate and configure a route search by specifying the origin and destination on the route search page. The system validates the search inputs and applies the current active preference configuration before route generation begins. This feature ensures that only valid and complete search inputs are passed to the route generation and assessment functions.</w:t>
      </w:r>
    </w:p>
    <w:p w14:paraId="643FB009" w14:textId="3285E59E" w:rsidR="00BB43FF" w:rsidRPr="007036D2" w:rsidRDefault="00C43319" w:rsidP="00C43319">
      <w:pPr>
        <w:spacing w:before="240" w:after="240"/>
        <w:jc w:val="both"/>
        <w:rPr>
          <w:rFonts w:ascii="Times New Roman" w:hAnsi="Times New Roman"/>
        </w:rPr>
      </w:pPr>
      <w:r w:rsidRPr="00C43319">
        <w:rPr>
          <w:rFonts w:ascii="Times New Roman" w:hAnsi="Times New Roman"/>
        </w:rPr>
        <w:t>Priority: High</w:t>
      </w:r>
    </w:p>
    <w:p w14:paraId="7A5130AB" w14:textId="77777777" w:rsidR="00BB43FF" w:rsidRDefault="00BB43FF" w:rsidP="117A40C9">
      <w:pPr>
        <w:pStyle w:val="Heading3"/>
        <w:rPr>
          <w:rFonts w:ascii="Times New Roman" w:hAnsi="Times New Roman"/>
        </w:rPr>
      </w:pPr>
      <w:r w:rsidRPr="117A40C9">
        <w:rPr>
          <w:rFonts w:ascii="Times New Roman" w:hAnsi="Times New Roman"/>
        </w:rPr>
        <w:lastRenderedPageBreak/>
        <w:t>Stimulus/Response Sequences</w:t>
      </w:r>
    </w:p>
    <w:p w14:paraId="7A2E4939" w14:textId="245313CE" w:rsidR="00125AFA" w:rsidRPr="00125AFA" w:rsidRDefault="00125AFA" w:rsidP="00AC2FF0">
      <w:pPr>
        <w:numPr>
          <w:ilvl w:val="0"/>
          <w:numId w:val="12"/>
        </w:numPr>
        <w:spacing w:after="240"/>
        <w:jc w:val="both"/>
        <w:rPr>
          <w:rFonts w:ascii="Times New Roman" w:hAnsi="Times New Roman"/>
        </w:rPr>
      </w:pPr>
      <w:proofErr w:type="gramStart"/>
      <w:r w:rsidRPr="00125AFA">
        <w:rPr>
          <w:rFonts w:ascii="Times New Roman" w:hAnsi="Times New Roman"/>
        </w:rPr>
        <w:t>User accesses</w:t>
      </w:r>
      <w:proofErr w:type="gramEnd"/>
      <w:r w:rsidRPr="00125AFA">
        <w:rPr>
          <w:rFonts w:ascii="Times New Roman" w:hAnsi="Times New Roman"/>
        </w:rPr>
        <w:t xml:space="preserve"> the route search page.</w:t>
      </w:r>
    </w:p>
    <w:p w14:paraId="5CBC1813" w14:textId="0BCB6DC9" w:rsidR="00125AFA" w:rsidRDefault="00125AFA" w:rsidP="00AC2FF0">
      <w:pPr>
        <w:numPr>
          <w:ilvl w:val="0"/>
          <w:numId w:val="12"/>
        </w:numPr>
        <w:spacing w:after="240"/>
        <w:jc w:val="both"/>
        <w:rPr>
          <w:rFonts w:ascii="Times New Roman" w:hAnsi="Times New Roman"/>
        </w:rPr>
      </w:pPr>
      <w:r w:rsidRPr="00125AFA">
        <w:rPr>
          <w:rFonts w:ascii="Times New Roman" w:hAnsi="Times New Roman"/>
        </w:rPr>
        <w:t xml:space="preserve">User enters </w:t>
      </w:r>
      <w:r w:rsidR="00F546DF">
        <w:rPr>
          <w:rFonts w:ascii="Times New Roman" w:hAnsi="Times New Roman"/>
        </w:rPr>
        <w:t xml:space="preserve">an origin </w:t>
      </w:r>
      <w:proofErr w:type="spellStart"/>
      <w:r w:rsidR="00F546DF">
        <w:rPr>
          <w:rFonts w:ascii="Times New Roman" w:hAnsi="Times New Roman"/>
        </w:rPr>
        <w:t>locatin</w:t>
      </w:r>
      <w:proofErr w:type="spellEnd"/>
      <w:r w:rsidR="00F546DF">
        <w:rPr>
          <w:rFonts w:ascii="Times New Roman" w:hAnsi="Times New Roman"/>
        </w:rPr>
        <w:t>.</w:t>
      </w:r>
    </w:p>
    <w:p w14:paraId="39A69F9B" w14:textId="2541EF20" w:rsidR="009D59BB" w:rsidRDefault="009D59BB" w:rsidP="00AC2FF0">
      <w:pPr>
        <w:numPr>
          <w:ilvl w:val="0"/>
          <w:numId w:val="12"/>
        </w:numPr>
        <w:spacing w:after="240"/>
        <w:jc w:val="both"/>
        <w:rPr>
          <w:rFonts w:ascii="Times New Roman" w:hAnsi="Times New Roman"/>
        </w:rPr>
      </w:pPr>
      <w:r>
        <w:rPr>
          <w:rFonts w:ascii="Times New Roman" w:hAnsi="Times New Roman"/>
        </w:rPr>
        <w:t>System displays location suggestion</w:t>
      </w:r>
      <w:r w:rsidR="00AF1796">
        <w:rPr>
          <w:rFonts w:ascii="Times New Roman" w:hAnsi="Times New Roman"/>
        </w:rPr>
        <w:t xml:space="preserve">s </w:t>
      </w:r>
      <w:r>
        <w:rPr>
          <w:rFonts w:ascii="Times New Roman" w:hAnsi="Times New Roman"/>
        </w:rPr>
        <w:t xml:space="preserve">as the User types. </w:t>
      </w:r>
    </w:p>
    <w:p w14:paraId="6C3BC559" w14:textId="77777777" w:rsidR="00F546DF" w:rsidRDefault="009D59BB" w:rsidP="00AC2FF0">
      <w:pPr>
        <w:numPr>
          <w:ilvl w:val="0"/>
          <w:numId w:val="12"/>
        </w:numPr>
        <w:spacing w:after="240"/>
        <w:jc w:val="both"/>
        <w:rPr>
          <w:rFonts w:ascii="Times New Roman" w:hAnsi="Times New Roman"/>
        </w:rPr>
      </w:pPr>
      <w:r>
        <w:rPr>
          <w:rFonts w:ascii="Times New Roman" w:hAnsi="Times New Roman"/>
        </w:rPr>
        <w:t xml:space="preserve">User </w:t>
      </w:r>
      <w:r w:rsidR="00F546DF">
        <w:rPr>
          <w:rFonts w:ascii="Times New Roman" w:hAnsi="Times New Roman"/>
        </w:rPr>
        <w:t xml:space="preserve">selects a suggested origin or continues typing. </w:t>
      </w:r>
    </w:p>
    <w:p w14:paraId="36F48139" w14:textId="1E41E456" w:rsidR="00125AFA" w:rsidRDefault="00F546DF" w:rsidP="00AC2FF0">
      <w:pPr>
        <w:numPr>
          <w:ilvl w:val="0"/>
          <w:numId w:val="12"/>
        </w:numPr>
        <w:spacing w:after="240"/>
        <w:jc w:val="both"/>
        <w:rPr>
          <w:rFonts w:ascii="Times New Roman" w:hAnsi="Times New Roman"/>
        </w:rPr>
      </w:pPr>
      <w:r>
        <w:rPr>
          <w:rFonts w:ascii="Times New Roman" w:hAnsi="Times New Roman"/>
        </w:rPr>
        <w:t>User enters a destination location.</w:t>
      </w:r>
      <w:r w:rsidR="008B40CA">
        <w:rPr>
          <w:rFonts w:ascii="Times New Roman" w:hAnsi="Times New Roman"/>
        </w:rPr>
        <w:t xml:space="preserve"> </w:t>
      </w:r>
    </w:p>
    <w:p w14:paraId="28775208" w14:textId="70D4C41E" w:rsidR="00AF1796" w:rsidRPr="00A11CC5" w:rsidRDefault="00AF1796" w:rsidP="00AC2FF0">
      <w:pPr>
        <w:numPr>
          <w:ilvl w:val="0"/>
          <w:numId w:val="12"/>
        </w:numPr>
        <w:spacing w:after="240"/>
        <w:jc w:val="both"/>
        <w:rPr>
          <w:rFonts w:ascii="Times New Roman" w:hAnsi="Times New Roman"/>
        </w:rPr>
      </w:pPr>
      <w:r>
        <w:rPr>
          <w:rFonts w:ascii="Times New Roman" w:hAnsi="Times New Roman"/>
        </w:rPr>
        <w:t xml:space="preserve">System displays location suggestions as the User types. </w:t>
      </w:r>
    </w:p>
    <w:p w14:paraId="6F48FB31" w14:textId="5425D9A4" w:rsidR="00F546DF" w:rsidRDefault="00125AFA" w:rsidP="00AC2FF0">
      <w:pPr>
        <w:numPr>
          <w:ilvl w:val="0"/>
          <w:numId w:val="12"/>
        </w:numPr>
        <w:spacing w:after="240"/>
        <w:jc w:val="both"/>
        <w:rPr>
          <w:rFonts w:ascii="Times New Roman" w:hAnsi="Times New Roman"/>
        </w:rPr>
      </w:pPr>
      <w:r w:rsidRPr="00125AFA">
        <w:rPr>
          <w:rFonts w:ascii="Times New Roman" w:hAnsi="Times New Roman"/>
        </w:rPr>
        <w:t xml:space="preserve">User </w:t>
      </w:r>
      <w:r w:rsidR="00F546DF">
        <w:rPr>
          <w:rFonts w:ascii="Times New Roman" w:hAnsi="Times New Roman"/>
        </w:rPr>
        <w:t>selects a suggested destination or continues typing.</w:t>
      </w:r>
    </w:p>
    <w:p w14:paraId="656630FD" w14:textId="04E39092" w:rsidR="00BE5DF5" w:rsidRPr="00F546DF" w:rsidRDefault="00BE5DF5" w:rsidP="00AC2FF0">
      <w:pPr>
        <w:numPr>
          <w:ilvl w:val="0"/>
          <w:numId w:val="12"/>
        </w:numPr>
        <w:spacing w:after="240"/>
        <w:jc w:val="both"/>
        <w:rPr>
          <w:rFonts w:ascii="Times New Roman" w:hAnsi="Times New Roman"/>
        </w:rPr>
      </w:pPr>
      <w:proofErr w:type="gramStart"/>
      <w:r>
        <w:rPr>
          <w:rFonts w:ascii="Times New Roman" w:hAnsi="Times New Roman"/>
        </w:rPr>
        <w:t>User</w:t>
      </w:r>
      <w:proofErr w:type="gramEnd"/>
      <w:r>
        <w:rPr>
          <w:rFonts w:ascii="Times New Roman" w:hAnsi="Times New Roman"/>
        </w:rPr>
        <w:t xml:space="preserve"> may swap</w:t>
      </w:r>
      <w:r w:rsidR="00E96B61">
        <w:rPr>
          <w:rFonts w:ascii="Times New Roman" w:hAnsi="Times New Roman"/>
        </w:rPr>
        <w:t xml:space="preserve"> the origin and destination values. </w:t>
      </w:r>
    </w:p>
    <w:p w14:paraId="02D0B942" w14:textId="71974727" w:rsidR="00125AFA" w:rsidRPr="00125AFA" w:rsidRDefault="00125AFA" w:rsidP="00AC2FF0">
      <w:pPr>
        <w:numPr>
          <w:ilvl w:val="0"/>
          <w:numId w:val="12"/>
        </w:numPr>
        <w:spacing w:after="240"/>
        <w:jc w:val="both"/>
        <w:rPr>
          <w:rFonts w:ascii="Times New Roman" w:hAnsi="Times New Roman"/>
        </w:rPr>
      </w:pPr>
      <w:r w:rsidRPr="5DBC4B4C">
        <w:rPr>
          <w:rFonts w:ascii="Times New Roman" w:hAnsi="Times New Roman"/>
        </w:rPr>
        <w:t xml:space="preserve">System </w:t>
      </w:r>
      <w:r w:rsidR="0054225F">
        <w:rPr>
          <w:rFonts w:ascii="Times New Roman" w:hAnsi="Times New Roman"/>
        </w:rPr>
        <w:t>checks whether the search inputs are valid and whether at least one route category is enabled.</w:t>
      </w:r>
    </w:p>
    <w:p w14:paraId="5F00CDD6" w14:textId="77777777" w:rsidR="00125AFA" w:rsidRPr="0054225F" w:rsidRDefault="0054225F" w:rsidP="00AC2FF0">
      <w:pPr>
        <w:numPr>
          <w:ilvl w:val="0"/>
          <w:numId w:val="12"/>
        </w:numPr>
        <w:spacing w:after="240"/>
        <w:jc w:val="both"/>
        <w:rPr>
          <w:rFonts w:ascii="Times New Roman" w:hAnsi="Times New Roman"/>
        </w:rPr>
      </w:pPr>
      <w:r>
        <w:rPr>
          <w:rFonts w:ascii="Times New Roman" w:hAnsi="Times New Roman"/>
        </w:rPr>
        <w:t xml:space="preserve">When the required inputs are valid, the </w:t>
      </w:r>
      <w:r w:rsidR="00125AFA" w:rsidRPr="0054225F">
        <w:rPr>
          <w:rFonts w:ascii="Times New Roman" w:hAnsi="Times New Roman"/>
        </w:rPr>
        <w:t xml:space="preserve">system enables </w:t>
      </w:r>
      <w:proofErr w:type="gramStart"/>
      <w:r w:rsidR="00125AFA" w:rsidRPr="0054225F">
        <w:rPr>
          <w:rFonts w:ascii="Times New Roman" w:hAnsi="Times New Roman"/>
        </w:rPr>
        <w:t>the Find</w:t>
      </w:r>
      <w:proofErr w:type="gramEnd"/>
      <w:r w:rsidR="00125AFA" w:rsidRPr="0054225F">
        <w:rPr>
          <w:rFonts w:ascii="Times New Roman" w:hAnsi="Times New Roman"/>
        </w:rPr>
        <w:t xml:space="preserve"> Routes action.</w:t>
      </w:r>
    </w:p>
    <w:p w14:paraId="3CE57B6F" w14:textId="77777777" w:rsidR="00125AFA" w:rsidRPr="00125AFA" w:rsidRDefault="00125AFA" w:rsidP="00AC2FF0">
      <w:pPr>
        <w:numPr>
          <w:ilvl w:val="0"/>
          <w:numId w:val="12"/>
        </w:numPr>
        <w:spacing w:after="240"/>
        <w:jc w:val="both"/>
        <w:rPr>
          <w:rFonts w:ascii="Times New Roman" w:hAnsi="Times New Roman"/>
        </w:rPr>
      </w:pPr>
      <w:r w:rsidRPr="00125AFA">
        <w:rPr>
          <w:rFonts w:ascii="Times New Roman" w:hAnsi="Times New Roman"/>
        </w:rPr>
        <w:t>User initiates route search.</w:t>
      </w:r>
    </w:p>
    <w:p w14:paraId="636AECC6" w14:textId="4ABD325B" w:rsidR="00BB43FF" w:rsidRPr="00BB43FF" w:rsidRDefault="00125AFA" w:rsidP="00AC2FF0">
      <w:pPr>
        <w:numPr>
          <w:ilvl w:val="0"/>
          <w:numId w:val="12"/>
        </w:numPr>
        <w:spacing w:after="240"/>
        <w:jc w:val="both"/>
        <w:rPr>
          <w:rFonts w:ascii="Times New Roman" w:hAnsi="Times New Roman"/>
        </w:rPr>
      </w:pPr>
      <w:r w:rsidRPr="00125AFA">
        <w:rPr>
          <w:rFonts w:ascii="Times New Roman" w:hAnsi="Times New Roman"/>
        </w:rPr>
        <w:t>System passes the validated route search inputs and active preference configuration to the route generation and assessment functions.</w:t>
      </w:r>
    </w:p>
    <w:p w14:paraId="2B726156" w14:textId="77777777" w:rsidR="00BB43FF" w:rsidRDefault="00BB43FF"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0"/>
        <w:gridCol w:w="816"/>
        <w:gridCol w:w="7138"/>
      </w:tblGrid>
      <w:tr w:rsidR="006F4F60" w14:paraId="7090B3A2" w14:textId="77777777" w:rsidTr="006F4F60">
        <w:tc>
          <w:tcPr>
            <w:tcW w:w="1910" w:type="dxa"/>
            <w:vMerge w:val="restart"/>
          </w:tcPr>
          <w:p w14:paraId="4F6D1E70" w14:textId="5D072CBA" w:rsidR="006F4F60" w:rsidRDefault="006F4F60" w:rsidP="00C13680">
            <w:pPr>
              <w:rPr>
                <w:b/>
                <w:bCs/>
              </w:rPr>
            </w:pPr>
            <w:r>
              <w:rPr>
                <w:b/>
                <w:bCs/>
              </w:rPr>
              <w:t>FR-</w:t>
            </w:r>
            <w:r>
              <w:rPr>
                <w:b/>
                <w:bCs/>
                <w:i/>
                <w:color w:val="000000"/>
                <w:sz w:val="22"/>
                <w:szCs w:val="22"/>
                <w:lang w:eastAsia="zh-CN"/>
              </w:rPr>
              <w:t xml:space="preserve"> </w:t>
            </w:r>
            <w:r>
              <w:rPr>
                <w:b/>
                <w:bCs/>
              </w:rPr>
              <w:t xml:space="preserve">2.1. </w:t>
            </w:r>
            <w:r w:rsidR="00770D0D" w:rsidRPr="00770D0D">
              <w:rPr>
                <w:b/>
                <w:bCs/>
              </w:rPr>
              <w:t>Route Search Initiation</w:t>
            </w:r>
          </w:p>
          <w:p w14:paraId="59061544" w14:textId="77777777" w:rsidR="006F4F60" w:rsidRDefault="006F4F60" w:rsidP="00C13680">
            <w:pPr>
              <w:rPr>
                <w:b/>
                <w:bCs/>
              </w:rPr>
            </w:pPr>
          </w:p>
        </w:tc>
        <w:tc>
          <w:tcPr>
            <w:tcW w:w="816" w:type="dxa"/>
          </w:tcPr>
          <w:p w14:paraId="68BD4167" w14:textId="030FAEDA" w:rsidR="006F4F60" w:rsidRDefault="006F4F60">
            <w:pPr>
              <w:spacing w:after="240"/>
              <w:jc w:val="both"/>
              <w:rPr>
                <w:rFonts w:ascii="Times New Roman" w:hAnsi="Times New Roman"/>
              </w:rPr>
            </w:pPr>
            <w:r>
              <w:rPr>
                <w:rFonts w:ascii="Times New Roman" w:hAnsi="Times New Roman"/>
              </w:rPr>
              <w:t>2.1.1.</w:t>
            </w:r>
          </w:p>
        </w:tc>
        <w:tc>
          <w:tcPr>
            <w:tcW w:w="7138" w:type="dxa"/>
          </w:tcPr>
          <w:p w14:paraId="596AC83D" w14:textId="5AB8A791" w:rsidR="006F4F60" w:rsidRDefault="00770D0D">
            <w:pPr>
              <w:spacing w:after="240"/>
              <w:jc w:val="both"/>
              <w:rPr>
                <w:rFonts w:ascii="Times New Roman" w:hAnsi="Times New Roman"/>
              </w:rPr>
            </w:pPr>
            <w:r w:rsidRPr="5DBC4B4C">
              <w:rPr>
                <w:rFonts w:ascii="Times New Roman" w:hAnsi="Times New Roman"/>
              </w:rPr>
              <w:t>The system shall allow the User to initiate a route search from the route search page.</w:t>
            </w:r>
          </w:p>
        </w:tc>
      </w:tr>
      <w:tr w:rsidR="006F4F60" w14:paraId="0EE09959" w14:textId="77777777" w:rsidTr="006F4F60">
        <w:tc>
          <w:tcPr>
            <w:tcW w:w="1910" w:type="dxa"/>
            <w:vMerge/>
          </w:tcPr>
          <w:p w14:paraId="0B7A8996" w14:textId="77777777" w:rsidR="006F4F60" w:rsidRDefault="006F4F60" w:rsidP="00C13680">
            <w:pPr>
              <w:rPr>
                <w:b/>
                <w:bCs/>
              </w:rPr>
            </w:pPr>
          </w:p>
        </w:tc>
        <w:tc>
          <w:tcPr>
            <w:tcW w:w="816" w:type="dxa"/>
          </w:tcPr>
          <w:p w14:paraId="76FCFCC8" w14:textId="482741E3" w:rsidR="006F4F60" w:rsidRDefault="006F4F60">
            <w:pPr>
              <w:spacing w:after="240"/>
              <w:jc w:val="both"/>
              <w:rPr>
                <w:rFonts w:ascii="Times New Roman" w:hAnsi="Times New Roman"/>
              </w:rPr>
            </w:pPr>
            <w:r>
              <w:rPr>
                <w:rFonts w:ascii="Times New Roman" w:hAnsi="Times New Roman"/>
              </w:rPr>
              <w:t xml:space="preserve">2.1.2. </w:t>
            </w:r>
          </w:p>
        </w:tc>
        <w:tc>
          <w:tcPr>
            <w:tcW w:w="7138" w:type="dxa"/>
          </w:tcPr>
          <w:p w14:paraId="627A74D2" w14:textId="69741895" w:rsidR="006F4F60" w:rsidRDefault="00770D0D">
            <w:pPr>
              <w:spacing w:after="240"/>
              <w:jc w:val="both"/>
              <w:rPr>
                <w:rFonts w:ascii="Times New Roman" w:hAnsi="Times New Roman"/>
              </w:rPr>
            </w:pPr>
            <w:r w:rsidRPr="5DBC4B4C">
              <w:rPr>
                <w:rFonts w:ascii="Times New Roman" w:hAnsi="Times New Roman"/>
              </w:rPr>
              <w:t>The system shall use the current active preference configuration when route search is initiated.</w:t>
            </w:r>
          </w:p>
        </w:tc>
      </w:tr>
      <w:tr w:rsidR="006F4F60" w14:paraId="73F49144" w14:textId="77777777" w:rsidTr="006F4F60">
        <w:tc>
          <w:tcPr>
            <w:tcW w:w="1910" w:type="dxa"/>
            <w:vMerge/>
          </w:tcPr>
          <w:p w14:paraId="2D076E38" w14:textId="77777777" w:rsidR="006F4F60" w:rsidRDefault="006F4F60" w:rsidP="00C13680">
            <w:pPr>
              <w:rPr>
                <w:b/>
                <w:bCs/>
              </w:rPr>
            </w:pPr>
          </w:p>
        </w:tc>
        <w:tc>
          <w:tcPr>
            <w:tcW w:w="816" w:type="dxa"/>
          </w:tcPr>
          <w:p w14:paraId="111C2367" w14:textId="3B10F14B" w:rsidR="006F4F60" w:rsidRDefault="006F4F60">
            <w:pPr>
              <w:spacing w:after="240"/>
              <w:jc w:val="both"/>
              <w:rPr>
                <w:rFonts w:ascii="Times New Roman" w:hAnsi="Times New Roman"/>
              </w:rPr>
            </w:pPr>
            <w:r>
              <w:rPr>
                <w:rFonts w:ascii="Times New Roman" w:hAnsi="Times New Roman"/>
              </w:rPr>
              <w:t>2.1.3.</w:t>
            </w:r>
          </w:p>
        </w:tc>
        <w:tc>
          <w:tcPr>
            <w:tcW w:w="7138" w:type="dxa"/>
          </w:tcPr>
          <w:p w14:paraId="7F86DDB6" w14:textId="68622854" w:rsidR="006F4F60" w:rsidRDefault="00770D0D">
            <w:pPr>
              <w:spacing w:after="240"/>
              <w:jc w:val="both"/>
              <w:rPr>
                <w:rFonts w:ascii="Times New Roman" w:hAnsi="Times New Roman"/>
              </w:rPr>
            </w:pPr>
            <w:r w:rsidRPr="5DBC4B4C">
              <w:rPr>
                <w:rFonts w:ascii="Times New Roman" w:hAnsi="Times New Roman"/>
              </w:rPr>
              <w:t>The system shall not initiate route search unless the required search inputs are valid.</w:t>
            </w:r>
          </w:p>
        </w:tc>
      </w:tr>
      <w:tr w:rsidR="00302602" w14:paraId="34F17E94" w14:textId="77777777" w:rsidTr="006F4F60">
        <w:tc>
          <w:tcPr>
            <w:tcW w:w="1910" w:type="dxa"/>
            <w:vMerge w:val="restart"/>
          </w:tcPr>
          <w:p w14:paraId="0C5635A3" w14:textId="3474F90E" w:rsidR="00302602" w:rsidRPr="005D34D5" w:rsidRDefault="00302602" w:rsidP="00C13680">
            <w:pPr>
              <w:rPr>
                <w:b/>
                <w:lang w:eastAsia="zh-CN"/>
              </w:rPr>
            </w:pPr>
            <w:r>
              <w:rPr>
                <w:b/>
                <w:bCs/>
              </w:rPr>
              <w:t xml:space="preserve">FR-2.2. </w:t>
            </w:r>
            <w:r>
              <w:rPr>
                <w:rFonts w:hint="eastAsia"/>
                <w:b/>
                <w:bCs/>
                <w:lang w:eastAsia="zh-CN"/>
              </w:rPr>
              <w:t>Ori</w:t>
            </w:r>
            <w:r>
              <w:rPr>
                <w:b/>
                <w:bCs/>
                <w:lang w:eastAsia="zh-CN"/>
              </w:rPr>
              <w:t>gin Input</w:t>
            </w:r>
          </w:p>
          <w:p w14:paraId="7A484822" w14:textId="77777777" w:rsidR="00302602" w:rsidRDefault="00302602" w:rsidP="00C13680">
            <w:pPr>
              <w:rPr>
                <w:b/>
                <w:bCs/>
              </w:rPr>
            </w:pPr>
          </w:p>
        </w:tc>
        <w:tc>
          <w:tcPr>
            <w:tcW w:w="816" w:type="dxa"/>
          </w:tcPr>
          <w:p w14:paraId="53A83C54" w14:textId="45457DD5" w:rsidR="00302602" w:rsidRDefault="00302602">
            <w:pPr>
              <w:spacing w:after="240"/>
              <w:jc w:val="both"/>
              <w:rPr>
                <w:rFonts w:ascii="Times New Roman" w:hAnsi="Times New Roman"/>
              </w:rPr>
            </w:pPr>
            <w:r>
              <w:rPr>
                <w:rFonts w:ascii="Times New Roman" w:hAnsi="Times New Roman"/>
              </w:rPr>
              <w:t>2.2.1.</w:t>
            </w:r>
          </w:p>
        </w:tc>
        <w:tc>
          <w:tcPr>
            <w:tcW w:w="7138" w:type="dxa"/>
          </w:tcPr>
          <w:p w14:paraId="42042AFA" w14:textId="4CA58C6A" w:rsidR="00302602" w:rsidRPr="006F4F60" w:rsidRDefault="00302602" w:rsidP="006F4F60">
            <w:pPr>
              <w:spacing w:after="240"/>
              <w:jc w:val="both"/>
              <w:rPr>
                <w:rFonts w:ascii="Times New Roman" w:hAnsi="Times New Roman"/>
              </w:rPr>
            </w:pPr>
            <w:r w:rsidRPr="005D34D5">
              <w:rPr>
                <w:rFonts w:ascii="Times New Roman" w:hAnsi="Times New Roman"/>
              </w:rPr>
              <w:t xml:space="preserve">The system shall allow the User to enter an </w:t>
            </w:r>
            <w:proofErr w:type="gramStart"/>
            <w:r w:rsidRPr="005D34D5">
              <w:rPr>
                <w:rFonts w:ascii="Times New Roman" w:hAnsi="Times New Roman"/>
              </w:rPr>
              <w:t>origin</w:t>
            </w:r>
            <w:proofErr w:type="gramEnd"/>
            <w:r w:rsidRPr="005D34D5">
              <w:rPr>
                <w:rFonts w:ascii="Times New Roman" w:hAnsi="Times New Roman"/>
              </w:rPr>
              <w:t xml:space="preserve"> location manually</w:t>
            </w:r>
            <w:r w:rsidR="000C1E7D">
              <w:rPr>
                <w:rFonts w:ascii="Times New Roman" w:hAnsi="Times New Roman"/>
              </w:rPr>
              <w:t xml:space="preserve"> via a text input field. </w:t>
            </w:r>
          </w:p>
        </w:tc>
      </w:tr>
      <w:tr w:rsidR="00302602" w14:paraId="04A81D76" w14:textId="77777777" w:rsidTr="006F4F60">
        <w:tc>
          <w:tcPr>
            <w:tcW w:w="1910" w:type="dxa"/>
            <w:vMerge/>
          </w:tcPr>
          <w:p w14:paraId="1DE74205" w14:textId="77777777" w:rsidR="00302602" w:rsidRDefault="00302602" w:rsidP="00C13680">
            <w:pPr>
              <w:rPr>
                <w:b/>
                <w:bCs/>
              </w:rPr>
            </w:pPr>
          </w:p>
        </w:tc>
        <w:tc>
          <w:tcPr>
            <w:tcW w:w="816" w:type="dxa"/>
          </w:tcPr>
          <w:p w14:paraId="4BDC7C94" w14:textId="12C0C617" w:rsidR="00302602" w:rsidRDefault="00302602">
            <w:pPr>
              <w:spacing w:after="240"/>
              <w:jc w:val="both"/>
              <w:rPr>
                <w:rFonts w:ascii="Times New Roman" w:hAnsi="Times New Roman"/>
              </w:rPr>
            </w:pPr>
            <w:r>
              <w:rPr>
                <w:rFonts w:ascii="Times New Roman" w:hAnsi="Times New Roman"/>
              </w:rPr>
              <w:t xml:space="preserve">2.2.2. </w:t>
            </w:r>
          </w:p>
        </w:tc>
        <w:tc>
          <w:tcPr>
            <w:tcW w:w="7138" w:type="dxa"/>
          </w:tcPr>
          <w:p w14:paraId="64A40D89" w14:textId="550A806D" w:rsidR="00302602" w:rsidRPr="006F4F60" w:rsidRDefault="00302602" w:rsidP="00302602">
            <w:pPr>
              <w:spacing w:after="240"/>
              <w:jc w:val="both"/>
              <w:rPr>
                <w:rFonts w:ascii="Times New Roman" w:hAnsi="Times New Roman"/>
              </w:rPr>
            </w:pPr>
            <w:r w:rsidRPr="00302602">
              <w:rPr>
                <w:rFonts w:ascii="Times New Roman" w:hAnsi="Times New Roman"/>
              </w:rPr>
              <w:t>The system shall display location suggestions while the User is entering the origin.</w:t>
            </w:r>
          </w:p>
        </w:tc>
      </w:tr>
      <w:tr w:rsidR="00302602" w14:paraId="788A952B" w14:textId="77777777" w:rsidTr="006F4F60">
        <w:tc>
          <w:tcPr>
            <w:tcW w:w="1910" w:type="dxa"/>
            <w:vMerge/>
          </w:tcPr>
          <w:p w14:paraId="4DA6C414" w14:textId="77777777" w:rsidR="00302602" w:rsidRDefault="00302602" w:rsidP="00C13680">
            <w:pPr>
              <w:rPr>
                <w:b/>
                <w:bCs/>
              </w:rPr>
            </w:pPr>
          </w:p>
        </w:tc>
        <w:tc>
          <w:tcPr>
            <w:tcW w:w="816" w:type="dxa"/>
          </w:tcPr>
          <w:p w14:paraId="11BD15F3" w14:textId="7A3B5DC3" w:rsidR="00302602" w:rsidRDefault="00302602">
            <w:pPr>
              <w:spacing w:after="240"/>
              <w:jc w:val="both"/>
              <w:rPr>
                <w:rFonts w:ascii="Times New Roman" w:hAnsi="Times New Roman"/>
              </w:rPr>
            </w:pPr>
            <w:r>
              <w:rPr>
                <w:rFonts w:ascii="Times New Roman" w:hAnsi="Times New Roman"/>
              </w:rPr>
              <w:t xml:space="preserve">2.2.3. </w:t>
            </w:r>
          </w:p>
        </w:tc>
        <w:tc>
          <w:tcPr>
            <w:tcW w:w="7138" w:type="dxa"/>
          </w:tcPr>
          <w:p w14:paraId="1DFFC739" w14:textId="0B131508" w:rsidR="00302602" w:rsidRDefault="00302602">
            <w:pPr>
              <w:spacing w:after="240"/>
              <w:jc w:val="both"/>
              <w:rPr>
                <w:rFonts w:ascii="Times New Roman" w:hAnsi="Times New Roman"/>
              </w:rPr>
            </w:pPr>
            <w:r w:rsidRPr="5DBC4B4C">
              <w:rPr>
                <w:rFonts w:ascii="Times New Roman" w:hAnsi="Times New Roman"/>
              </w:rPr>
              <w:t>The system shall update the suggestion list when the User modifies the origin input.</w:t>
            </w:r>
          </w:p>
        </w:tc>
      </w:tr>
      <w:tr w:rsidR="00302602" w14:paraId="3E89D8DE" w14:textId="77777777" w:rsidTr="006F4F60">
        <w:tc>
          <w:tcPr>
            <w:tcW w:w="1910" w:type="dxa"/>
            <w:vMerge/>
          </w:tcPr>
          <w:p w14:paraId="5F2544E7" w14:textId="77777777" w:rsidR="00302602" w:rsidRDefault="00302602" w:rsidP="00C13680">
            <w:pPr>
              <w:rPr>
                <w:b/>
                <w:bCs/>
              </w:rPr>
            </w:pPr>
          </w:p>
        </w:tc>
        <w:tc>
          <w:tcPr>
            <w:tcW w:w="816" w:type="dxa"/>
          </w:tcPr>
          <w:p w14:paraId="33D130C7" w14:textId="13778E0B" w:rsidR="00302602" w:rsidRDefault="00302602">
            <w:pPr>
              <w:spacing w:after="240"/>
              <w:jc w:val="both"/>
              <w:rPr>
                <w:rFonts w:ascii="Times New Roman" w:hAnsi="Times New Roman"/>
              </w:rPr>
            </w:pPr>
            <w:r>
              <w:rPr>
                <w:rFonts w:ascii="Times New Roman" w:hAnsi="Times New Roman"/>
              </w:rPr>
              <w:t>2.2.4.</w:t>
            </w:r>
          </w:p>
        </w:tc>
        <w:tc>
          <w:tcPr>
            <w:tcW w:w="7138" w:type="dxa"/>
          </w:tcPr>
          <w:p w14:paraId="7B491A7B" w14:textId="2FEDEB63" w:rsidR="00302602" w:rsidRPr="00302602" w:rsidRDefault="00302602">
            <w:pPr>
              <w:spacing w:after="240"/>
              <w:jc w:val="both"/>
              <w:rPr>
                <w:rFonts w:ascii="Times New Roman" w:hAnsi="Times New Roman"/>
              </w:rPr>
            </w:pPr>
            <w:r w:rsidRPr="00302602">
              <w:rPr>
                <w:rFonts w:ascii="Times New Roman" w:hAnsi="Times New Roman"/>
              </w:rPr>
              <w:t>The system shall allow the User to select a suggested location to populate the origin field.</w:t>
            </w:r>
          </w:p>
        </w:tc>
      </w:tr>
      <w:tr w:rsidR="00302602" w14:paraId="74986641" w14:textId="77777777" w:rsidTr="006F4F60">
        <w:tc>
          <w:tcPr>
            <w:tcW w:w="1910" w:type="dxa"/>
            <w:vMerge/>
          </w:tcPr>
          <w:p w14:paraId="3906388A" w14:textId="77777777" w:rsidR="00302602" w:rsidRDefault="00302602" w:rsidP="00C13680">
            <w:pPr>
              <w:rPr>
                <w:b/>
                <w:bCs/>
              </w:rPr>
            </w:pPr>
          </w:p>
        </w:tc>
        <w:tc>
          <w:tcPr>
            <w:tcW w:w="816" w:type="dxa"/>
          </w:tcPr>
          <w:p w14:paraId="3EB3E42B" w14:textId="4E9ABBD6" w:rsidR="00302602" w:rsidRDefault="00302602">
            <w:pPr>
              <w:spacing w:after="240"/>
              <w:jc w:val="both"/>
              <w:rPr>
                <w:rFonts w:ascii="Times New Roman" w:hAnsi="Times New Roman"/>
              </w:rPr>
            </w:pPr>
            <w:r>
              <w:rPr>
                <w:rFonts w:ascii="Times New Roman" w:hAnsi="Times New Roman"/>
              </w:rPr>
              <w:t>2.2.5.</w:t>
            </w:r>
          </w:p>
        </w:tc>
        <w:tc>
          <w:tcPr>
            <w:tcW w:w="7138" w:type="dxa"/>
          </w:tcPr>
          <w:p w14:paraId="16451DE4" w14:textId="2CB00D41" w:rsidR="00302602" w:rsidRPr="00302602" w:rsidRDefault="00302602">
            <w:pPr>
              <w:spacing w:after="240"/>
              <w:jc w:val="both"/>
              <w:rPr>
                <w:rFonts w:ascii="Times New Roman" w:hAnsi="Times New Roman"/>
              </w:rPr>
            </w:pPr>
            <w:r w:rsidRPr="5DBC4B4C">
              <w:rPr>
                <w:rFonts w:ascii="Times New Roman" w:hAnsi="Times New Roman"/>
              </w:rPr>
              <w:t>The system sh</w:t>
            </w:r>
            <w:r w:rsidR="00C54DA6">
              <w:rPr>
                <w:rFonts w:ascii="Times New Roman" w:hAnsi="Times New Roman"/>
              </w:rPr>
              <w:t xml:space="preserve">all implicitly constrain destination locations to Singapore by using the OneMap API, which only returns Singapore-based results. </w:t>
            </w:r>
          </w:p>
        </w:tc>
      </w:tr>
      <w:tr w:rsidR="002F4CBE" w14:paraId="72E02A8F" w14:textId="77777777" w:rsidTr="006F4F60">
        <w:tc>
          <w:tcPr>
            <w:tcW w:w="1910" w:type="dxa"/>
            <w:vMerge w:val="restart"/>
          </w:tcPr>
          <w:p w14:paraId="2F91D1BA" w14:textId="66C2E45C" w:rsidR="002F4CBE" w:rsidRDefault="002F4CBE" w:rsidP="00C13680">
            <w:r>
              <w:rPr>
                <w:rFonts w:ascii="Times New Roman" w:hAnsi="Times New Roman"/>
                <w:b/>
                <w:bCs/>
              </w:rPr>
              <w:t>FR-2.3. Destination Input</w:t>
            </w:r>
          </w:p>
        </w:tc>
        <w:tc>
          <w:tcPr>
            <w:tcW w:w="816" w:type="dxa"/>
          </w:tcPr>
          <w:p w14:paraId="659DE65A" w14:textId="29CBF3F2" w:rsidR="002F4CBE" w:rsidRDefault="002F4CBE">
            <w:pPr>
              <w:spacing w:after="240"/>
              <w:jc w:val="both"/>
              <w:rPr>
                <w:rFonts w:ascii="Times New Roman" w:hAnsi="Times New Roman"/>
              </w:rPr>
            </w:pPr>
            <w:r>
              <w:rPr>
                <w:rFonts w:ascii="Times New Roman" w:hAnsi="Times New Roman"/>
              </w:rPr>
              <w:t>2.3.1.</w:t>
            </w:r>
          </w:p>
        </w:tc>
        <w:tc>
          <w:tcPr>
            <w:tcW w:w="7138" w:type="dxa"/>
          </w:tcPr>
          <w:p w14:paraId="08279DDF" w14:textId="47A7DFDB" w:rsidR="002F4CBE" w:rsidRDefault="002F4CBE" w:rsidP="006F4F60">
            <w:pPr>
              <w:spacing w:after="240"/>
              <w:jc w:val="both"/>
              <w:rPr>
                <w:rFonts w:ascii="Times New Roman" w:hAnsi="Times New Roman"/>
              </w:rPr>
            </w:pPr>
            <w:r w:rsidRPr="002F4CBE">
              <w:rPr>
                <w:rFonts w:ascii="Times New Roman" w:hAnsi="Times New Roman"/>
              </w:rPr>
              <w:t>The system shall allow the User to enter a destination location manually</w:t>
            </w:r>
            <w:r w:rsidR="00F74DA4">
              <w:rPr>
                <w:rFonts w:ascii="Times New Roman" w:hAnsi="Times New Roman"/>
              </w:rPr>
              <w:t xml:space="preserve"> vie a text input field. </w:t>
            </w:r>
          </w:p>
        </w:tc>
      </w:tr>
      <w:tr w:rsidR="002F4CBE" w14:paraId="051C33F7" w14:textId="77777777" w:rsidTr="006F4F60">
        <w:tc>
          <w:tcPr>
            <w:tcW w:w="1910" w:type="dxa"/>
            <w:vMerge/>
          </w:tcPr>
          <w:p w14:paraId="3DEDDAFC" w14:textId="77777777" w:rsidR="002F4CBE" w:rsidRDefault="002F4CBE" w:rsidP="00C13680">
            <w:pPr>
              <w:rPr>
                <w:rFonts w:ascii="Times New Roman" w:hAnsi="Times New Roman"/>
                <w:b/>
                <w:bCs/>
              </w:rPr>
            </w:pPr>
          </w:p>
        </w:tc>
        <w:tc>
          <w:tcPr>
            <w:tcW w:w="816" w:type="dxa"/>
          </w:tcPr>
          <w:p w14:paraId="68F6CBB6" w14:textId="6BB7ACE6" w:rsidR="002F4CBE" w:rsidRDefault="002F4CBE">
            <w:pPr>
              <w:spacing w:after="240"/>
              <w:jc w:val="both"/>
              <w:rPr>
                <w:rFonts w:ascii="Times New Roman" w:hAnsi="Times New Roman"/>
              </w:rPr>
            </w:pPr>
            <w:r>
              <w:rPr>
                <w:rFonts w:ascii="Times New Roman" w:hAnsi="Times New Roman"/>
              </w:rPr>
              <w:t>2.3.2.</w:t>
            </w:r>
          </w:p>
        </w:tc>
        <w:tc>
          <w:tcPr>
            <w:tcW w:w="7138" w:type="dxa"/>
          </w:tcPr>
          <w:p w14:paraId="5EF200F9" w14:textId="49A449F6" w:rsidR="002F4CBE" w:rsidRDefault="002F4CBE">
            <w:pPr>
              <w:spacing w:after="240"/>
              <w:jc w:val="both"/>
              <w:rPr>
                <w:rFonts w:ascii="Times New Roman" w:hAnsi="Times New Roman"/>
              </w:rPr>
            </w:pPr>
            <w:r w:rsidRPr="002F4CBE">
              <w:rPr>
                <w:rFonts w:ascii="Times New Roman" w:hAnsi="Times New Roman"/>
              </w:rPr>
              <w:t>The system shall display location suggestions while the User is entering the destination.</w:t>
            </w:r>
          </w:p>
        </w:tc>
      </w:tr>
      <w:tr w:rsidR="002F4CBE" w14:paraId="51E6D48A" w14:textId="77777777" w:rsidTr="006F4F60">
        <w:tc>
          <w:tcPr>
            <w:tcW w:w="1910" w:type="dxa"/>
            <w:vMerge/>
          </w:tcPr>
          <w:p w14:paraId="7530D7AA" w14:textId="77777777" w:rsidR="002F4CBE" w:rsidRDefault="002F4CBE" w:rsidP="00C13680">
            <w:pPr>
              <w:rPr>
                <w:rFonts w:ascii="Times New Roman" w:hAnsi="Times New Roman"/>
                <w:b/>
                <w:bCs/>
              </w:rPr>
            </w:pPr>
          </w:p>
        </w:tc>
        <w:tc>
          <w:tcPr>
            <w:tcW w:w="816" w:type="dxa"/>
          </w:tcPr>
          <w:p w14:paraId="6DCE7D5B" w14:textId="03818EE0" w:rsidR="002F4CBE" w:rsidRDefault="002F4CBE">
            <w:pPr>
              <w:spacing w:after="240"/>
              <w:jc w:val="both"/>
              <w:rPr>
                <w:rFonts w:ascii="Times New Roman" w:hAnsi="Times New Roman"/>
              </w:rPr>
            </w:pPr>
            <w:r>
              <w:rPr>
                <w:rFonts w:ascii="Times New Roman" w:hAnsi="Times New Roman"/>
              </w:rPr>
              <w:t>2.3.3.</w:t>
            </w:r>
          </w:p>
        </w:tc>
        <w:tc>
          <w:tcPr>
            <w:tcW w:w="7138" w:type="dxa"/>
          </w:tcPr>
          <w:p w14:paraId="25ABFBC7" w14:textId="25417355" w:rsidR="002F4CBE" w:rsidRDefault="002F4CBE">
            <w:pPr>
              <w:spacing w:after="240"/>
              <w:jc w:val="both"/>
              <w:rPr>
                <w:rFonts w:ascii="Times New Roman" w:hAnsi="Times New Roman"/>
              </w:rPr>
            </w:pPr>
            <w:r w:rsidRPr="5DBC4B4C">
              <w:rPr>
                <w:rFonts w:ascii="Times New Roman" w:hAnsi="Times New Roman"/>
              </w:rPr>
              <w:t xml:space="preserve">The system </w:t>
            </w:r>
            <w:proofErr w:type="gramStart"/>
            <w:r w:rsidRPr="5DBC4B4C">
              <w:rPr>
                <w:rFonts w:ascii="Times New Roman" w:hAnsi="Times New Roman"/>
              </w:rPr>
              <w:t>shall</w:t>
            </w:r>
            <w:proofErr w:type="gramEnd"/>
            <w:r w:rsidRPr="5DBC4B4C">
              <w:rPr>
                <w:rFonts w:ascii="Times New Roman" w:hAnsi="Times New Roman"/>
              </w:rPr>
              <w:t xml:space="preserve"> update the suggestion list when the User modifies the destination input.</w:t>
            </w:r>
          </w:p>
        </w:tc>
      </w:tr>
      <w:tr w:rsidR="002F4CBE" w14:paraId="7F32D7D9" w14:textId="77777777" w:rsidTr="006F4F60">
        <w:tc>
          <w:tcPr>
            <w:tcW w:w="1910" w:type="dxa"/>
            <w:vMerge/>
          </w:tcPr>
          <w:p w14:paraId="45807496" w14:textId="77777777" w:rsidR="002F4CBE" w:rsidRDefault="002F4CBE" w:rsidP="00C13680">
            <w:pPr>
              <w:rPr>
                <w:rFonts w:ascii="Times New Roman" w:hAnsi="Times New Roman"/>
                <w:b/>
                <w:bCs/>
              </w:rPr>
            </w:pPr>
          </w:p>
        </w:tc>
        <w:tc>
          <w:tcPr>
            <w:tcW w:w="816" w:type="dxa"/>
          </w:tcPr>
          <w:p w14:paraId="6C056C91" w14:textId="7B35867B" w:rsidR="002F4CBE" w:rsidRDefault="002F4CBE">
            <w:pPr>
              <w:spacing w:after="240"/>
              <w:jc w:val="both"/>
              <w:rPr>
                <w:rFonts w:ascii="Times New Roman" w:hAnsi="Times New Roman"/>
              </w:rPr>
            </w:pPr>
            <w:r>
              <w:rPr>
                <w:rFonts w:ascii="Times New Roman" w:hAnsi="Times New Roman"/>
              </w:rPr>
              <w:t>2.3.4.</w:t>
            </w:r>
          </w:p>
        </w:tc>
        <w:tc>
          <w:tcPr>
            <w:tcW w:w="7138" w:type="dxa"/>
          </w:tcPr>
          <w:p w14:paraId="2722DADB" w14:textId="4933222D" w:rsidR="002F4CBE" w:rsidRDefault="002F4CBE">
            <w:pPr>
              <w:spacing w:after="240"/>
              <w:jc w:val="both"/>
              <w:rPr>
                <w:rFonts w:ascii="Times New Roman" w:hAnsi="Times New Roman"/>
              </w:rPr>
            </w:pPr>
            <w:r w:rsidRPr="002F4CBE">
              <w:rPr>
                <w:rFonts w:ascii="Times New Roman" w:hAnsi="Times New Roman"/>
              </w:rPr>
              <w:t>The system shall allow the User to select a suggested location to populate the destination field.</w:t>
            </w:r>
          </w:p>
        </w:tc>
      </w:tr>
      <w:tr w:rsidR="00C54DA6" w14:paraId="09A45D78" w14:textId="77777777" w:rsidTr="006F4F60">
        <w:tc>
          <w:tcPr>
            <w:tcW w:w="1910" w:type="dxa"/>
            <w:vMerge/>
          </w:tcPr>
          <w:p w14:paraId="22752A69" w14:textId="77777777" w:rsidR="00C54DA6" w:rsidRDefault="00C54DA6" w:rsidP="00C54DA6">
            <w:pPr>
              <w:rPr>
                <w:rFonts w:ascii="Times New Roman" w:hAnsi="Times New Roman"/>
                <w:b/>
                <w:bCs/>
              </w:rPr>
            </w:pPr>
          </w:p>
        </w:tc>
        <w:tc>
          <w:tcPr>
            <w:tcW w:w="816" w:type="dxa"/>
          </w:tcPr>
          <w:p w14:paraId="03E8D152" w14:textId="4277A19D" w:rsidR="00C54DA6" w:rsidRDefault="00C54DA6" w:rsidP="00C54DA6">
            <w:pPr>
              <w:spacing w:after="240"/>
              <w:jc w:val="both"/>
              <w:rPr>
                <w:rFonts w:ascii="Times New Roman" w:hAnsi="Times New Roman"/>
              </w:rPr>
            </w:pPr>
            <w:r>
              <w:rPr>
                <w:rFonts w:ascii="Times New Roman" w:hAnsi="Times New Roman"/>
              </w:rPr>
              <w:t>2.3.5.</w:t>
            </w:r>
          </w:p>
        </w:tc>
        <w:tc>
          <w:tcPr>
            <w:tcW w:w="7138" w:type="dxa"/>
          </w:tcPr>
          <w:p w14:paraId="15B2DBBB" w14:textId="3F2753BD" w:rsidR="00C54DA6" w:rsidRPr="002F4CBE" w:rsidRDefault="00C54DA6" w:rsidP="00C54DA6">
            <w:pPr>
              <w:spacing w:after="240"/>
              <w:jc w:val="both"/>
              <w:rPr>
                <w:rFonts w:ascii="Times New Roman" w:hAnsi="Times New Roman"/>
              </w:rPr>
            </w:pPr>
            <w:r w:rsidRPr="5DBC4B4C">
              <w:rPr>
                <w:rFonts w:ascii="Times New Roman" w:hAnsi="Times New Roman"/>
              </w:rPr>
              <w:t>The system sh</w:t>
            </w:r>
            <w:r>
              <w:rPr>
                <w:rFonts w:ascii="Times New Roman" w:hAnsi="Times New Roman"/>
              </w:rPr>
              <w:t xml:space="preserve">all implicitly constrain destination locations to Singapore by using the OneMap API, which only returns Singapore-based results. </w:t>
            </w:r>
          </w:p>
        </w:tc>
      </w:tr>
      <w:tr w:rsidR="006F4F60" w14:paraId="22AA613A" w14:textId="77777777" w:rsidTr="006F4F60">
        <w:tc>
          <w:tcPr>
            <w:tcW w:w="1910" w:type="dxa"/>
            <w:vMerge w:val="restart"/>
          </w:tcPr>
          <w:p w14:paraId="1CCD92C8" w14:textId="76F8BAE7" w:rsidR="006F4F60" w:rsidRDefault="006F4F60" w:rsidP="00FE6F84">
            <w:pPr>
              <w:rPr>
                <w:b/>
              </w:rPr>
            </w:pPr>
            <w:r w:rsidRPr="5DBC4B4C">
              <w:rPr>
                <w:b/>
              </w:rPr>
              <w:t xml:space="preserve">FR-2.4. </w:t>
            </w:r>
            <w:r w:rsidR="008A5DAD" w:rsidRPr="5DBC4B4C">
              <w:t xml:space="preserve"> </w:t>
            </w:r>
            <w:r w:rsidR="008A5DAD" w:rsidRPr="5DBC4B4C">
              <w:rPr>
                <w:b/>
              </w:rPr>
              <w:t>Search Input Validation</w:t>
            </w:r>
          </w:p>
        </w:tc>
        <w:tc>
          <w:tcPr>
            <w:tcW w:w="816" w:type="dxa"/>
          </w:tcPr>
          <w:p w14:paraId="755791D5" w14:textId="379E9E52" w:rsidR="006F4F60" w:rsidRDefault="006F4F60">
            <w:pPr>
              <w:spacing w:after="240"/>
              <w:jc w:val="both"/>
              <w:rPr>
                <w:rFonts w:ascii="Times New Roman" w:hAnsi="Times New Roman"/>
              </w:rPr>
            </w:pPr>
            <w:r>
              <w:rPr>
                <w:rFonts w:ascii="Times New Roman" w:hAnsi="Times New Roman"/>
              </w:rPr>
              <w:t>2.4.1.</w:t>
            </w:r>
          </w:p>
        </w:tc>
        <w:tc>
          <w:tcPr>
            <w:tcW w:w="7138" w:type="dxa"/>
          </w:tcPr>
          <w:p w14:paraId="1584CC9D" w14:textId="58FDECB5" w:rsidR="006F4F60" w:rsidRDefault="008A5DAD" w:rsidP="008A5DAD">
            <w:pPr>
              <w:spacing w:after="240"/>
              <w:jc w:val="both"/>
              <w:rPr>
                <w:rFonts w:ascii="Times New Roman" w:hAnsi="Times New Roman"/>
              </w:rPr>
            </w:pPr>
            <w:r w:rsidRPr="5DBC4B4C">
              <w:rPr>
                <w:rFonts w:ascii="Times New Roman" w:hAnsi="Times New Roman"/>
              </w:rPr>
              <w:t>The system shall validate that the origin and destination are not identical.</w:t>
            </w:r>
          </w:p>
        </w:tc>
      </w:tr>
      <w:tr w:rsidR="006F4F60" w14:paraId="49D160C7" w14:textId="77777777" w:rsidTr="006F4F60">
        <w:tc>
          <w:tcPr>
            <w:tcW w:w="1910" w:type="dxa"/>
            <w:vMerge/>
          </w:tcPr>
          <w:p w14:paraId="03CB188D" w14:textId="77777777" w:rsidR="006F4F60" w:rsidRDefault="006F4F60" w:rsidP="00FE6F84">
            <w:pPr>
              <w:rPr>
                <w:b/>
                <w:bCs/>
              </w:rPr>
            </w:pPr>
          </w:p>
        </w:tc>
        <w:tc>
          <w:tcPr>
            <w:tcW w:w="816" w:type="dxa"/>
          </w:tcPr>
          <w:p w14:paraId="21798DD3" w14:textId="0876EED4" w:rsidR="006F4F60" w:rsidRDefault="006F4F60">
            <w:pPr>
              <w:spacing w:after="240"/>
              <w:jc w:val="both"/>
              <w:rPr>
                <w:rFonts w:ascii="Times New Roman" w:hAnsi="Times New Roman"/>
              </w:rPr>
            </w:pPr>
            <w:r>
              <w:rPr>
                <w:rFonts w:ascii="Times New Roman" w:hAnsi="Times New Roman"/>
              </w:rPr>
              <w:t>2.4.2. </w:t>
            </w:r>
          </w:p>
        </w:tc>
        <w:tc>
          <w:tcPr>
            <w:tcW w:w="7138" w:type="dxa"/>
          </w:tcPr>
          <w:p w14:paraId="4F429EC2" w14:textId="1A82E232" w:rsidR="006F4F60" w:rsidRDefault="008A5DAD" w:rsidP="008A5DAD">
            <w:pPr>
              <w:spacing w:after="240"/>
              <w:jc w:val="both"/>
              <w:rPr>
                <w:rFonts w:ascii="Times New Roman" w:hAnsi="Times New Roman"/>
              </w:rPr>
            </w:pPr>
            <w:r w:rsidRPr="008A5DAD">
              <w:rPr>
                <w:rFonts w:ascii="Times New Roman" w:hAnsi="Times New Roman"/>
              </w:rPr>
              <w:t>If the origin and destination are identical,</w:t>
            </w:r>
            <w:r w:rsidR="003B3490">
              <w:rPr>
                <w:rFonts w:ascii="Times New Roman" w:hAnsi="Times New Roman"/>
              </w:rPr>
              <w:t xml:space="preserve"> the system does not allow the User to </w:t>
            </w:r>
            <w:r w:rsidR="00EB7283">
              <w:rPr>
                <w:rFonts w:ascii="Times New Roman" w:hAnsi="Times New Roman"/>
              </w:rPr>
              <w:t xml:space="preserve">enable Find Routes. </w:t>
            </w:r>
          </w:p>
        </w:tc>
      </w:tr>
      <w:tr w:rsidR="006F4F60" w14:paraId="264F4488" w14:textId="77777777" w:rsidTr="006F4F60">
        <w:tc>
          <w:tcPr>
            <w:tcW w:w="1910" w:type="dxa"/>
            <w:vMerge/>
          </w:tcPr>
          <w:p w14:paraId="263983A9" w14:textId="77777777" w:rsidR="006F4F60" w:rsidRDefault="006F4F60" w:rsidP="00FE6F84">
            <w:pPr>
              <w:rPr>
                <w:b/>
                <w:bCs/>
              </w:rPr>
            </w:pPr>
          </w:p>
        </w:tc>
        <w:tc>
          <w:tcPr>
            <w:tcW w:w="816" w:type="dxa"/>
          </w:tcPr>
          <w:p w14:paraId="077CA2F8" w14:textId="5D4D5887" w:rsidR="006F4F60" w:rsidRDefault="006F4F60">
            <w:pPr>
              <w:spacing w:after="240"/>
              <w:jc w:val="both"/>
              <w:rPr>
                <w:rFonts w:ascii="Times New Roman" w:hAnsi="Times New Roman"/>
              </w:rPr>
            </w:pPr>
            <w:r>
              <w:rPr>
                <w:rFonts w:ascii="Times New Roman" w:hAnsi="Times New Roman"/>
              </w:rPr>
              <w:t>2.4.3.</w:t>
            </w:r>
          </w:p>
        </w:tc>
        <w:tc>
          <w:tcPr>
            <w:tcW w:w="7138" w:type="dxa"/>
          </w:tcPr>
          <w:p w14:paraId="5384BCE3" w14:textId="3CCBF468" w:rsidR="006F4F60" w:rsidRPr="006F4F60" w:rsidRDefault="008A5DAD" w:rsidP="008A5DAD">
            <w:pPr>
              <w:spacing w:after="240"/>
              <w:jc w:val="both"/>
            </w:pPr>
            <w:r w:rsidRPr="5DBC4B4C">
              <w:rPr>
                <w:rFonts w:ascii="Times New Roman" w:hAnsi="Times New Roman"/>
              </w:rPr>
              <w:t xml:space="preserve">The system </w:t>
            </w:r>
            <w:proofErr w:type="gramStart"/>
            <w:r w:rsidRPr="5DBC4B4C">
              <w:rPr>
                <w:rFonts w:ascii="Times New Roman" w:hAnsi="Times New Roman"/>
              </w:rPr>
              <w:t>shall</w:t>
            </w:r>
            <w:proofErr w:type="gramEnd"/>
            <w:r w:rsidRPr="5DBC4B4C">
              <w:rPr>
                <w:rFonts w:ascii="Times New Roman" w:hAnsi="Times New Roman"/>
              </w:rPr>
              <w:t xml:space="preserve"> require at least one enabled route category before route search can proceed.</w:t>
            </w:r>
          </w:p>
        </w:tc>
      </w:tr>
      <w:tr w:rsidR="00043586" w14:paraId="60B11127" w14:textId="77777777" w:rsidTr="006F4F60">
        <w:tc>
          <w:tcPr>
            <w:tcW w:w="1910" w:type="dxa"/>
            <w:vMerge w:val="restart"/>
          </w:tcPr>
          <w:p w14:paraId="0886721A" w14:textId="2A872540" w:rsidR="00043586" w:rsidRDefault="00043586" w:rsidP="00FE6F84">
            <w:pPr>
              <w:spacing w:after="240"/>
              <w:rPr>
                <w:b/>
                <w:bCs/>
              </w:rPr>
            </w:pPr>
            <w:bookmarkStart w:id="51" w:name="OLE_LINK4"/>
            <w:r>
              <w:rPr>
                <w:rFonts w:ascii="Times New Roman" w:hAnsi="Times New Roman"/>
                <w:b/>
                <w:bCs/>
              </w:rPr>
              <w:t>FR-2.</w:t>
            </w:r>
            <w:r>
              <w:rPr>
                <w:b/>
                <w:bCs/>
              </w:rPr>
              <w:t xml:space="preserve">5. Swap Origin </w:t>
            </w:r>
            <w:bookmarkEnd w:id="51"/>
            <w:r>
              <w:rPr>
                <w:b/>
                <w:bCs/>
              </w:rPr>
              <w:t>and Destination</w:t>
            </w:r>
          </w:p>
          <w:p w14:paraId="7D60BEC4" w14:textId="77777777" w:rsidR="00043586" w:rsidRDefault="00043586" w:rsidP="00FE6F84"/>
        </w:tc>
        <w:tc>
          <w:tcPr>
            <w:tcW w:w="816" w:type="dxa"/>
          </w:tcPr>
          <w:p w14:paraId="46B8B277" w14:textId="763851D8" w:rsidR="00043586" w:rsidRDefault="00043586">
            <w:pPr>
              <w:spacing w:after="240"/>
              <w:jc w:val="both"/>
              <w:rPr>
                <w:rFonts w:ascii="Times New Roman" w:hAnsi="Times New Roman"/>
              </w:rPr>
            </w:pPr>
            <w:r>
              <w:rPr>
                <w:rFonts w:ascii="Times New Roman" w:hAnsi="Times New Roman"/>
              </w:rPr>
              <w:t>2.5.1.</w:t>
            </w:r>
          </w:p>
        </w:tc>
        <w:tc>
          <w:tcPr>
            <w:tcW w:w="7138" w:type="dxa"/>
          </w:tcPr>
          <w:p w14:paraId="03835719" w14:textId="1F5F45AE" w:rsidR="00043586" w:rsidRPr="006F4F60" w:rsidRDefault="00043586" w:rsidP="00043586">
            <w:pPr>
              <w:spacing w:after="240"/>
              <w:jc w:val="both"/>
              <w:rPr>
                <w:rFonts w:ascii="Times New Roman" w:hAnsi="Times New Roman"/>
              </w:rPr>
            </w:pPr>
            <w:r w:rsidRPr="00043586">
              <w:rPr>
                <w:rFonts w:ascii="Times New Roman" w:hAnsi="Times New Roman"/>
              </w:rPr>
              <w:t xml:space="preserve">The </w:t>
            </w:r>
            <w:proofErr w:type="gramStart"/>
            <w:r w:rsidRPr="00043586">
              <w:rPr>
                <w:rFonts w:ascii="Times New Roman" w:hAnsi="Times New Roman"/>
              </w:rPr>
              <w:t>system shall</w:t>
            </w:r>
            <w:proofErr w:type="gramEnd"/>
            <w:r w:rsidRPr="00043586">
              <w:rPr>
                <w:rFonts w:ascii="Times New Roman" w:hAnsi="Times New Roman"/>
              </w:rPr>
              <w:t xml:space="preserve"> allow the User to swap the origin and destination values on the route search page</w:t>
            </w:r>
            <w:r w:rsidR="00B731B9">
              <w:rPr>
                <w:rFonts w:ascii="Times New Roman" w:hAnsi="Times New Roman"/>
              </w:rPr>
              <w:t xml:space="preserve"> via a swap button.</w:t>
            </w:r>
          </w:p>
        </w:tc>
      </w:tr>
      <w:tr w:rsidR="00043586" w14:paraId="16F36616" w14:textId="77777777" w:rsidTr="006F4F60">
        <w:tc>
          <w:tcPr>
            <w:tcW w:w="1910" w:type="dxa"/>
            <w:vMerge/>
          </w:tcPr>
          <w:p w14:paraId="05B9B5A0" w14:textId="77777777" w:rsidR="00043586" w:rsidRDefault="00043586" w:rsidP="00FE6F84">
            <w:pPr>
              <w:spacing w:after="240"/>
              <w:rPr>
                <w:rFonts w:ascii="Times New Roman" w:hAnsi="Times New Roman"/>
                <w:b/>
                <w:bCs/>
              </w:rPr>
            </w:pPr>
          </w:p>
        </w:tc>
        <w:tc>
          <w:tcPr>
            <w:tcW w:w="816" w:type="dxa"/>
          </w:tcPr>
          <w:p w14:paraId="40796D07" w14:textId="54E2E7C4" w:rsidR="00043586" w:rsidRDefault="00043586">
            <w:pPr>
              <w:spacing w:after="240"/>
              <w:jc w:val="both"/>
              <w:rPr>
                <w:rFonts w:ascii="Times New Roman" w:hAnsi="Times New Roman"/>
              </w:rPr>
            </w:pPr>
            <w:r>
              <w:rPr>
                <w:rFonts w:ascii="Times New Roman" w:hAnsi="Times New Roman"/>
              </w:rPr>
              <w:t>2.5.2.</w:t>
            </w:r>
          </w:p>
        </w:tc>
        <w:tc>
          <w:tcPr>
            <w:tcW w:w="7138" w:type="dxa"/>
          </w:tcPr>
          <w:p w14:paraId="0D587E56" w14:textId="31E1E78D" w:rsidR="00043586" w:rsidRDefault="00043586" w:rsidP="00043586">
            <w:pPr>
              <w:spacing w:after="240"/>
              <w:jc w:val="both"/>
              <w:rPr>
                <w:rFonts w:ascii="Times New Roman" w:hAnsi="Times New Roman"/>
              </w:rPr>
            </w:pPr>
            <w:r w:rsidRPr="00043586">
              <w:rPr>
                <w:rFonts w:ascii="Times New Roman" w:hAnsi="Times New Roman"/>
              </w:rPr>
              <w:t>After swapping, the system shall revalidate the updated search inputs</w:t>
            </w:r>
            <w:r w:rsidR="00053F3C">
              <w:rPr>
                <w:rFonts w:ascii="Times New Roman" w:hAnsi="Times New Roman"/>
              </w:rPr>
              <w:t xml:space="preserve"> </w:t>
            </w:r>
            <w:r w:rsidR="00FE6F84">
              <w:rPr>
                <w:rFonts w:ascii="Times New Roman" w:hAnsi="Times New Roman"/>
              </w:rPr>
              <w:t xml:space="preserve">automatically through reactive state binding. </w:t>
            </w:r>
          </w:p>
        </w:tc>
      </w:tr>
      <w:tr w:rsidR="00127186" w14:paraId="25342D69" w14:textId="77777777" w:rsidTr="006F4F60">
        <w:tc>
          <w:tcPr>
            <w:tcW w:w="1910" w:type="dxa"/>
            <w:vMerge w:val="restart"/>
          </w:tcPr>
          <w:p w14:paraId="02656E19" w14:textId="2A14E0FA" w:rsidR="00127186" w:rsidRDefault="00127186" w:rsidP="00FE6F84">
            <w:pPr>
              <w:spacing w:after="240"/>
              <w:rPr>
                <w:rFonts w:ascii="Times New Roman" w:hAnsi="Times New Roman"/>
                <w:b/>
                <w:bCs/>
              </w:rPr>
            </w:pPr>
            <w:r>
              <w:rPr>
                <w:rFonts w:ascii="Times New Roman" w:hAnsi="Times New Roman"/>
                <w:b/>
                <w:bCs/>
              </w:rPr>
              <w:t>FR-2.</w:t>
            </w:r>
            <w:r>
              <w:rPr>
                <w:b/>
                <w:bCs/>
              </w:rPr>
              <w:t xml:space="preserve">6. </w:t>
            </w:r>
            <w:r w:rsidRPr="00760AAD">
              <w:rPr>
                <w:rFonts w:ascii="Times New Roman" w:hAnsi="Times New Roman"/>
                <w:b/>
                <w:bCs/>
              </w:rPr>
              <w:t>Find Routes Availability</w:t>
            </w:r>
          </w:p>
        </w:tc>
        <w:tc>
          <w:tcPr>
            <w:tcW w:w="816" w:type="dxa"/>
          </w:tcPr>
          <w:p w14:paraId="083D65A4" w14:textId="7431C9A4" w:rsidR="00127186" w:rsidRDefault="00127186">
            <w:pPr>
              <w:spacing w:after="240"/>
              <w:jc w:val="both"/>
              <w:rPr>
                <w:rFonts w:ascii="Times New Roman" w:hAnsi="Times New Roman"/>
              </w:rPr>
            </w:pPr>
            <w:r>
              <w:rPr>
                <w:rFonts w:ascii="Times New Roman" w:hAnsi="Times New Roman"/>
              </w:rPr>
              <w:t>2.6.1.</w:t>
            </w:r>
          </w:p>
        </w:tc>
        <w:tc>
          <w:tcPr>
            <w:tcW w:w="7138" w:type="dxa"/>
          </w:tcPr>
          <w:p w14:paraId="3670ECAB" w14:textId="4C677168" w:rsidR="00127186" w:rsidRDefault="00127186" w:rsidP="00760AAD">
            <w:pPr>
              <w:spacing w:after="240"/>
              <w:jc w:val="both"/>
              <w:rPr>
                <w:rFonts w:ascii="Times New Roman" w:hAnsi="Times New Roman"/>
              </w:rPr>
            </w:pPr>
            <w:r w:rsidRPr="00760AAD">
              <w:rPr>
                <w:rFonts w:ascii="Times New Roman" w:hAnsi="Times New Roman"/>
              </w:rPr>
              <w:t xml:space="preserve">The system shall enable </w:t>
            </w:r>
            <w:proofErr w:type="gramStart"/>
            <w:r w:rsidRPr="00760AAD">
              <w:rPr>
                <w:rFonts w:ascii="Times New Roman" w:hAnsi="Times New Roman"/>
              </w:rPr>
              <w:t>the Find</w:t>
            </w:r>
            <w:proofErr w:type="gramEnd"/>
            <w:r w:rsidRPr="00760AAD">
              <w:rPr>
                <w:rFonts w:ascii="Times New Roman" w:hAnsi="Times New Roman"/>
              </w:rPr>
              <w:t xml:space="preserve"> Routes action only when</w:t>
            </w:r>
            <w:r w:rsidR="005B16DD">
              <w:rPr>
                <w:rFonts w:ascii="Times New Roman" w:hAnsi="Times New Roman"/>
              </w:rPr>
              <w:t xml:space="preserve">: (a) the </w:t>
            </w:r>
            <w:r w:rsidR="00F643EF">
              <w:rPr>
                <w:rFonts w:ascii="Times New Roman" w:hAnsi="Times New Roman"/>
              </w:rPr>
              <w:t xml:space="preserve">origin and destination are not identical, and (b) no search is currently in progress. </w:t>
            </w:r>
          </w:p>
        </w:tc>
      </w:tr>
      <w:tr w:rsidR="00127186" w14:paraId="1D85ABE1" w14:textId="77777777" w:rsidTr="006F4F60">
        <w:tc>
          <w:tcPr>
            <w:tcW w:w="1910" w:type="dxa"/>
            <w:vMerge/>
          </w:tcPr>
          <w:p w14:paraId="08F2891E" w14:textId="77777777" w:rsidR="00127186" w:rsidRDefault="00127186">
            <w:pPr>
              <w:spacing w:after="240"/>
              <w:jc w:val="both"/>
              <w:rPr>
                <w:rFonts w:ascii="Times New Roman" w:hAnsi="Times New Roman"/>
                <w:b/>
                <w:bCs/>
              </w:rPr>
            </w:pPr>
          </w:p>
        </w:tc>
        <w:tc>
          <w:tcPr>
            <w:tcW w:w="816" w:type="dxa"/>
          </w:tcPr>
          <w:p w14:paraId="5B82FF2A" w14:textId="2B0E7B0E" w:rsidR="00127186" w:rsidRDefault="00127186">
            <w:pPr>
              <w:spacing w:after="240"/>
              <w:jc w:val="both"/>
              <w:rPr>
                <w:rFonts w:ascii="Times New Roman" w:hAnsi="Times New Roman"/>
                <w:lang w:eastAsia="zh-CN"/>
              </w:rPr>
            </w:pPr>
            <w:r>
              <w:rPr>
                <w:rFonts w:ascii="Times New Roman" w:hAnsi="Times New Roman"/>
              </w:rPr>
              <w:t>2.6.2.</w:t>
            </w:r>
          </w:p>
        </w:tc>
        <w:tc>
          <w:tcPr>
            <w:tcW w:w="7138" w:type="dxa"/>
          </w:tcPr>
          <w:p w14:paraId="4B83E219" w14:textId="4A8AA483" w:rsidR="00127186" w:rsidRPr="00760AAD" w:rsidRDefault="00127186" w:rsidP="00760AAD">
            <w:pPr>
              <w:spacing w:after="240"/>
              <w:jc w:val="both"/>
              <w:rPr>
                <w:rFonts w:ascii="Times New Roman" w:hAnsi="Times New Roman"/>
              </w:rPr>
            </w:pPr>
            <w:r w:rsidRPr="5DBC4B4C">
              <w:rPr>
                <w:rFonts w:ascii="Times New Roman" w:hAnsi="Times New Roman"/>
              </w:rPr>
              <w:t xml:space="preserve">The system shall disable </w:t>
            </w:r>
            <w:proofErr w:type="gramStart"/>
            <w:r w:rsidRPr="5DBC4B4C">
              <w:rPr>
                <w:rFonts w:ascii="Times New Roman" w:hAnsi="Times New Roman"/>
              </w:rPr>
              <w:t>the Find</w:t>
            </w:r>
            <w:proofErr w:type="gramEnd"/>
            <w:r w:rsidRPr="5DBC4B4C">
              <w:rPr>
                <w:rFonts w:ascii="Times New Roman" w:hAnsi="Times New Roman"/>
              </w:rPr>
              <w:t xml:space="preserve"> Routes action when </w:t>
            </w:r>
            <w:r w:rsidR="005B16DD">
              <w:rPr>
                <w:rFonts w:ascii="Times New Roman" w:hAnsi="Times New Roman"/>
              </w:rPr>
              <w:t xml:space="preserve">any of the above conditions are not met. </w:t>
            </w:r>
          </w:p>
        </w:tc>
      </w:tr>
    </w:tbl>
    <w:p w14:paraId="747D2296" w14:textId="0681FE67" w:rsidR="00237BA1" w:rsidRDefault="00B64B4B" w:rsidP="00C13680">
      <w:pPr>
        <w:spacing w:after="240"/>
        <w:jc w:val="both"/>
        <w:rPr>
          <w:rFonts w:ascii="Times New Roman" w:hAnsi="Times New Roman"/>
        </w:rPr>
      </w:pPr>
      <w:r w:rsidRPr="00B64B4B">
        <w:tab/>
      </w:r>
    </w:p>
    <w:p w14:paraId="7E6D5381" w14:textId="77777777" w:rsidR="00237BA1" w:rsidRDefault="00237BA1" w:rsidP="117A40C9">
      <w:pPr>
        <w:spacing w:after="240"/>
        <w:ind w:left="720"/>
        <w:jc w:val="both"/>
        <w:rPr>
          <w:rFonts w:ascii="Times New Roman" w:hAnsi="Times New Roman"/>
        </w:rPr>
      </w:pPr>
    </w:p>
    <w:p w14:paraId="257BEC49" w14:textId="77777777" w:rsidR="00237BA1" w:rsidRPr="00BB724E" w:rsidRDefault="00237BA1" w:rsidP="117A40C9">
      <w:pPr>
        <w:spacing w:after="240"/>
        <w:ind w:left="720"/>
        <w:jc w:val="both"/>
        <w:rPr>
          <w:rFonts w:ascii="Times New Roman" w:hAnsi="Times New Roman"/>
        </w:rPr>
      </w:pPr>
    </w:p>
    <w:p w14:paraId="4A99903C" w14:textId="6F17409C" w:rsidR="00BB724E" w:rsidRDefault="003A0108" w:rsidP="117A40C9">
      <w:pPr>
        <w:pStyle w:val="Heading2"/>
        <w:jc w:val="both"/>
        <w:rPr>
          <w:rFonts w:ascii="Times New Roman" w:hAnsi="Times New Roman"/>
        </w:rPr>
      </w:pPr>
      <w:bookmarkStart w:id="52" w:name="_Toc222998646"/>
      <w:r>
        <w:rPr>
          <w:rFonts w:ascii="Times New Roman" w:hAnsi="Times New Roman"/>
        </w:rPr>
        <w:br w:type="page"/>
      </w:r>
      <w:r w:rsidR="00BB724E" w:rsidRPr="117A40C9">
        <w:rPr>
          <w:rFonts w:ascii="Times New Roman" w:hAnsi="Times New Roman"/>
        </w:rPr>
        <w:lastRenderedPageBreak/>
        <w:t>Assess Transport Conditions and Generate Risk Scores</w:t>
      </w:r>
      <w:bookmarkEnd w:id="52"/>
    </w:p>
    <w:p w14:paraId="003F2CE3" w14:textId="77777777" w:rsidR="00BB724E" w:rsidRDefault="00BB724E" w:rsidP="117A40C9">
      <w:pPr>
        <w:pStyle w:val="Heading3"/>
        <w:spacing w:before="0"/>
        <w:jc w:val="both"/>
        <w:rPr>
          <w:rFonts w:ascii="Times New Roman" w:hAnsi="Times New Roman"/>
        </w:rPr>
      </w:pPr>
      <w:r w:rsidRPr="117A40C9">
        <w:rPr>
          <w:rFonts w:ascii="Times New Roman" w:hAnsi="Times New Roman"/>
        </w:rPr>
        <w:t>Description and Priority</w:t>
      </w:r>
    </w:p>
    <w:p w14:paraId="324B66C2" w14:textId="04300D2B" w:rsidR="007C0724" w:rsidRPr="007C0724" w:rsidRDefault="007C0724" w:rsidP="007C0724">
      <w:pPr>
        <w:spacing w:before="240" w:after="240"/>
        <w:jc w:val="both"/>
        <w:rPr>
          <w:rFonts w:ascii="Times New Roman" w:hAnsi="Times New Roman"/>
        </w:rPr>
      </w:pPr>
      <w:r w:rsidRPr="007C0724">
        <w:rPr>
          <w:rFonts w:ascii="Times New Roman" w:hAnsi="Times New Roman"/>
        </w:rPr>
        <w:t>This feature retrieves real-time transport data relevant to the current route search and evaluates transport conditions associated with candidate routes. It assesses data freshness, applies fallback mechanisms where necessary, and computes risk-related indicators for route generation, scoring, ranking, and display. For public transit routes, the system assesses crowding and delay conditions where such data is available. For Taxi/Drive routes, the system retrieves relevant category-specific data where available.</w:t>
      </w:r>
    </w:p>
    <w:p w14:paraId="108BF735" w14:textId="11B1F932" w:rsidR="00BB724E" w:rsidRPr="007036D2" w:rsidRDefault="007C0724" w:rsidP="007C0724">
      <w:pPr>
        <w:spacing w:before="240" w:after="240"/>
        <w:jc w:val="both"/>
        <w:rPr>
          <w:rFonts w:ascii="Times New Roman" w:hAnsi="Times New Roman"/>
        </w:rPr>
      </w:pPr>
      <w:r w:rsidRPr="007C0724">
        <w:rPr>
          <w:rFonts w:ascii="Times New Roman" w:hAnsi="Times New Roman"/>
        </w:rPr>
        <w:t>Priority: High</w:t>
      </w:r>
    </w:p>
    <w:p w14:paraId="64975658" w14:textId="77777777" w:rsidR="00BB724E" w:rsidRDefault="00BB724E" w:rsidP="117A40C9">
      <w:pPr>
        <w:pStyle w:val="Heading3"/>
        <w:spacing w:before="0"/>
        <w:jc w:val="both"/>
        <w:rPr>
          <w:rFonts w:ascii="Times New Roman" w:hAnsi="Times New Roman"/>
        </w:rPr>
      </w:pPr>
      <w:r w:rsidRPr="117A40C9">
        <w:rPr>
          <w:rFonts w:ascii="Times New Roman" w:hAnsi="Times New Roman"/>
        </w:rPr>
        <w:t>Stimulus/Response Sequences</w:t>
      </w:r>
    </w:p>
    <w:p w14:paraId="4E162EB8" w14:textId="7EC644A0"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User initiates route search from the route search page.</w:t>
      </w:r>
    </w:p>
    <w:p w14:paraId="440B1772" w14:textId="77777777" w:rsidR="00CF05DF" w:rsidRPr="00CF05DF" w:rsidRDefault="00CF05DF" w:rsidP="00AC2FF0">
      <w:pPr>
        <w:numPr>
          <w:ilvl w:val="0"/>
          <w:numId w:val="13"/>
        </w:numPr>
        <w:spacing w:after="240"/>
        <w:jc w:val="both"/>
        <w:rPr>
          <w:rFonts w:ascii="Times New Roman" w:hAnsi="Times New Roman"/>
        </w:rPr>
      </w:pPr>
      <w:r w:rsidRPr="5DBC4B4C">
        <w:rPr>
          <w:rFonts w:ascii="Times New Roman" w:hAnsi="Times New Roman"/>
        </w:rPr>
        <w:t>System determines which transport data sources are relevant based on the validated search inputs, enabled route categories, and active preference configuration.</w:t>
      </w:r>
    </w:p>
    <w:p w14:paraId="788F38A4" w14:textId="77777777"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System retrieves relevant real-time transport data from external sources.</w:t>
      </w:r>
    </w:p>
    <w:p w14:paraId="297CEFAE" w14:textId="77777777" w:rsidR="00CF05DF" w:rsidRPr="00CF05DF" w:rsidRDefault="00CF05DF" w:rsidP="00AC2FF0">
      <w:pPr>
        <w:numPr>
          <w:ilvl w:val="0"/>
          <w:numId w:val="13"/>
        </w:numPr>
        <w:spacing w:after="240"/>
        <w:jc w:val="both"/>
        <w:rPr>
          <w:rFonts w:ascii="Times New Roman" w:hAnsi="Times New Roman"/>
        </w:rPr>
      </w:pPr>
      <w:r w:rsidRPr="5DBC4B4C">
        <w:rPr>
          <w:rFonts w:ascii="Times New Roman" w:hAnsi="Times New Roman"/>
        </w:rPr>
        <w:t xml:space="preserve">System </w:t>
      </w:r>
      <w:proofErr w:type="gramStart"/>
      <w:r w:rsidRPr="5DBC4B4C">
        <w:rPr>
          <w:rFonts w:ascii="Times New Roman" w:hAnsi="Times New Roman"/>
        </w:rPr>
        <w:t>associates</w:t>
      </w:r>
      <w:proofErr w:type="gramEnd"/>
      <w:r w:rsidRPr="5DBC4B4C">
        <w:rPr>
          <w:rFonts w:ascii="Times New Roman" w:hAnsi="Times New Roman"/>
        </w:rPr>
        <w:t xml:space="preserve"> timestamps with the retrieved data.</w:t>
      </w:r>
    </w:p>
    <w:p w14:paraId="3903A2AE" w14:textId="3359CF24"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System evaluates whether each retrieved data source satisfies freshness requirements</w:t>
      </w:r>
      <w:r w:rsidR="000C620E">
        <w:rPr>
          <w:rFonts w:ascii="Times New Roman" w:hAnsi="Times New Roman"/>
        </w:rPr>
        <w:t xml:space="preserve"> using TTL-based thresholds. </w:t>
      </w:r>
    </w:p>
    <w:p w14:paraId="5B84B717" w14:textId="63B7BB8B"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If any required data is unavailable or outdated, the system applies fallback handling</w:t>
      </w:r>
      <w:r w:rsidR="000C620E">
        <w:rPr>
          <w:rFonts w:ascii="Times New Roman" w:hAnsi="Times New Roman"/>
        </w:rPr>
        <w:t xml:space="preserve"> using the most </w:t>
      </w:r>
      <w:r w:rsidR="00903618">
        <w:rPr>
          <w:rFonts w:ascii="Times New Roman" w:hAnsi="Times New Roman"/>
        </w:rPr>
        <w:t xml:space="preserve">recent cached data. </w:t>
      </w:r>
    </w:p>
    <w:p w14:paraId="0D70CAF2" w14:textId="77777777"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System computes risk-related indicators for relevant route segments and routes.</w:t>
      </w:r>
    </w:p>
    <w:p w14:paraId="3B26545F" w14:textId="77777777" w:rsidR="00CF05DF" w:rsidRPr="00CF05DF" w:rsidRDefault="00CF05DF" w:rsidP="00AC2FF0">
      <w:pPr>
        <w:numPr>
          <w:ilvl w:val="0"/>
          <w:numId w:val="13"/>
        </w:numPr>
        <w:spacing w:after="240"/>
        <w:jc w:val="both"/>
        <w:rPr>
          <w:rFonts w:ascii="Times New Roman" w:hAnsi="Times New Roman"/>
        </w:rPr>
      </w:pPr>
      <w:r w:rsidRPr="00CF05DF">
        <w:rPr>
          <w:rFonts w:ascii="Times New Roman" w:hAnsi="Times New Roman"/>
        </w:rPr>
        <w:t xml:space="preserve">System packages </w:t>
      </w:r>
      <w:proofErr w:type="gramStart"/>
      <w:r w:rsidRPr="00CF05DF">
        <w:rPr>
          <w:rFonts w:ascii="Times New Roman" w:hAnsi="Times New Roman"/>
        </w:rPr>
        <w:t>the route</w:t>
      </w:r>
      <w:proofErr w:type="gramEnd"/>
      <w:r w:rsidRPr="00CF05DF">
        <w:rPr>
          <w:rFonts w:ascii="Times New Roman" w:hAnsi="Times New Roman"/>
        </w:rPr>
        <w:t xml:space="preserve"> assessment output.</w:t>
      </w:r>
    </w:p>
    <w:p w14:paraId="48ACAA99" w14:textId="487F8BAA" w:rsidR="00153F52" w:rsidRDefault="00CF05DF" w:rsidP="00AC2FF0">
      <w:pPr>
        <w:numPr>
          <w:ilvl w:val="0"/>
          <w:numId w:val="13"/>
        </w:numPr>
        <w:spacing w:after="240"/>
        <w:jc w:val="both"/>
        <w:rPr>
          <w:rFonts w:ascii="Times New Roman" w:hAnsi="Times New Roman"/>
        </w:rPr>
      </w:pPr>
      <w:r w:rsidRPr="00CF05DF">
        <w:rPr>
          <w:rFonts w:ascii="Times New Roman" w:hAnsi="Times New Roman"/>
        </w:rPr>
        <w:t>System passes the route assessment output to the route generation, scoring, ranking, and display functions.</w:t>
      </w:r>
    </w:p>
    <w:p w14:paraId="0CD5190F" w14:textId="77777777" w:rsidR="00BB724E" w:rsidRDefault="00BB724E"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6"/>
        <w:gridCol w:w="756"/>
        <w:gridCol w:w="7162"/>
      </w:tblGrid>
      <w:tr w:rsidR="006F4F60" w14:paraId="0FFC1FEB" w14:textId="77777777" w:rsidTr="006F4F60">
        <w:tc>
          <w:tcPr>
            <w:tcW w:w="1946" w:type="dxa"/>
            <w:vMerge w:val="restart"/>
          </w:tcPr>
          <w:p w14:paraId="16E16AA8" w14:textId="32FB27DA" w:rsidR="006F4F60" w:rsidRDefault="006F4F60" w:rsidP="00C13680">
            <w:pPr>
              <w:rPr>
                <w:b/>
                <w:bCs/>
              </w:rPr>
            </w:pPr>
            <w:r>
              <w:rPr>
                <w:b/>
                <w:bCs/>
              </w:rPr>
              <w:t>FR- 3.1. Initiate Transport Condition Assessment</w:t>
            </w:r>
          </w:p>
        </w:tc>
        <w:tc>
          <w:tcPr>
            <w:tcW w:w="756" w:type="dxa"/>
          </w:tcPr>
          <w:p w14:paraId="0D50886C" w14:textId="53F78A55" w:rsidR="006F4F60" w:rsidRDefault="006F4F60">
            <w:pPr>
              <w:spacing w:after="240"/>
              <w:jc w:val="both"/>
              <w:rPr>
                <w:rFonts w:ascii="Times New Roman" w:hAnsi="Times New Roman"/>
              </w:rPr>
            </w:pPr>
            <w:r>
              <w:rPr>
                <w:rFonts w:ascii="Times New Roman" w:hAnsi="Times New Roman"/>
              </w:rPr>
              <w:t>3.1.1.</w:t>
            </w:r>
          </w:p>
        </w:tc>
        <w:tc>
          <w:tcPr>
            <w:tcW w:w="7162" w:type="dxa"/>
          </w:tcPr>
          <w:p w14:paraId="60C5668D" w14:textId="4DB8A204" w:rsidR="006F4F60" w:rsidRDefault="0088114D">
            <w:pPr>
              <w:spacing w:after="240"/>
              <w:jc w:val="both"/>
              <w:rPr>
                <w:rFonts w:ascii="Times New Roman" w:hAnsi="Times New Roman"/>
              </w:rPr>
            </w:pPr>
            <w:r w:rsidRPr="5DBC4B4C">
              <w:rPr>
                <w:rFonts w:ascii="Times New Roman" w:hAnsi="Times New Roman"/>
              </w:rPr>
              <w:t>The system shall initiate transport condition assessment when the User initiates route search.</w:t>
            </w:r>
          </w:p>
        </w:tc>
      </w:tr>
      <w:tr w:rsidR="006F4F60" w14:paraId="2E5F6760" w14:textId="77777777" w:rsidTr="006F4F60">
        <w:tc>
          <w:tcPr>
            <w:tcW w:w="1946" w:type="dxa"/>
            <w:vMerge/>
          </w:tcPr>
          <w:p w14:paraId="5E8982F9" w14:textId="77777777" w:rsidR="006F4F60" w:rsidRDefault="006F4F60" w:rsidP="00C13680">
            <w:pPr>
              <w:rPr>
                <w:b/>
                <w:bCs/>
              </w:rPr>
            </w:pPr>
          </w:p>
        </w:tc>
        <w:tc>
          <w:tcPr>
            <w:tcW w:w="756" w:type="dxa"/>
          </w:tcPr>
          <w:p w14:paraId="5C726678" w14:textId="1E62A00A" w:rsidR="006F4F60" w:rsidRDefault="006F4F60">
            <w:pPr>
              <w:spacing w:after="240"/>
              <w:jc w:val="both"/>
              <w:rPr>
                <w:rFonts w:ascii="Times New Roman" w:hAnsi="Times New Roman"/>
              </w:rPr>
            </w:pPr>
            <w:r>
              <w:rPr>
                <w:rFonts w:ascii="Times New Roman" w:hAnsi="Times New Roman"/>
              </w:rPr>
              <w:t>3.1.2.</w:t>
            </w:r>
          </w:p>
        </w:tc>
        <w:tc>
          <w:tcPr>
            <w:tcW w:w="7162" w:type="dxa"/>
          </w:tcPr>
          <w:p w14:paraId="2BD1E588" w14:textId="77314C7E" w:rsidR="006F4F60" w:rsidRDefault="0088114D">
            <w:pPr>
              <w:spacing w:after="240"/>
              <w:jc w:val="both"/>
              <w:rPr>
                <w:rFonts w:ascii="Times New Roman" w:hAnsi="Times New Roman"/>
              </w:rPr>
            </w:pPr>
            <w:r w:rsidRPr="0088114D">
              <w:rPr>
                <w:rFonts w:ascii="Times New Roman" w:hAnsi="Times New Roman"/>
              </w:rPr>
              <w:t xml:space="preserve">The system shall use </w:t>
            </w:r>
            <w:proofErr w:type="gramStart"/>
            <w:r w:rsidRPr="0088114D">
              <w:rPr>
                <w:rFonts w:ascii="Times New Roman" w:hAnsi="Times New Roman"/>
              </w:rPr>
              <w:t>the validated</w:t>
            </w:r>
            <w:proofErr w:type="gramEnd"/>
            <w:r w:rsidRPr="0088114D">
              <w:rPr>
                <w:rFonts w:ascii="Times New Roman" w:hAnsi="Times New Roman"/>
              </w:rPr>
              <w:t xml:space="preserve"> search inputs as the assessment context.</w:t>
            </w:r>
          </w:p>
        </w:tc>
      </w:tr>
      <w:tr w:rsidR="006F4F60" w14:paraId="41B09793" w14:textId="77777777" w:rsidTr="006F4F60">
        <w:tc>
          <w:tcPr>
            <w:tcW w:w="1946" w:type="dxa"/>
            <w:vMerge/>
          </w:tcPr>
          <w:p w14:paraId="41525826" w14:textId="77777777" w:rsidR="006F4F60" w:rsidRDefault="006F4F60" w:rsidP="00C13680">
            <w:pPr>
              <w:rPr>
                <w:b/>
                <w:bCs/>
              </w:rPr>
            </w:pPr>
          </w:p>
        </w:tc>
        <w:tc>
          <w:tcPr>
            <w:tcW w:w="756" w:type="dxa"/>
          </w:tcPr>
          <w:p w14:paraId="0F0C726A" w14:textId="19A09E07" w:rsidR="006F4F60" w:rsidRDefault="006F4F60">
            <w:pPr>
              <w:spacing w:after="240"/>
              <w:jc w:val="both"/>
              <w:rPr>
                <w:rFonts w:ascii="Times New Roman" w:hAnsi="Times New Roman"/>
              </w:rPr>
            </w:pPr>
            <w:r>
              <w:rPr>
                <w:rFonts w:ascii="Times New Roman" w:hAnsi="Times New Roman"/>
              </w:rPr>
              <w:t>3.1.3.</w:t>
            </w:r>
          </w:p>
        </w:tc>
        <w:tc>
          <w:tcPr>
            <w:tcW w:w="7162" w:type="dxa"/>
          </w:tcPr>
          <w:p w14:paraId="6B8E005B" w14:textId="495A2868" w:rsidR="006F4F60" w:rsidRDefault="0088114D">
            <w:pPr>
              <w:spacing w:after="240"/>
              <w:jc w:val="both"/>
              <w:rPr>
                <w:rFonts w:ascii="Times New Roman" w:hAnsi="Times New Roman"/>
              </w:rPr>
            </w:pPr>
            <w:r w:rsidRPr="0088114D">
              <w:rPr>
                <w:rFonts w:ascii="Times New Roman" w:hAnsi="Times New Roman"/>
              </w:rPr>
              <w:t>The system shall apply the current active preference configuration during transport condition assessment.</w:t>
            </w:r>
          </w:p>
        </w:tc>
      </w:tr>
      <w:tr w:rsidR="006F4F60" w14:paraId="334976C2" w14:textId="77777777" w:rsidTr="006F4F60">
        <w:tc>
          <w:tcPr>
            <w:tcW w:w="1946" w:type="dxa"/>
            <w:vMerge w:val="restart"/>
          </w:tcPr>
          <w:p w14:paraId="2130FFD7" w14:textId="7CB37EC3" w:rsidR="006F4F60" w:rsidRDefault="006F4F60" w:rsidP="00C13680">
            <w:pPr>
              <w:rPr>
                <w:b/>
                <w:bCs/>
              </w:rPr>
            </w:pPr>
            <w:r>
              <w:rPr>
                <w:b/>
                <w:bCs/>
              </w:rPr>
              <w:lastRenderedPageBreak/>
              <w:t xml:space="preserve">FR-3.2. </w:t>
            </w:r>
            <w:proofErr w:type="gramStart"/>
            <w:r>
              <w:rPr>
                <w:b/>
                <w:bCs/>
              </w:rPr>
              <w:t>Retrieve</w:t>
            </w:r>
            <w:proofErr w:type="gramEnd"/>
            <w:r>
              <w:rPr>
                <w:b/>
                <w:bCs/>
              </w:rPr>
              <w:t xml:space="preserve"> </w:t>
            </w:r>
            <w:r w:rsidR="0088114D">
              <w:rPr>
                <w:rFonts w:hint="eastAsia"/>
                <w:b/>
                <w:bCs/>
                <w:lang w:eastAsia="zh-CN"/>
              </w:rPr>
              <w:t>Re</w:t>
            </w:r>
            <w:r w:rsidR="0088114D">
              <w:rPr>
                <w:b/>
                <w:bCs/>
                <w:lang w:eastAsia="zh-CN"/>
              </w:rPr>
              <w:t xml:space="preserve">levant </w:t>
            </w:r>
            <w:r>
              <w:rPr>
                <w:b/>
                <w:bCs/>
              </w:rPr>
              <w:t>Real-Time Transport Data</w:t>
            </w:r>
          </w:p>
          <w:p w14:paraId="5661350A" w14:textId="77777777" w:rsidR="006F4F60" w:rsidRDefault="006F4F60" w:rsidP="00C13680">
            <w:pPr>
              <w:rPr>
                <w:b/>
                <w:bCs/>
              </w:rPr>
            </w:pPr>
          </w:p>
        </w:tc>
        <w:tc>
          <w:tcPr>
            <w:tcW w:w="756" w:type="dxa"/>
          </w:tcPr>
          <w:p w14:paraId="0253E6E4" w14:textId="3706F7B8" w:rsidR="006F4F60" w:rsidRDefault="006F4F60">
            <w:pPr>
              <w:spacing w:after="240"/>
              <w:jc w:val="both"/>
              <w:rPr>
                <w:rFonts w:ascii="Times New Roman" w:hAnsi="Times New Roman"/>
              </w:rPr>
            </w:pPr>
            <w:r>
              <w:rPr>
                <w:rFonts w:ascii="Times New Roman" w:hAnsi="Times New Roman"/>
              </w:rPr>
              <w:t>3.2.1.</w:t>
            </w:r>
          </w:p>
        </w:tc>
        <w:tc>
          <w:tcPr>
            <w:tcW w:w="7162" w:type="dxa"/>
          </w:tcPr>
          <w:p w14:paraId="5DE596C8" w14:textId="77777777" w:rsidR="006F4F60" w:rsidRDefault="0088114D">
            <w:pPr>
              <w:spacing w:after="240"/>
              <w:jc w:val="both"/>
              <w:rPr>
                <w:rFonts w:ascii="Times New Roman" w:hAnsi="Times New Roman"/>
              </w:rPr>
            </w:pPr>
            <w:r w:rsidRPr="0088114D">
              <w:rPr>
                <w:rFonts w:ascii="Times New Roman" w:hAnsi="Times New Roman"/>
              </w:rPr>
              <w:t>The system shall retrieve real-time transport data relevant to the current route search</w:t>
            </w:r>
            <w:r w:rsidR="00707A11">
              <w:rPr>
                <w:rFonts w:ascii="Times New Roman" w:hAnsi="Times New Roman"/>
              </w:rPr>
              <w:t xml:space="preserve"> from the following sources:</w:t>
            </w:r>
          </w:p>
          <w:p w14:paraId="48A29D1F" w14:textId="77777777" w:rsidR="00707A11" w:rsidRDefault="00707A11" w:rsidP="00AC2FF0">
            <w:pPr>
              <w:numPr>
                <w:ilvl w:val="0"/>
                <w:numId w:val="33"/>
              </w:numPr>
              <w:spacing w:after="240"/>
              <w:jc w:val="both"/>
              <w:rPr>
                <w:rFonts w:ascii="Times New Roman" w:hAnsi="Times New Roman"/>
              </w:rPr>
            </w:pPr>
            <w:r>
              <w:rPr>
                <w:rFonts w:ascii="Times New Roman" w:hAnsi="Times New Roman"/>
              </w:rPr>
              <w:t>LTA Bus Arrival API (bus crowding and frequency data)</w:t>
            </w:r>
          </w:p>
          <w:p w14:paraId="4B521E7A" w14:textId="386A13DD" w:rsidR="00707A11" w:rsidRDefault="00707A11" w:rsidP="00AC2FF0">
            <w:pPr>
              <w:numPr>
                <w:ilvl w:val="0"/>
                <w:numId w:val="33"/>
              </w:numPr>
              <w:spacing w:after="240"/>
              <w:jc w:val="both"/>
              <w:rPr>
                <w:rFonts w:ascii="Times New Roman" w:hAnsi="Times New Roman"/>
              </w:rPr>
            </w:pPr>
            <w:r>
              <w:rPr>
                <w:rFonts w:ascii="Times New Roman" w:hAnsi="Times New Roman"/>
              </w:rPr>
              <w:t xml:space="preserve">LTA Passenger Crowd Data </w:t>
            </w:r>
            <w:r w:rsidR="00455432">
              <w:rPr>
                <w:rFonts w:ascii="Times New Roman" w:hAnsi="Times New Roman"/>
              </w:rPr>
              <w:t xml:space="preserve">(PCD) </w:t>
            </w:r>
            <w:r>
              <w:rPr>
                <w:rFonts w:ascii="Times New Roman" w:hAnsi="Times New Roman"/>
              </w:rPr>
              <w:t>Forecast (MRT Crowding Data)</w:t>
            </w:r>
          </w:p>
          <w:p w14:paraId="13A2EBFB" w14:textId="77777777" w:rsidR="00707A11" w:rsidRDefault="00707A11" w:rsidP="00AC2FF0">
            <w:pPr>
              <w:numPr>
                <w:ilvl w:val="0"/>
                <w:numId w:val="33"/>
              </w:numPr>
              <w:spacing w:after="240"/>
              <w:jc w:val="both"/>
              <w:rPr>
                <w:rFonts w:ascii="Times New Roman" w:hAnsi="Times New Roman"/>
              </w:rPr>
            </w:pPr>
            <w:r>
              <w:rPr>
                <w:rFonts w:ascii="Times New Roman" w:hAnsi="Times New Roman"/>
              </w:rPr>
              <w:t>LTA Train Service Alerts (MRT delay/disruption data)</w:t>
            </w:r>
          </w:p>
          <w:p w14:paraId="37A3F19B" w14:textId="77777777" w:rsidR="00707A11" w:rsidRDefault="00AF70CF" w:rsidP="00AC2FF0">
            <w:pPr>
              <w:numPr>
                <w:ilvl w:val="0"/>
                <w:numId w:val="33"/>
              </w:numPr>
              <w:spacing w:after="240"/>
              <w:jc w:val="both"/>
              <w:rPr>
                <w:rFonts w:ascii="Times New Roman" w:hAnsi="Times New Roman"/>
              </w:rPr>
            </w:pPr>
            <w:r>
              <w:rPr>
                <w:rFonts w:ascii="Times New Roman" w:hAnsi="Times New Roman"/>
              </w:rPr>
              <w:t>LTA Traffic Speed Bands (driving congestion data)</w:t>
            </w:r>
          </w:p>
          <w:p w14:paraId="58DDF6AC" w14:textId="77777777" w:rsidR="00AF70CF" w:rsidRDefault="00AF70CF" w:rsidP="00AC2FF0">
            <w:pPr>
              <w:numPr>
                <w:ilvl w:val="0"/>
                <w:numId w:val="33"/>
              </w:numPr>
              <w:spacing w:after="240"/>
              <w:jc w:val="both"/>
              <w:rPr>
                <w:rFonts w:ascii="Times New Roman" w:hAnsi="Times New Roman"/>
              </w:rPr>
            </w:pPr>
            <w:r>
              <w:rPr>
                <w:rFonts w:ascii="Times New Roman" w:hAnsi="Times New Roman"/>
              </w:rPr>
              <w:t>LTA Carpark Availability (parking data for Drive routes)</w:t>
            </w:r>
          </w:p>
          <w:p w14:paraId="6A3CA316" w14:textId="18FB9DDD" w:rsidR="00AF70CF" w:rsidRPr="00AF70CF" w:rsidRDefault="00AF70CF" w:rsidP="00AC2FF0">
            <w:pPr>
              <w:numPr>
                <w:ilvl w:val="0"/>
                <w:numId w:val="33"/>
              </w:numPr>
              <w:spacing w:after="240"/>
              <w:jc w:val="both"/>
              <w:rPr>
                <w:rFonts w:ascii="Times New Roman" w:hAnsi="Times New Roman"/>
              </w:rPr>
            </w:pPr>
            <w:r>
              <w:rPr>
                <w:rFonts w:ascii="Times New Roman" w:hAnsi="Times New Roman"/>
              </w:rPr>
              <w:t>NEA 2-Hour Weather Forecast (weather conditions along route)</w:t>
            </w:r>
          </w:p>
        </w:tc>
      </w:tr>
      <w:tr w:rsidR="006F4F60" w14:paraId="19E10A28" w14:textId="77777777" w:rsidTr="006F4F60">
        <w:tc>
          <w:tcPr>
            <w:tcW w:w="1946" w:type="dxa"/>
            <w:vMerge/>
          </w:tcPr>
          <w:p w14:paraId="352BB530" w14:textId="77777777" w:rsidR="006F4F60" w:rsidRDefault="006F4F60" w:rsidP="00C13680">
            <w:pPr>
              <w:rPr>
                <w:b/>
                <w:bCs/>
              </w:rPr>
            </w:pPr>
          </w:p>
        </w:tc>
        <w:tc>
          <w:tcPr>
            <w:tcW w:w="756" w:type="dxa"/>
          </w:tcPr>
          <w:p w14:paraId="68D2D005" w14:textId="00390552" w:rsidR="006F4F60" w:rsidRDefault="006F4F60">
            <w:pPr>
              <w:spacing w:after="240"/>
              <w:jc w:val="both"/>
              <w:rPr>
                <w:rFonts w:ascii="Times New Roman" w:hAnsi="Times New Roman"/>
              </w:rPr>
            </w:pPr>
            <w:r>
              <w:rPr>
                <w:rFonts w:ascii="Times New Roman" w:hAnsi="Times New Roman"/>
              </w:rPr>
              <w:t>3.2.2.</w:t>
            </w:r>
          </w:p>
        </w:tc>
        <w:tc>
          <w:tcPr>
            <w:tcW w:w="7162" w:type="dxa"/>
          </w:tcPr>
          <w:p w14:paraId="7A834AFF" w14:textId="3CE01E8E" w:rsidR="006F4F60" w:rsidRDefault="0088114D">
            <w:pPr>
              <w:spacing w:after="240"/>
              <w:jc w:val="both"/>
              <w:rPr>
                <w:rFonts w:ascii="Times New Roman" w:hAnsi="Times New Roman"/>
              </w:rPr>
            </w:pPr>
            <w:r w:rsidRPr="0088114D">
              <w:rPr>
                <w:rFonts w:ascii="Times New Roman" w:hAnsi="Times New Roman"/>
              </w:rPr>
              <w:t xml:space="preserve">If Public Transit is enabled, the system shall retrieve public-transit-related data where available, including MRT crowdedness </w:t>
            </w:r>
            <w:r w:rsidR="00BD49DE">
              <w:rPr>
                <w:rFonts w:ascii="Times New Roman" w:hAnsi="Times New Roman"/>
              </w:rPr>
              <w:t xml:space="preserve">data, MRT service alert information and bus arrival data. </w:t>
            </w:r>
          </w:p>
        </w:tc>
      </w:tr>
      <w:tr w:rsidR="006F4F60" w14:paraId="4DA8CB24" w14:textId="77777777" w:rsidTr="006F4F60">
        <w:tc>
          <w:tcPr>
            <w:tcW w:w="1946" w:type="dxa"/>
            <w:vMerge/>
          </w:tcPr>
          <w:p w14:paraId="709F831A" w14:textId="77777777" w:rsidR="006F4F60" w:rsidRDefault="006F4F60" w:rsidP="00C13680">
            <w:pPr>
              <w:rPr>
                <w:b/>
                <w:bCs/>
              </w:rPr>
            </w:pPr>
          </w:p>
        </w:tc>
        <w:tc>
          <w:tcPr>
            <w:tcW w:w="756" w:type="dxa"/>
          </w:tcPr>
          <w:p w14:paraId="327575C1" w14:textId="372713DA" w:rsidR="006F4F60" w:rsidRDefault="006F4F60">
            <w:pPr>
              <w:spacing w:after="240"/>
              <w:jc w:val="both"/>
              <w:rPr>
                <w:rFonts w:ascii="Times New Roman" w:hAnsi="Times New Roman"/>
              </w:rPr>
            </w:pPr>
            <w:r>
              <w:rPr>
                <w:rFonts w:ascii="Times New Roman" w:hAnsi="Times New Roman"/>
              </w:rPr>
              <w:t>3.2.3.</w:t>
            </w:r>
          </w:p>
        </w:tc>
        <w:tc>
          <w:tcPr>
            <w:tcW w:w="7162" w:type="dxa"/>
          </w:tcPr>
          <w:p w14:paraId="5F3349F3" w14:textId="4E623652" w:rsidR="006F4F60" w:rsidRDefault="007B3C4A">
            <w:pPr>
              <w:spacing w:after="240"/>
              <w:jc w:val="both"/>
              <w:rPr>
                <w:rFonts w:ascii="Times New Roman" w:hAnsi="Times New Roman"/>
              </w:rPr>
            </w:pPr>
            <w:r w:rsidRPr="007B3C4A">
              <w:rPr>
                <w:rFonts w:ascii="Times New Roman" w:hAnsi="Times New Roman"/>
              </w:rPr>
              <w:t xml:space="preserve">If Taxi/Drive is enabled, the system shall retrieve </w:t>
            </w:r>
            <w:r w:rsidR="00BD49DE">
              <w:rPr>
                <w:rFonts w:ascii="Times New Roman" w:hAnsi="Times New Roman"/>
              </w:rPr>
              <w:t xml:space="preserve">driving-related data including traffic speed bands, ERP gantry data and carpark availability at the destination. </w:t>
            </w:r>
          </w:p>
        </w:tc>
      </w:tr>
      <w:tr w:rsidR="006F4F60" w14:paraId="16802BCB" w14:textId="77777777" w:rsidTr="006F4F60">
        <w:tc>
          <w:tcPr>
            <w:tcW w:w="1946" w:type="dxa"/>
            <w:vMerge/>
          </w:tcPr>
          <w:p w14:paraId="25C24928" w14:textId="77777777" w:rsidR="006F4F60" w:rsidRDefault="006F4F60" w:rsidP="00C13680">
            <w:pPr>
              <w:rPr>
                <w:b/>
                <w:bCs/>
              </w:rPr>
            </w:pPr>
          </w:p>
        </w:tc>
        <w:tc>
          <w:tcPr>
            <w:tcW w:w="756" w:type="dxa"/>
          </w:tcPr>
          <w:p w14:paraId="297D3C41" w14:textId="55B4EC20" w:rsidR="006F4F60" w:rsidRDefault="006F4F60">
            <w:pPr>
              <w:spacing w:after="240"/>
              <w:jc w:val="both"/>
              <w:rPr>
                <w:rFonts w:ascii="Times New Roman" w:hAnsi="Times New Roman"/>
              </w:rPr>
            </w:pPr>
            <w:r>
              <w:rPr>
                <w:rFonts w:ascii="Times New Roman" w:hAnsi="Times New Roman"/>
              </w:rPr>
              <w:t>3.2.4.</w:t>
            </w:r>
          </w:p>
        </w:tc>
        <w:tc>
          <w:tcPr>
            <w:tcW w:w="7162" w:type="dxa"/>
          </w:tcPr>
          <w:p w14:paraId="447D5058" w14:textId="5ADCD8C4" w:rsidR="006F4F60" w:rsidRDefault="007B3C4A">
            <w:pPr>
              <w:spacing w:after="240"/>
              <w:jc w:val="both"/>
              <w:rPr>
                <w:rFonts w:ascii="Times New Roman" w:hAnsi="Times New Roman"/>
              </w:rPr>
            </w:pPr>
            <w:r w:rsidRPr="5DBC4B4C">
              <w:rPr>
                <w:rFonts w:ascii="Times New Roman" w:hAnsi="Times New Roman"/>
              </w:rPr>
              <w:t xml:space="preserve">The system </w:t>
            </w:r>
            <w:proofErr w:type="gramStart"/>
            <w:r w:rsidRPr="5DBC4B4C">
              <w:rPr>
                <w:rFonts w:ascii="Times New Roman" w:hAnsi="Times New Roman"/>
              </w:rPr>
              <w:t>shall</w:t>
            </w:r>
            <w:proofErr w:type="gramEnd"/>
            <w:r w:rsidRPr="5DBC4B4C">
              <w:rPr>
                <w:rFonts w:ascii="Times New Roman" w:hAnsi="Times New Roman"/>
              </w:rPr>
              <w:t xml:space="preserve"> retrieve only the data sources required for the current route search.</w:t>
            </w:r>
            <w:r w:rsidR="006F4F60" w:rsidRPr="5DBC4B4C">
              <w:rPr>
                <w:rFonts w:ascii="Times New Roman" w:hAnsi="Times New Roman"/>
              </w:rPr>
              <w:t xml:space="preserve"> </w:t>
            </w:r>
          </w:p>
        </w:tc>
      </w:tr>
      <w:tr w:rsidR="00DC39A8" w14:paraId="1BD5D9EC" w14:textId="77777777" w:rsidTr="006F4F60">
        <w:tc>
          <w:tcPr>
            <w:tcW w:w="1946" w:type="dxa"/>
            <w:vMerge w:val="restart"/>
          </w:tcPr>
          <w:p w14:paraId="245DBC4E" w14:textId="196904E1" w:rsidR="00DC39A8" w:rsidRDefault="00DC39A8" w:rsidP="00C13680">
            <w:pPr>
              <w:rPr>
                <w:b/>
                <w:bCs/>
              </w:rPr>
            </w:pPr>
            <w:r>
              <w:rPr>
                <w:b/>
                <w:bCs/>
              </w:rPr>
              <w:t xml:space="preserve">FR-3.3 Data Freshness Compliance </w:t>
            </w:r>
          </w:p>
        </w:tc>
        <w:tc>
          <w:tcPr>
            <w:tcW w:w="756" w:type="dxa"/>
          </w:tcPr>
          <w:p w14:paraId="4F56F141" w14:textId="4EB2DC88" w:rsidR="00DC39A8" w:rsidRDefault="00DC39A8">
            <w:pPr>
              <w:spacing w:after="240"/>
              <w:jc w:val="both"/>
              <w:rPr>
                <w:rFonts w:ascii="Times New Roman" w:hAnsi="Times New Roman"/>
              </w:rPr>
            </w:pPr>
            <w:r>
              <w:rPr>
                <w:rFonts w:ascii="Times New Roman" w:hAnsi="Times New Roman"/>
              </w:rPr>
              <w:t>3.3.1.</w:t>
            </w:r>
          </w:p>
        </w:tc>
        <w:tc>
          <w:tcPr>
            <w:tcW w:w="7162" w:type="dxa"/>
          </w:tcPr>
          <w:p w14:paraId="3B0DCF48" w14:textId="1004674B" w:rsidR="00DC39A8" w:rsidRDefault="004A7BFB">
            <w:pPr>
              <w:spacing w:after="240"/>
              <w:jc w:val="both"/>
              <w:rPr>
                <w:rFonts w:ascii="Times New Roman" w:hAnsi="Times New Roman"/>
              </w:rPr>
            </w:pPr>
            <w:r w:rsidRPr="004A7BFB">
              <w:rPr>
                <w:rFonts w:ascii="Times New Roman" w:hAnsi="Times New Roman"/>
              </w:rPr>
              <w:t>The system shall associate a retrieval timestamp with each retrieved real-time transport data source</w:t>
            </w:r>
            <w:r w:rsidR="00BD49DE">
              <w:rPr>
                <w:rFonts w:ascii="Times New Roman" w:hAnsi="Times New Roman"/>
              </w:rPr>
              <w:t xml:space="preserve"> via the cache layer.</w:t>
            </w:r>
          </w:p>
        </w:tc>
      </w:tr>
      <w:tr w:rsidR="00DC39A8" w14:paraId="5B5E3A17" w14:textId="77777777" w:rsidTr="006F4F60">
        <w:tc>
          <w:tcPr>
            <w:tcW w:w="1946" w:type="dxa"/>
            <w:vMerge/>
          </w:tcPr>
          <w:p w14:paraId="37500E7C" w14:textId="77777777" w:rsidR="00DC39A8" w:rsidRDefault="00DC39A8" w:rsidP="00C13680">
            <w:pPr>
              <w:rPr>
                <w:b/>
                <w:bCs/>
              </w:rPr>
            </w:pPr>
          </w:p>
        </w:tc>
        <w:tc>
          <w:tcPr>
            <w:tcW w:w="756" w:type="dxa"/>
          </w:tcPr>
          <w:p w14:paraId="15488903" w14:textId="0B44BAFD" w:rsidR="00DC39A8" w:rsidRDefault="00DC39A8">
            <w:pPr>
              <w:spacing w:after="240"/>
              <w:jc w:val="both"/>
              <w:rPr>
                <w:rFonts w:ascii="Times New Roman" w:hAnsi="Times New Roman"/>
              </w:rPr>
            </w:pPr>
            <w:r>
              <w:rPr>
                <w:rFonts w:ascii="Times New Roman" w:hAnsi="Times New Roman"/>
              </w:rPr>
              <w:t>3.3.2.</w:t>
            </w:r>
          </w:p>
        </w:tc>
        <w:tc>
          <w:tcPr>
            <w:tcW w:w="7162" w:type="dxa"/>
          </w:tcPr>
          <w:p w14:paraId="176A9208" w14:textId="77777777" w:rsidR="00DC39A8" w:rsidRDefault="004A7BFB">
            <w:pPr>
              <w:spacing w:after="240"/>
              <w:jc w:val="both"/>
              <w:rPr>
                <w:rFonts w:ascii="Times New Roman" w:hAnsi="Times New Roman"/>
              </w:rPr>
            </w:pPr>
            <w:r w:rsidRPr="004A7BFB">
              <w:rPr>
                <w:rFonts w:ascii="Times New Roman" w:hAnsi="Times New Roman"/>
              </w:rPr>
              <w:t xml:space="preserve">The system shall evaluate whether each data source meets predefined </w:t>
            </w:r>
            <w:r w:rsidR="007634B5">
              <w:rPr>
                <w:rFonts w:ascii="Times New Roman" w:hAnsi="Times New Roman"/>
              </w:rPr>
              <w:t>TTL-based freshness thresholds:</w:t>
            </w:r>
          </w:p>
          <w:p w14:paraId="39A5A445" w14:textId="77777777" w:rsidR="007634B5" w:rsidRDefault="00455432" w:rsidP="00AC2FF0">
            <w:pPr>
              <w:numPr>
                <w:ilvl w:val="0"/>
                <w:numId w:val="33"/>
              </w:numPr>
              <w:spacing w:after="240"/>
              <w:jc w:val="both"/>
              <w:rPr>
                <w:rFonts w:ascii="Times New Roman" w:hAnsi="Times New Roman"/>
              </w:rPr>
            </w:pPr>
            <w:r>
              <w:rPr>
                <w:rFonts w:ascii="Times New Roman" w:hAnsi="Times New Roman"/>
              </w:rPr>
              <w:t>Bus Arrival: 30 seconds</w:t>
            </w:r>
          </w:p>
          <w:p w14:paraId="5D057D98" w14:textId="77777777" w:rsidR="00455432" w:rsidRDefault="00455432" w:rsidP="00AC2FF0">
            <w:pPr>
              <w:numPr>
                <w:ilvl w:val="0"/>
                <w:numId w:val="33"/>
              </w:numPr>
              <w:spacing w:after="240"/>
              <w:jc w:val="both"/>
              <w:rPr>
                <w:rFonts w:ascii="Times New Roman" w:hAnsi="Times New Roman"/>
              </w:rPr>
            </w:pPr>
            <w:r>
              <w:rPr>
                <w:rFonts w:ascii="Times New Roman" w:hAnsi="Times New Roman"/>
              </w:rPr>
              <w:t xml:space="preserve">PCD Forecast (MRT crowding): </w:t>
            </w:r>
            <w:r w:rsidR="00890CCC">
              <w:rPr>
                <w:rFonts w:ascii="Times New Roman" w:hAnsi="Times New Roman"/>
              </w:rPr>
              <w:t xml:space="preserve">600 seconds </w:t>
            </w:r>
          </w:p>
          <w:p w14:paraId="75C7DA27" w14:textId="77777777" w:rsidR="00890CCC" w:rsidRDefault="00890CCC" w:rsidP="00AC2FF0">
            <w:pPr>
              <w:numPr>
                <w:ilvl w:val="0"/>
                <w:numId w:val="33"/>
              </w:numPr>
              <w:spacing w:after="240"/>
              <w:jc w:val="both"/>
              <w:rPr>
                <w:rFonts w:ascii="Times New Roman" w:hAnsi="Times New Roman"/>
              </w:rPr>
            </w:pPr>
            <w:r>
              <w:rPr>
                <w:rFonts w:ascii="Times New Roman" w:hAnsi="Times New Roman"/>
              </w:rPr>
              <w:t xml:space="preserve">Train Service Alerts: </w:t>
            </w:r>
            <w:r w:rsidR="00CB099E">
              <w:rPr>
                <w:rFonts w:ascii="Times New Roman" w:hAnsi="Times New Roman"/>
              </w:rPr>
              <w:t>60 seconds</w:t>
            </w:r>
          </w:p>
          <w:p w14:paraId="10FDF1E4" w14:textId="77777777" w:rsidR="00CB099E" w:rsidRDefault="00CB099E" w:rsidP="00AC2FF0">
            <w:pPr>
              <w:numPr>
                <w:ilvl w:val="0"/>
                <w:numId w:val="33"/>
              </w:numPr>
              <w:spacing w:after="240"/>
              <w:jc w:val="both"/>
              <w:rPr>
                <w:rFonts w:ascii="Times New Roman" w:hAnsi="Times New Roman"/>
              </w:rPr>
            </w:pPr>
            <w:r>
              <w:rPr>
                <w:rFonts w:ascii="Times New Roman" w:hAnsi="Times New Roman"/>
              </w:rPr>
              <w:t>Traffic Speed Bands: 300 seconds</w:t>
            </w:r>
          </w:p>
          <w:p w14:paraId="5D44B9FA" w14:textId="77777777" w:rsidR="00CB099E" w:rsidRDefault="00CB099E" w:rsidP="00AC2FF0">
            <w:pPr>
              <w:numPr>
                <w:ilvl w:val="0"/>
                <w:numId w:val="33"/>
              </w:numPr>
              <w:spacing w:after="240"/>
              <w:jc w:val="both"/>
              <w:rPr>
                <w:rFonts w:ascii="Times New Roman" w:hAnsi="Times New Roman"/>
              </w:rPr>
            </w:pPr>
            <w:r>
              <w:rPr>
                <w:rFonts w:ascii="Times New Roman" w:hAnsi="Times New Roman"/>
              </w:rPr>
              <w:t>Carpark Availability: 300 seconds</w:t>
            </w:r>
          </w:p>
          <w:p w14:paraId="1ABCE307" w14:textId="1702DEC0" w:rsidR="00CB099E" w:rsidRPr="00CB099E" w:rsidRDefault="00CB099E" w:rsidP="00AC2FF0">
            <w:pPr>
              <w:numPr>
                <w:ilvl w:val="0"/>
                <w:numId w:val="33"/>
              </w:numPr>
              <w:spacing w:after="240"/>
              <w:jc w:val="both"/>
              <w:rPr>
                <w:rFonts w:ascii="Times New Roman" w:hAnsi="Times New Roman"/>
              </w:rPr>
            </w:pPr>
            <w:r>
              <w:rPr>
                <w:rFonts w:ascii="Times New Roman" w:hAnsi="Times New Roman"/>
              </w:rPr>
              <w:t>Taxi Availability: 60 seconds</w:t>
            </w:r>
          </w:p>
        </w:tc>
      </w:tr>
      <w:tr w:rsidR="00DC39A8" w14:paraId="5F83336F" w14:textId="77777777" w:rsidTr="006F4F60">
        <w:tc>
          <w:tcPr>
            <w:tcW w:w="1946" w:type="dxa"/>
            <w:vMerge/>
          </w:tcPr>
          <w:p w14:paraId="5E43B964" w14:textId="77777777" w:rsidR="00DC39A8" w:rsidRDefault="00DC39A8" w:rsidP="00C13680">
            <w:pPr>
              <w:rPr>
                <w:b/>
                <w:bCs/>
              </w:rPr>
            </w:pPr>
          </w:p>
        </w:tc>
        <w:tc>
          <w:tcPr>
            <w:tcW w:w="756" w:type="dxa"/>
          </w:tcPr>
          <w:p w14:paraId="672C2CE2" w14:textId="7F517BB5" w:rsidR="00DC39A8" w:rsidRDefault="00DC39A8">
            <w:pPr>
              <w:spacing w:after="240"/>
              <w:jc w:val="both"/>
              <w:rPr>
                <w:rFonts w:ascii="Times New Roman" w:hAnsi="Times New Roman"/>
              </w:rPr>
            </w:pPr>
            <w:r>
              <w:rPr>
                <w:rFonts w:ascii="Times New Roman" w:hAnsi="Times New Roman"/>
              </w:rPr>
              <w:t>3.3.3.</w:t>
            </w:r>
          </w:p>
        </w:tc>
        <w:tc>
          <w:tcPr>
            <w:tcW w:w="7162" w:type="dxa"/>
          </w:tcPr>
          <w:p w14:paraId="24C2C819" w14:textId="2AC14869" w:rsidR="00DC39A8" w:rsidRDefault="004A7BFB">
            <w:pPr>
              <w:spacing w:after="240"/>
              <w:jc w:val="both"/>
              <w:rPr>
                <w:rFonts w:ascii="Times New Roman" w:hAnsi="Times New Roman"/>
              </w:rPr>
            </w:pPr>
            <w:r w:rsidRPr="5DBC4B4C">
              <w:rPr>
                <w:rFonts w:ascii="Times New Roman" w:hAnsi="Times New Roman"/>
              </w:rPr>
              <w:t>If a data source does not meet the freshness criteria</w:t>
            </w:r>
            <w:r w:rsidR="00CB099E">
              <w:rPr>
                <w:rFonts w:ascii="Times New Roman" w:hAnsi="Times New Roman"/>
              </w:rPr>
              <w:t xml:space="preserve"> (TTL expired)</w:t>
            </w:r>
            <w:r w:rsidRPr="5DBC4B4C">
              <w:rPr>
                <w:rFonts w:ascii="Times New Roman" w:hAnsi="Times New Roman"/>
              </w:rPr>
              <w:t>, the system shall treat it as outdated and apply fallback handling in accordance with Section 4.5.</w:t>
            </w:r>
          </w:p>
        </w:tc>
      </w:tr>
      <w:tr w:rsidR="00DA6E6A" w14:paraId="1A1EDE7E" w14:textId="77777777" w:rsidTr="006F4F60">
        <w:tc>
          <w:tcPr>
            <w:tcW w:w="1946" w:type="dxa"/>
            <w:vMerge w:val="restart"/>
          </w:tcPr>
          <w:p w14:paraId="537D5079" w14:textId="77777777" w:rsidR="00DA6E6A" w:rsidRDefault="00DA6E6A" w:rsidP="00C13680">
            <w:pPr>
              <w:rPr>
                <w:b/>
                <w:bCs/>
              </w:rPr>
            </w:pPr>
            <w:r>
              <w:rPr>
                <w:b/>
                <w:bCs/>
              </w:rPr>
              <w:t xml:space="preserve">FR-3.4 Fallback Data Compliance </w:t>
            </w:r>
          </w:p>
          <w:p w14:paraId="7615E143" w14:textId="77777777" w:rsidR="00DA6E6A" w:rsidRDefault="00DA6E6A" w:rsidP="00C13680">
            <w:pPr>
              <w:rPr>
                <w:b/>
                <w:bCs/>
              </w:rPr>
            </w:pPr>
          </w:p>
        </w:tc>
        <w:tc>
          <w:tcPr>
            <w:tcW w:w="756" w:type="dxa"/>
          </w:tcPr>
          <w:p w14:paraId="42756B02" w14:textId="0D4082FF" w:rsidR="00DA6E6A" w:rsidRDefault="00DA6E6A">
            <w:pPr>
              <w:spacing w:after="240"/>
              <w:jc w:val="both"/>
              <w:rPr>
                <w:rFonts w:ascii="Times New Roman" w:hAnsi="Times New Roman"/>
              </w:rPr>
            </w:pPr>
            <w:r>
              <w:rPr>
                <w:rFonts w:ascii="Times New Roman" w:hAnsi="Times New Roman"/>
              </w:rPr>
              <w:lastRenderedPageBreak/>
              <w:t>3.4.1.</w:t>
            </w:r>
          </w:p>
        </w:tc>
        <w:tc>
          <w:tcPr>
            <w:tcW w:w="7162" w:type="dxa"/>
          </w:tcPr>
          <w:p w14:paraId="406FBFD3" w14:textId="0C59190D" w:rsidR="00DA6E6A" w:rsidRPr="00DC39A8" w:rsidRDefault="00DA6E6A" w:rsidP="00DC39A8">
            <w:pPr>
              <w:spacing w:after="240"/>
              <w:jc w:val="both"/>
              <w:rPr>
                <w:rFonts w:ascii="Times New Roman" w:hAnsi="Times New Roman"/>
              </w:rPr>
            </w:pPr>
            <w:r w:rsidRPr="001B0871">
              <w:rPr>
                <w:rFonts w:ascii="Times New Roman" w:hAnsi="Times New Roman"/>
              </w:rPr>
              <w:t xml:space="preserve">If real-time transport data is unavailable or outdated, the system shall apply fallback handling using the most </w:t>
            </w:r>
            <w:proofErr w:type="gramStart"/>
            <w:r w:rsidRPr="001B0871">
              <w:rPr>
                <w:rFonts w:ascii="Times New Roman" w:hAnsi="Times New Roman"/>
              </w:rPr>
              <w:t>recent</w:t>
            </w:r>
            <w:proofErr w:type="gramEnd"/>
            <w:r w:rsidRPr="001B0871">
              <w:rPr>
                <w:rFonts w:ascii="Times New Roman" w:hAnsi="Times New Roman"/>
              </w:rPr>
              <w:t xml:space="preserve"> </w:t>
            </w:r>
            <w:r>
              <w:rPr>
                <w:rFonts w:ascii="Times New Roman" w:hAnsi="Times New Roman"/>
              </w:rPr>
              <w:t xml:space="preserve">cached </w:t>
            </w:r>
            <w:r w:rsidRPr="001B0871">
              <w:rPr>
                <w:rFonts w:ascii="Times New Roman" w:hAnsi="Times New Roman"/>
              </w:rPr>
              <w:t>data</w:t>
            </w:r>
            <w:r>
              <w:rPr>
                <w:rFonts w:ascii="Times New Roman" w:hAnsi="Times New Roman"/>
              </w:rPr>
              <w:t>.</w:t>
            </w:r>
          </w:p>
        </w:tc>
      </w:tr>
      <w:tr w:rsidR="00DA6E6A" w14:paraId="260CB7C4" w14:textId="77777777" w:rsidTr="006F4F60">
        <w:tc>
          <w:tcPr>
            <w:tcW w:w="1946" w:type="dxa"/>
            <w:vMerge/>
          </w:tcPr>
          <w:p w14:paraId="42F98003" w14:textId="77777777" w:rsidR="00DA6E6A" w:rsidRDefault="00DA6E6A" w:rsidP="00C13680">
            <w:pPr>
              <w:rPr>
                <w:b/>
                <w:bCs/>
              </w:rPr>
            </w:pPr>
          </w:p>
        </w:tc>
        <w:tc>
          <w:tcPr>
            <w:tcW w:w="756" w:type="dxa"/>
          </w:tcPr>
          <w:p w14:paraId="78B0BB18" w14:textId="4DF3C6BA" w:rsidR="00DA6E6A" w:rsidRDefault="00DA6E6A">
            <w:pPr>
              <w:spacing w:after="240"/>
              <w:jc w:val="both"/>
              <w:rPr>
                <w:rFonts w:ascii="Times New Roman" w:hAnsi="Times New Roman"/>
              </w:rPr>
            </w:pPr>
            <w:r>
              <w:rPr>
                <w:rFonts w:ascii="Times New Roman" w:hAnsi="Times New Roman"/>
              </w:rPr>
              <w:t>3.4.2.</w:t>
            </w:r>
          </w:p>
        </w:tc>
        <w:tc>
          <w:tcPr>
            <w:tcW w:w="7162" w:type="dxa"/>
          </w:tcPr>
          <w:p w14:paraId="2F0676EA" w14:textId="460C14F4" w:rsidR="00DA6E6A" w:rsidRPr="00DC39A8" w:rsidRDefault="00DA6E6A" w:rsidP="00DC39A8">
            <w:pPr>
              <w:spacing w:after="240"/>
              <w:rPr>
                <w:rFonts w:ascii="Times New Roman" w:hAnsi="Times New Roman"/>
              </w:rPr>
            </w:pPr>
            <w:r w:rsidRPr="5DBC4B4C">
              <w:rPr>
                <w:rFonts w:ascii="Times New Roman" w:hAnsi="Times New Roman"/>
              </w:rPr>
              <w:t>The system shall mark any data elements operating in fallback mode in accordance with Section 4.5.</w:t>
            </w:r>
          </w:p>
        </w:tc>
      </w:tr>
      <w:tr w:rsidR="00DA6E6A" w14:paraId="14DE8525" w14:textId="77777777" w:rsidTr="006F4F60">
        <w:tc>
          <w:tcPr>
            <w:tcW w:w="1946" w:type="dxa"/>
            <w:vMerge/>
          </w:tcPr>
          <w:p w14:paraId="7833A2E0" w14:textId="77777777" w:rsidR="00DA6E6A" w:rsidRDefault="00DA6E6A" w:rsidP="00C13680">
            <w:pPr>
              <w:rPr>
                <w:b/>
                <w:bCs/>
              </w:rPr>
            </w:pPr>
          </w:p>
        </w:tc>
        <w:tc>
          <w:tcPr>
            <w:tcW w:w="756" w:type="dxa"/>
          </w:tcPr>
          <w:p w14:paraId="6FFC6295" w14:textId="28A7D44A" w:rsidR="00DA6E6A" w:rsidRDefault="00DA6E6A">
            <w:pPr>
              <w:spacing w:after="240"/>
              <w:jc w:val="both"/>
              <w:rPr>
                <w:rFonts w:ascii="Times New Roman" w:hAnsi="Times New Roman"/>
              </w:rPr>
            </w:pPr>
            <w:r>
              <w:rPr>
                <w:rFonts w:ascii="Times New Roman" w:hAnsi="Times New Roman"/>
              </w:rPr>
              <w:t>3.4.3.</w:t>
            </w:r>
          </w:p>
        </w:tc>
        <w:tc>
          <w:tcPr>
            <w:tcW w:w="7162" w:type="dxa"/>
          </w:tcPr>
          <w:p w14:paraId="405EEE08" w14:textId="5375A0BB" w:rsidR="00DA6E6A" w:rsidRDefault="00DA6E6A" w:rsidP="00DC39A8">
            <w:pPr>
              <w:spacing w:after="240"/>
              <w:rPr>
                <w:rFonts w:ascii="Times New Roman" w:hAnsi="Times New Roman"/>
              </w:rPr>
            </w:pPr>
            <w:r>
              <w:rPr>
                <w:rFonts w:ascii="Times New Roman" w:hAnsi="Times New Roman"/>
              </w:rPr>
              <w:t xml:space="preserve">The system shall allow route generation and ranking to proceed when fallback data is used, unless no relevant data is available at all. </w:t>
            </w:r>
          </w:p>
        </w:tc>
      </w:tr>
      <w:tr w:rsidR="00DA6E6A" w14:paraId="6D71B8F6" w14:textId="77777777" w:rsidTr="006F4F60">
        <w:tc>
          <w:tcPr>
            <w:tcW w:w="1946" w:type="dxa"/>
            <w:vMerge/>
          </w:tcPr>
          <w:p w14:paraId="3AEA46C2" w14:textId="77777777" w:rsidR="00DA6E6A" w:rsidRDefault="00DA6E6A" w:rsidP="00C13680">
            <w:pPr>
              <w:rPr>
                <w:b/>
                <w:bCs/>
              </w:rPr>
            </w:pPr>
          </w:p>
        </w:tc>
        <w:tc>
          <w:tcPr>
            <w:tcW w:w="756" w:type="dxa"/>
          </w:tcPr>
          <w:p w14:paraId="48A965A1" w14:textId="011C63A2" w:rsidR="00DA6E6A" w:rsidRDefault="00DA6E6A">
            <w:pPr>
              <w:spacing w:after="240"/>
              <w:jc w:val="both"/>
              <w:rPr>
                <w:rFonts w:ascii="Times New Roman" w:hAnsi="Times New Roman"/>
              </w:rPr>
            </w:pPr>
            <w:r>
              <w:rPr>
                <w:rFonts w:ascii="Times New Roman" w:hAnsi="Times New Roman"/>
              </w:rPr>
              <w:t xml:space="preserve">3.4.4. </w:t>
            </w:r>
          </w:p>
        </w:tc>
        <w:tc>
          <w:tcPr>
            <w:tcW w:w="7162" w:type="dxa"/>
          </w:tcPr>
          <w:p w14:paraId="25ACB392" w14:textId="48F8AC2E" w:rsidR="00DA6E6A" w:rsidRDefault="00DA6E6A" w:rsidP="00DC39A8">
            <w:pPr>
              <w:spacing w:after="240"/>
              <w:rPr>
                <w:rFonts w:ascii="Times New Roman" w:hAnsi="Times New Roman"/>
              </w:rPr>
            </w:pPr>
            <w:r>
              <w:rPr>
                <w:rFonts w:ascii="Times New Roman" w:hAnsi="Times New Roman"/>
              </w:rPr>
              <w:t>Different segments within the same route may independently use</w:t>
            </w:r>
            <w:r w:rsidR="00BC178A">
              <w:rPr>
                <w:rFonts w:ascii="Times New Roman" w:hAnsi="Times New Roman"/>
              </w:rPr>
              <w:t xml:space="preserve"> real-time or fallback data.</w:t>
            </w:r>
            <w:r w:rsidR="00B14F62">
              <w:rPr>
                <w:rFonts w:ascii="Times New Roman" w:hAnsi="Times New Roman"/>
              </w:rPr>
              <w:t xml:space="preserve"> If any </w:t>
            </w:r>
            <w:r w:rsidR="003D0C7D">
              <w:rPr>
                <w:rFonts w:ascii="Times New Roman" w:hAnsi="Times New Roman"/>
              </w:rPr>
              <w:t>segment uses fallback data, it will be flagged as “</w:t>
            </w:r>
            <w:r w:rsidR="00377934">
              <w:rPr>
                <w:rFonts w:ascii="Times New Roman" w:hAnsi="Times New Roman"/>
              </w:rPr>
              <w:t>Fallback”.</w:t>
            </w:r>
          </w:p>
        </w:tc>
      </w:tr>
      <w:tr w:rsidR="00F0514D" w14:paraId="49087D2C" w14:textId="77777777" w:rsidTr="006F4F60">
        <w:tc>
          <w:tcPr>
            <w:tcW w:w="1946" w:type="dxa"/>
            <w:vMerge w:val="restart"/>
          </w:tcPr>
          <w:p w14:paraId="2AF06D32" w14:textId="1544BE67" w:rsidR="00F0514D" w:rsidRDefault="00F0514D" w:rsidP="00C13680">
            <w:pPr>
              <w:rPr>
                <w:b/>
                <w:bCs/>
              </w:rPr>
            </w:pPr>
            <w:r>
              <w:rPr>
                <w:b/>
                <w:bCs/>
              </w:rPr>
              <w:t xml:space="preserve">FR-3.5 Assess Crowding Conditions </w:t>
            </w:r>
          </w:p>
          <w:p w14:paraId="2D4A3D46" w14:textId="77777777" w:rsidR="00F0514D" w:rsidRDefault="00F0514D" w:rsidP="00C13680">
            <w:pPr>
              <w:rPr>
                <w:b/>
                <w:bCs/>
              </w:rPr>
            </w:pPr>
          </w:p>
        </w:tc>
        <w:tc>
          <w:tcPr>
            <w:tcW w:w="756" w:type="dxa"/>
          </w:tcPr>
          <w:p w14:paraId="3F24B963" w14:textId="21F4FFDC" w:rsidR="00F0514D" w:rsidRDefault="00F0514D">
            <w:pPr>
              <w:spacing w:after="240"/>
              <w:jc w:val="both"/>
              <w:rPr>
                <w:rFonts w:ascii="Times New Roman" w:hAnsi="Times New Roman"/>
              </w:rPr>
            </w:pPr>
            <w:r>
              <w:rPr>
                <w:rFonts w:ascii="Times New Roman" w:hAnsi="Times New Roman"/>
              </w:rPr>
              <w:t>3.5.1.</w:t>
            </w:r>
          </w:p>
        </w:tc>
        <w:tc>
          <w:tcPr>
            <w:tcW w:w="7162" w:type="dxa"/>
          </w:tcPr>
          <w:p w14:paraId="24FE421B" w14:textId="77777777" w:rsidR="00F0514D" w:rsidRDefault="00352D3B">
            <w:pPr>
              <w:spacing w:after="240"/>
              <w:jc w:val="both"/>
              <w:rPr>
                <w:rFonts w:ascii="Times New Roman" w:hAnsi="Times New Roman"/>
              </w:rPr>
            </w:pPr>
            <w:r>
              <w:rPr>
                <w:rFonts w:ascii="Times New Roman" w:hAnsi="Times New Roman"/>
              </w:rPr>
              <w:t xml:space="preserve">For bus segments, the system shall compute a crowding indicator from the LTA Bus Arrival </w:t>
            </w:r>
            <w:r w:rsidR="00D87E89">
              <w:rPr>
                <w:rFonts w:ascii="Times New Roman" w:hAnsi="Times New Roman"/>
              </w:rPr>
              <w:t>API using the following mapping:</w:t>
            </w:r>
          </w:p>
          <w:p w14:paraId="34CA91F0" w14:textId="77777777" w:rsidR="00D87E89" w:rsidRDefault="00D87E89" w:rsidP="00AC2FF0">
            <w:pPr>
              <w:numPr>
                <w:ilvl w:val="0"/>
                <w:numId w:val="33"/>
              </w:numPr>
              <w:spacing w:after="240"/>
              <w:jc w:val="both"/>
              <w:rPr>
                <w:rFonts w:ascii="Times New Roman" w:hAnsi="Times New Roman"/>
              </w:rPr>
            </w:pPr>
            <w:r>
              <w:rPr>
                <w:rFonts w:ascii="Times New Roman" w:hAnsi="Times New Roman"/>
              </w:rPr>
              <w:t xml:space="preserve">SEA (Seats Available) </w:t>
            </w:r>
            <w:r w:rsidRPr="00D87E89">
              <w:rPr>
                <w:rFonts w:ascii="Wingdings" w:eastAsia="Wingdings" w:hAnsi="Wingdings" w:cs="Wingdings" w:hint="eastAsia"/>
              </w:rPr>
              <w:sym w:font="Wingdings" w:char="F0E0"/>
            </w:r>
            <w:r>
              <w:rPr>
                <w:rFonts w:ascii="Times New Roman" w:hAnsi="Times New Roman"/>
              </w:rPr>
              <w:t xml:space="preserve"> Low</w:t>
            </w:r>
          </w:p>
          <w:p w14:paraId="3EAB8D0A" w14:textId="77777777" w:rsidR="00D87E89" w:rsidRDefault="00D87E89" w:rsidP="00AC2FF0">
            <w:pPr>
              <w:numPr>
                <w:ilvl w:val="0"/>
                <w:numId w:val="33"/>
              </w:numPr>
              <w:spacing w:after="240"/>
              <w:jc w:val="both"/>
              <w:rPr>
                <w:rFonts w:ascii="Times New Roman" w:hAnsi="Times New Roman"/>
              </w:rPr>
            </w:pPr>
            <w:r>
              <w:rPr>
                <w:rFonts w:ascii="Times New Roman" w:hAnsi="Times New Roman"/>
              </w:rPr>
              <w:t xml:space="preserve">SDA (Standing Available) </w:t>
            </w:r>
            <w:r w:rsidRPr="00D87E89">
              <w:rPr>
                <w:rFonts w:ascii="Wingdings" w:eastAsia="Wingdings" w:hAnsi="Wingdings" w:cs="Wingdings" w:hint="eastAsia"/>
              </w:rPr>
              <w:sym w:font="Wingdings" w:char="F0E0"/>
            </w:r>
            <w:r>
              <w:rPr>
                <w:rFonts w:ascii="Times New Roman" w:hAnsi="Times New Roman"/>
              </w:rPr>
              <w:t xml:space="preserve"> Medium</w:t>
            </w:r>
          </w:p>
          <w:p w14:paraId="141D746F" w14:textId="4FE6E2B9" w:rsidR="00D87E89" w:rsidRDefault="00D87E89" w:rsidP="00AC2FF0">
            <w:pPr>
              <w:numPr>
                <w:ilvl w:val="0"/>
                <w:numId w:val="33"/>
              </w:numPr>
              <w:spacing w:after="240"/>
              <w:jc w:val="both"/>
              <w:rPr>
                <w:rFonts w:ascii="Times New Roman" w:hAnsi="Times New Roman"/>
              </w:rPr>
            </w:pPr>
            <w:r>
              <w:rPr>
                <w:rFonts w:ascii="Times New Roman" w:hAnsi="Times New Roman"/>
              </w:rPr>
              <w:t xml:space="preserve">LSD (Limited Standing) </w:t>
            </w:r>
            <w:r w:rsidRPr="00D87E89">
              <w:rPr>
                <w:rFonts w:ascii="Wingdings" w:eastAsia="Wingdings" w:hAnsi="Wingdings" w:cs="Wingdings" w:hint="eastAsia"/>
              </w:rPr>
              <w:sym w:font="Wingdings" w:char="F0E0"/>
            </w:r>
            <w:r>
              <w:rPr>
                <w:rFonts w:ascii="Times New Roman" w:hAnsi="Times New Roman"/>
              </w:rPr>
              <w:t xml:space="preserve"> High</w:t>
            </w:r>
          </w:p>
        </w:tc>
      </w:tr>
      <w:tr w:rsidR="00F0514D" w14:paraId="6DE8DEBD" w14:textId="77777777" w:rsidTr="006F4F60">
        <w:tc>
          <w:tcPr>
            <w:tcW w:w="1946" w:type="dxa"/>
            <w:vMerge/>
          </w:tcPr>
          <w:p w14:paraId="06338BBA" w14:textId="77777777" w:rsidR="00F0514D" w:rsidRDefault="00F0514D" w:rsidP="00C13680">
            <w:pPr>
              <w:rPr>
                <w:b/>
                <w:bCs/>
              </w:rPr>
            </w:pPr>
          </w:p>
        </w:tc>
        <w:tc>
          <w:tcPr>
            <w:tcW w:w="756" w:type="dxa"/>
          </w:tcPr>
          <w:p w14:paraId="02841B57" w14:textId="16242EE4" w:rsidR="00F0514D" w:rsidRDefault="00F0514D">
            <w:pPr>
              <w:spacing w:after="240"/>
              <w:jc w:val="both"/>
              <w:rPr>
                <w:rFonts w:ascii="Times New Roman" w:hAnsi="Times New Roman"/>
              </w:rPr>
            </w:pPr>
            <w:r>
              <w:rPr>
                <w:rFonts w:ascii="Times New Roman" w:hAnsi="Times New Roman"/>
              </w:rPr>
              <w:t>3.5.2.</w:t>
            </w:r>
          </w:p>
        </w:tc>
        <w:tc>
          <w:tcPr>
            <w:tcW w:w="7162" w:type="dxa"/>
          </w:tcPr>
          <w:p w14:paraId="0AE88F52" w14:textId="77777777" w:rsidR="00F0514D" w:rsidRDefault="00D87E89">
            <w:pPr>
              <w:spacing w:after="240"/>
              <w:jc w:val="both"/>
              <w:rPr>
                <w:rFonts w:ascii="Times New Roman" w:hAnsi="Times New Roman"/>
              </w:rPr>
            </w:pPr>
            <w:r>
              <w:rPr>
                <w:rFonts w:ascii="Times New Roman" w:hAnsi="Times New Roman"/>
              </w:rPr>
              <w:t>For MRT segments, the system shall compute a crowding indicator from the LTA PCD Forecast</w:t>
            </w:r>
            <w:r w:rsidR="00277D2D">
              <w:rPr>
                <w:rFonts w:ascii="Times New Roman" w:hAnsi="Times New Roman"/>
              </w:rPr>
              <w:t>, matched to the closest time interval, using the following mapping:</w:t>
            </w:r>
          </w:p>
          <w:p w14:paraId="0740BE78" w14:textId="77777777" w:rsidR="00277D2D" w:rsidRDefault="00277D2D" w:rsidP="00AC2FF0">
            <w:pPr>
              <w:numPr>
                <w:ilvl w:val="0"/>
                <w:numId w:val="33"/>
              </w:numPr>
              <w:spacing w:after="240"/>
              <w:jc w:val="both"/>
              <w:rPr>
                <w:rFonts w:ascii="Times New Roman" w:hAnsi="Times New Roman"/>
              </w:rPr>
            </w:pPr>
            <w:r>
              <w:rPr>
                <w:rFonts w:ascii="Times New Roman" w:hAnsi="Times New Roman"/>
              </w:rPr>
              <w:t xml:space="preserve">“l” / “low” </w:t>
            </w:r>
            <w:r w:rsidRPr="00277D2D">
              <w:rPr>
                <w:rFonts w:ascii="Wingdings" w:eastAsia="Wingdings" w:hAnsi="Wingdings" w:cs="Wingdings" w:hint="eastAsia"/>
              </w:rPr>
              <w:sym w:font="Wingdings" w:char="F0E0"/>
            </w:r>
            <w:r>
              <w:rPr>
                <w:rFonts w:ascii="Times New Roman" w:hAnsi="Times New Roman"/>
              </w:rPr>
              <w:t xml:space="preserve"> Low</w:t>
            </w:r>
          </w:p>
          <w:p w14:paraId="479EED56" w14:textId="77777777" w:rsidR="00277D2D" w:rsidRDefault="00277D2D" w:rsidP="00AC2FF0">
            <w:pPr>
              <w:numPr>
                <w:ilvl w:val="0"/>
                <w:numId w:val="33"/>
              </w:numPr>
              <w:spacing w:after="240"/>
              <w:jc w:val="both"/>
              <w:rPr>
                <w:rFonts w:ascii="Times New Roman" w:hAnsi="Times New Roman"/>
              </w:rPr>
            </w:pPr>
            <w:r>
              <w:rPr>
                <w:rFonts w:ascii="Times New Roman" w:hAnsi="Times New Roman"/>
              </w:rPr>
              <w:t xml:space="preserve">“m” / “medium” / “moderate” </w:t>
            </w:r>
            <w:r w:rsidRPr="00277D2D">
              <w:rPr>
                <w:rFonts w:ascii="Wingdings" w:eastAsia="Wingdings" w:hAnsi="Wingdings" w:cs="Wingdings" w:hint="eastAsia"/>
              </w:rPr>
              <w:sym w:font="Wingdings" w:char="F0E0"/>
            </w:r>
            <w:r>
              <w:rPr>
                <w:rFonts w:ascii="Times New Roman" w:hAnsi="Times New Roman"/>
              </w:rPr>
              <w:t xml:space="preserve"> Medium</w:t>
            </w:r>
          </w:p>
          <w:p w14:paraId="211997FF" w14:textId="55DB9AD0" w:rsidR="00277D2D" w:rsidRDefault="00277D2D" w:rsidP="00AC2FF0">
            <w:pPr>
              <w:numPr>
                <w:ilvl w:val="0"/>
                <w:numId w:val="33"/>
              </w:numPr>
              <w:spacing w:after="240"/>
              <w:jc w:val="both"/>
              <w:rPr>
                <w:rFonts w:ascii="Times New Roman" w:hAnsi="Times New Roman"/>
              </w:rPr>
            </w:pPr>
            <w:r>
              <w:rPr>
                <w:rFonts w:ascii="Times New Roman" w:hAnsi="Times New Roman"/>
              </w:rPr>
              <w:t xml:space="preserve">“h” / “high” </w:t>
            </w:r>
            <w:r w:rsidRPr="00277D2D">
              <w:rPr>
                <w:rFonts w:ascii="Wingdings" w:eastAsia="Wingdings" w:hAnsi="Wingdings" w:cs="Wingdings" w:hint="eastAsia"/>
              </w:rPr>
              <w:sym w:font="Wingdings" w:char="F0E0"/>
            </w:r>
            <w:r>
              <w:rPr>
                <w:rFonts w:ascii="Times New Roman" w:hAnsi="Times New Roman"/>
              </w:rPr>
              <w:t xml:space="preserve"> High</w:t>
            </w:r>
          </w:p>
        </w:tc>
      </w:tr>
      <w:tr w:rsidR="00542990" w14:paraId="52514861" w14:textId="77777777" w:rsidTr="006F4F60">
        <w:tc>
          <w:tcPr>
            <w:tcW w:w="1946" w:type="dxa"/>
            <w:vMerge/>
          </w:tcPr>
          <w:p w14:paraId="307E3CA6" w14:textId="77777777" w:rsidR="00542990" w:rsidRDefault="00542990" w:rsidP="00C13680">
            <w:pPr>
              <w:rPr>
                <w:b/>
                <w:bCs/>
              </w:rPr>
            </w:pPr>
          </w:p>
        </w:tc>
        <w:tc>
          <w:tcPr>
            <w:tcW w:w="756" w:type="dxa"/>
          </w:tcPr>
          <w:p w14:paraId="75E97BA7" w14:textId="4DDD291C" w:rsidR="00542990" w:rsidRDefault="00542990">
            <w:pPr>
              <w:spacing w:after="240"/>
              <w:jc w:val="both"/>
              <w:rPr>
                <w:rFonts w:ascii="Times New Roman" w:hAnsi="Times New Roman"/>
              </w:rPr>
            </w:pPr>
            <w:r>
              <w:rPr>
                <w:rFonts w:ascii="Times New Roman" w:hAnsi="Times New Roman"/>
              </w:rPr>
              <w:t xml:space="preserve">3.5.3. </w:t>
            </w:r>
          </w:p>
        </w:tc>
        <w:tc>
          <w:tcPr>
            <w:tcW w:w="7162" w:type="dxa"/>
          </w:tcPr>
          <w:p w14:paraId="19399D39" w14:textId="6E2A9FE7" w:rsidR="00542990" w:rsidRPr="00F0514D" w:rsidRDefault="00277D2D">
            <w:pPr>
              <w:spacing w:after="240"/>
              <w:jc w:val="both"/>
              <w:rPr>
                <w:rFonts w:ascii="Times New Roman" w:hAnsi="Times New Roman"/>
              </w:rPr>
            </w:pPr>
            <w:r>
              <w:rPr>
                <w:rFonts w:ascii="Times New Roman" w:hAnsi="Times New Roman"/>
              </w:rPr>
              <w:t xml:space="preserve">The system shall </w:t>
            </w:r>
            <w:proofErr w:type="spellStart"/>
            <w:r>
              <w:rPr>
                <w:rFonts w:ascii="Times New Roman" w:hAnsi="Times New Roman"/>
              </w:rPr>
              <w:t>c</w:t>
            </w:r>
            <w:r w:rsidR="00CD15DA">
              <w:rPr>
                <w:rFonts w:ascii="Times New Roman" w:hAnsi="Times New Roman"/>
              </w:rPr>
              <w:t>ategorise</w:t>
            </w:r>
            <w:proofErr w:type="spellEnd"/>
            <w:r w:rsidR="00CD15DA">
              <w:rPr>
                <w:rFonts w:ascii="Times New Roman" w:hAnsi="Times New Roman"/>
              </w:rPr>
              <w:t xml:space="preserve"> each crowding indicator as Low, Medium, High </w:t>
            </w:r>
            <w:proofErr w:type="gramStart"/>
            <w:r w:rsidR="00CD15DA">
              <w:rPr>
                <w:rFonts w:ascii="Times New Roman" w:hAnsi="Times New Roman"/>
              </w:rPr>
              <w:t>or,</w:t>
            </w:r>
            <w:proofErr w:type="gramEnd"/>
            <w:r w:rsidR="00CD15DA">
              <w:rPr>
                <w:rFonts w:ascii="Times New Roman" w:hAnsi="Times New Roman"/>
              </w:rPr>
              <w:t xml:space="preserve"> Unknown. </w:t>
            </w:r>
          </w:p>
        </w:tc>
      </w:tr>
      <w:tr w:rsidR="00F0514D" w14:paraId="162EA238" w14:textId="77777777" w:rsidTr="006F4F60">
        <w:tc>
          <w:tcPr>
            <w:tcW w:w="1946" w:type="dxa"/>
            <w:vMerge/>
          </w:tcPr>
          <w:p w14:paraId="2A7636DD" w14:textId="77777777" w:rsidR="00F0514D" w:rsidRDefault="00F0514D" w:rsidP="00C13680">
            <w:pPr>
              <w:rPr>
                <w:b/>
                <w:bCs/>
              </w:rPr>
            </w:pPr>
          </w:p>
        </w:tc>
        <w:tc>
          <w:tcPr>
            <w:tcW w:w="756" w:type="dxa"/>
          </w:tcPr>
          <w:p w14:paraId="14237515" w14:textId="64AAC206" w:rsidR="00F0514D" w:rsidRDefault="00F0514D">
            <w:pPr>
              <w:spacing w:after="240"/>
              <w:jc w:val="both"/>
              <w:rPr>
                <w:rFonts w:ascii="Times New Roman" w:hAnsi="Times New Roman"/>
              </w:rPr>
            </w:pPr>
            <w:r>
              <w:rPr>
                <w:rFonts w:ascii="Times New Roman" w:hAnsi="Times New Roman"/>
              </w:rPr>
              <w:t>3.5.</w:t>
            </w:r>
            <w:r w:rsidR="00542990">
              <w:rPr>
                <w:rFonts w:ascii="Times New Roman" w:hAnsi="Times New Roman"/>
              </w:rPr>
              <w:t>4</w:t>
            </w:r>
            <w:r>
              <w:rPr>
                <w:rFonts w:ascii="Times New Roman" w:hAnsi="Times New Roman"/>
              </w:rPr>
              <w:t>.</w:t>
            </w:r>
          </w:p>
        </w:tc>
        <w:tc>
          <w:tcPr>
            <w:tcW w:w="7162" w:type="dxa"/>
          </w:tcPr>
          <w:p w14:paraId="2F4F7455" w14:textId="3327CBBC" w:rsidR="00F0514D" w:rsidRDefault="00F0514D">
            <w:pPr>
              <w:spacing w:after="240"/>
              <w:jc w:val="both"/>
              <w:rPr>
                <w:rFonts w:ascii="Times New Roman" w:hAnsi="Times New Roman"/>
              </w:rPr>
            </w:pPr>
            <w:r w:rsidRPr="00F0514D">
              <w:rPr>
                <w:rFonts w:ascii="Times New Roman" w:hAnsi="Times New Roman"/>
              </w:rPr>
              <w:t>If crowding data is unavailable for a relevant segment, the system shall mark the indicator as Unknown.</w:t>
            </w:r>
          </w:p>
        </w:tc>
      </w:tr>
      <w:tr w:rsidR="00F0514D" w14:paraId="0E57B1DF" w14:textId="77777777" w:rsidTr="006F4F60">
        <w:tc>
          <w:tcPr>
            <w:tcW w:w="1946" w:type="dxa"/>
            <w:vMerge/>
          </w:tcPr>
          <w:p w14:paraId="32AAA45D" w14:textId="77777777" w:rsidR="00F0514D" w:rsidRDefault="00F0514D" w:rsidP="00C13680">
            <w:pPr>
              <w:rPr>
                <w:b/>
                <w:bCs/>
              </w:rPr>
            </w:pPr>
          </w:p>
        </w:tc>
        <w:tc>
          <w:tcPr>
            <w:tcW w:w="756" w:type="dxa"/>
          </w:tcPr>
          <w:p w14:paraId="57705109" w14:textId="57C0CAF9" w:rsidR="00F0514D" w:rsidRDefault="00F0514D">
            <w:pPr>
              <w:spacing w:after="240"/>
              <w:jc w:val="both"/>
              <w:rPr>
                <w:rFonts w:ascii="Times New Roman" w:hAnsi="Times New Roman"/>
              </w:rPr>
            </w:pPr>
            <w:r>
              <w:rPr>
                <w:rFonts w:ascii="Times New Roman" w:hAnsi="Times New Roman"/>
              </w:rPr>
              <w:t>3.5.</w:t>
            </w:r>
            <w:r w:rsidR="00542990">
              <w:rPr>
                <w:rFonts w:ascii="Times New Roman" w:hAnsi="Times New Roman"/>
              </w:rPr>
              <w:t>5</w:t>
            </w:r>
            <w:r>
              <w:rPr>
                <w:rFonts w:ascii="Times New Roman" w:hAnsi="Times New Roman"/>
              </w:rPr>
              <w:t>.</w:t>
            </w:r>
          </w:p>
        </w:tc>
        <w:tc>
          <w:tcPr>
            <w:tcW w:w="7162" w:type="dxa"/>
          </w:tcPr>
          <w:p w14:paraId="0AE1AA87" w14:textId="12ED5FB8" w:rsidR="00F0514D" w:rsidRPr="00F0514D" w:rsidRDefault="00F0514D">
            <w:pPr>
              <w:spacing w:after="240"/>
              <w:jc w:val="both"/>
              <w:rPr>
                <w:rFonts w:ascii="Times New Roman" w:hAnsi="Times New Roman"/>
              </w:rPr>
            </w:pPr>
            <w:r w:rsidRPr="00F0514D">
              <w:rPr>
                <w:rFonts w:ascii="Times New Roman" w:hAnsi="Times New Roman"/>
              </w:rPr>
              <w:t>The system shall pass crowding-related indicators to downstream route assessment and display functions.</w:t>
            </w:r>
          </w:p>
        </w:tc>
      </w:tr>
      <w:tr w:rsidR="00EB1B07" w14:paraId="76E0DDBA" w14:textId="77777777" w:rsidTr="006F4F60">
        <w:tc>
          <w:tcPr>
            <w:tcW w:w="1946" w:type="dxa"/>
            <w:vMerge w:val="restart"/>
          </w:tcPr>
          <w:p w14:paraId="2ABB2A7A" w14:textId="6C75099C" w:rsidR="00EB1B07" w:rsidRDefault="00EB1B07" w:rsidP="00C13680">
            <w:pPr>
              <w:rPr>
                <w:b/>
                <w:bCs/>
              </w:rPr>
            </w:pPr>
            <w:r>
              <w:rPr>
                <w:b/>
                <w:bCs/>
              </w:rPr>
              <w:t>FR-3.6 Assess Delay Conditions</w:t>
            </w:r>
          </w:p>
          <w:p w14:paraId="65B6D953" w14:textId="77777777" w:rsidR="00EB1B07" w:rsidRDefault="00EB1B07" w:rsidP="00C13680">
            <w:pPr>
              <w:rPr>
                <w:b/>
                <w:bCs/>
              </w:rPr>
            </w:pPr>
          </w:p>
        </w:tc>
        <w:tc>
          <w:tcPr>
            <w:tcW w:w="756" w:type="dxa"/>
          </w:tcPr>
          <w:p w14:paraId="3B679733" w14:textId="061D5008" w:rsidR="00EB1B07" w:rsidRDefault="00EB1B07">
            <w:pPr>
              <w:spacing w:after="240"/>
              <w:jc w:val="both"/>
              <w:rPr>
                <w:rFonts w:ascii="Times New Roman" w:hAnsi="Times New Roman"/>
              </w:rPr>
            </w:pPr>
            <w:r>
              <w:rPr>
                <w:rFonts w:ascii="Times New Roman" w:hAnsi="Times New Roman"/>
              </w:rPr>
              <w:t>3.6.1.</w:t>
            </w:r>
          </w:p>
        </w:tc>
        <w:tc>
          <w:tcPr>
            <w:tcW w:w="7162" w:type="dxa"/>
          </w:tcPr>
          <w:p w14:paraId="66D58022" w14:textId="77777777" w:rsidR="00EB1B07" w:rsidRDefault="00F02AB7">
            <w:pPr>
              <w:spacing w:after="240"/>
              <w:jc w:val="both"/>
              <w:rPr>
                <w:rFonts w:ascii="Times New Roman" w:hAnsi="Times New Roman"/>
              </w:rPr>
            </w:pPr>
            <w:r>
              <w:rPr>
                <w:rFonts w:ascii="Times New Roman" w:hAnsi="Times New Roman"/>
              </w:rPr>
              <w:t>For MRT segments, the system shall compute a delay indicator from the LTA Train Service Alerts API:</w:t>
            </w:r>
          </w:p>
          <w:p w14:paraId="4E3F5D2C" w14:textId="1A1EAD8C" w:rsidR="00F02AB7" w:rsidRDefault="00F02AB7" w:rsidP="00AC2FF0">
            <w:pPr>
              <w:numPr>
                <w:ilvl w:val="0"/>
                <w:numId w:val="33"/>
              </w:numPr>
              <w:spacing w:after="240"/>
              <w:jc w:val="both"/>
              <w:rPr>
                <w:rFonts w:ascii="Times New Roman" w:hAnsi="Times New Roman"/>
              </w:rPr>
            </w:pPr>
            <w:r>
              <w:rPr>
                <w:rFonts w:ascii="Times New Roman" w:hAnsi="Times New Roman"/>
              </w:rPr>
              <w:t xml:space="preserve">Status = 1 (normal service) </w:t>
            </w:r>
            <w:r w:rsidRPr="00F02AB7">
              <w:rPr>
                <w:rFonts w:ascii="Wingdings" w:eastAsia="Wingdings" w:hAnsi="Wingdings" w:cs="Wingdings" w:hint="eastAsia"/>
              </w:rPr>
              <w:sym w:font="Wingdings" w:char="F0E0"/>
            </w:r>
            <w:r>
              <w:rPr>
                <w:rFonts w:ascii="Times New Roman" w:hAnsi="Times New Roman"/>
              </w:rPr>
              <w:t xml:space="preserve"> Low</w:t>
            </w:r>
          </w:p>
          <w:p w14:paraId="64B14D70" w14:textId="3D39FFAA" w:rsidR="00F02AB7" w:rsidRDefault="00F02AB7" w:rsidP="00AC2FF0">
            <w:pPr>
              <w:numPr>
                <w:ilvl w:val="0"/>
                <w:numId w:val="33"/>
              </w:numPr>
              <w:spacing w:after="240"/>
              <w:jc w:val="both"/>
              <w:rPr>
                <w:rFonts w:ascii="Times New Roman" w:hAnsi="Times New Roman"/>
              </w:rPr>
            </w:pPr>
            <w:r>
              <w:rPr>
                <w:rFonts w:ascii="Times New Roman" w:hAnsi="Times New Roman"/>
              </w:rPr>
              <w:t xml:space="preserve">Status = 2 (disruption) on a different line </w:t>
            </w:r>
            <w:r w:rsidRPr="00F02AB7">
              <w:rPr>
                <w:rFonts w:ascii="Wingdings" w:eastAsia="Wingdings" w:hAnsi="Wingdings" w:cs="Wingdings" w:hint="eastAsia"/>
              </w:rPr>
              <w:sym w:font="Wingdings" w:char="F0E0"/>
            </w:r>
            <w:r>
              <w:rPr>
                <w:rFonts w:ascii="Times New Roman" w:hAnsi="Times New Roman"/>
              </w:rPr>
              <w:t xml:space="preserve"> </w:t>
            </w:r>
            <w:r w:rsidR="00A764F2">
              <w:rPr>
                <w:rFonts w:ascii="Times New Roman" w:hAnsi="Times New Roman"/>
              </w:rPr>
              <w:t>Low</w:t>
            </w:r>
          </w:p>
          <w:p w14:paraId="4EE029BA" w14:textId="5A1D06B4" w:rsidR="00A764F2" w:rsidRDefault="00A764F2" w:rsidP="00AC2FF0">
            <w:pPr>
              <w:numPr>
                <w:ilvl w:val="0"/>
                <w:numId w:val="33"/>
              </w:numPr>
              <w:spacing w:after="240"/>
              <w:jc w:val="both"/>
              <w:rPr>
                <w:rFonts w:ascii="Times New Roman" w:hAnsi="Times New Roman"/>
              </w:rPr>
            </w:pPr>
            <w:r>
              <w:rPr>
                <w:rFonts w:ascii="Times New Roman" w:hAnsi="Times New Roman"/>
              </w:rPr>
              <w:t xml:space="preserve">Status = 2 (disruption) with no specific line identified </w:t>
            </w:r>
            <w:r w:rsidRPr="00A764F2">
              <w:rPr>
                <w:rFonts w:ascii="Wingdings" w:eastAsia="Wingdings" w:hAnsi="Wingdings" w:cs="Wingdings" w:hint="eastAsia"/>
              </w:rPr>
              <w:sym w:font="Wingdings" w:char="F0E0"/>
            </w:r>
            <w:r>
              <w:rPr>
                <w:rFonts w:ascii="Times New Roman" w:hAnsi="Times New Roman"/>
              </w:rPr>
              <w:t xml:space="preserve"> Medium </w:t>
            </w:r>
          </w:p>
          <w:p w14:paraId="32BC24E9" w14:textId="5732F8B9" w:rsidR="00F02AB7" w:rsidRDefault="00F02AB7" w:rsidP="00AC2FF0">
            <w:pPr>
              <w:numPr>
                <w:ilvl w:val="0"/>
                <w:numId w:val="33"/>
              </w:numPr>
              <w:spacing w:after="240"/>
              <w:jc w:val="both"/>
              <w:rPr>
                <w:rFonts w:ascii="Times New Roman" w:hAnsi="Times New Roman"/>
              </w:rPr>
            </w:pPr>
            <w:r>
              <w:rPr>
                <w:rFonts w:ascii="Times New Roman" w:hAnsi="Times New Roman"/>
              </w:rPr>
              <w:t xml:space="preserve">Status = 2 (disruption) on the route’s line </w:t>
            </w:r>
            <w:r w:rsidRPr="00F02AB7">
              <w:rPr>
                <w:rFonts w:ascii="Wingdings" w:eastAsia="Wingdings" w:hAnsi="Wingdings" w:cs="Wingdings" w:hint="eastAsia"/>
              </w:rPr>
              <w:sym w:font="Wingdings" w:char="F0E0"/>
            </w:r>
            <w:r>
              <w:rPr>
                <w:rFonts w:ascii="Times New Roman" w:hAnsi="Times New Roman"/>
              </w:rPr>
              <w:t xml:space="preserve">  High</w:t>
            </w:r>
          </w:p>
        </w:tc>
      </w:tr>
      <w:tr w:rsidR="00EB1B07" w14:paraId="6BC072A9" w14:textId="77777777" w:rsidTr="006F4F60">
        <w:tc>
          <w:tcPr>
            <w:tcW w:w="1946" w:type="dxa"/>
            <w:vMerge/>
          </w:tcPr>
          <w:p w14:paraId="50E801A1" w14:textId="77777777" w:rsidR="00EB1B07" w:rsidRDefault="00EB1B07" w:rsidP="00C13680">
            <w:pPr>
              <w:rPr>
                <w:b/>
                <w:bCs/>
              </w:rPr>
            </w:pPr>
          </w:p>
        </w:tc>
        <w:tc>
          <w:tcPr>
            <w:tcW w:w="756" w:type="dxa"/>
          </w:tcPr>
          <w:p w14:paraId="6F934EC9" w14:textId="5C106535" w:rsidR="00EB1B07" w:rsidRDefault="00EB1B07">
            <w:pPr>
              <w:spacing w:after="240"/>
              <w:jc w:val="both"/>
              <w:rPr>
                <w:rFonts w:ascii="Times New Roman" w:hAnsi="Times New Roman"/>
              </w:rPr>
            </w:pPr>
            <w:r>
              <w:rPr>
                <w:rFonts w:ascii="Times New Roman" w:hAnsi="Times New Roman"/>
              </w:rPr>
              <w:t>3.6.2.</w:t>
            </w:r>
          </w:p>
        </w:tc>
        <w:tc>
          <w:tcPr>
            <w:tcW w:w="7162" w:type="dxa"/>
          </w:tcPr>
          <w:p w14:paraId="014268F0" w14:textId="1621DAF0" w:rsidR="00EB1B07" w:rsidRDefault="00A764F2">
            <w:pPr>
              <w:spacing w:after="240"/>
              <w:jc w:val="both"/>
              <w:rPr>
                <w:rFonts w:ascii="Times New Roman" w:hAnsi="Times New Roman"/>
              </w:rPr>
            </w:pPr>
            <w:r>
              <w:rPr>
                <w:rFonts w:ascii="Times New Roman" w:hAnsi="Times New Roman"/>
              </w:rPr>
              <w:t>For bus segments, the system shall assign a default in</w:t>
            </w:r>
            <w:r w:rsidR="00C85488">
              <w:rPr>
                <w:rFonts w:ascii="Times New Roman" w:hAnsi="Times New Roman"/>
              </w:rPr>
              <w:t>dicator of low.</w:t>
            </w:r>
          </w:p>
        </w:tc>
      </w:tr>
      <w:tr w:rsidR="00C85488" w14:paraId="218F3CD6" w14:textId="77777777" w:rsidTr="006F4F60">
        <w:tc>
          <w:tcPr>
            <w:tcW w:w="1946" w:type="dxa"/>
            <w:vMerge/>
          </w:tcPr>
          <w:p w14:paraId="50AE3F74" w14:textId="77777777" w:rsidR="00C85488" w:rsidRDefault="00C85488" w:rsidP="00C13680">
            <w:pPr>
              <w:rPr>
                <w:b/>
                <w:bCs/>
              </w:rPr>
            </w:pPr>
          </w:p>
        </w:tc>
        <w:tc>
          <w:tcPr>
            <w:tcW w:w="756" w:type="dxa"/>
          </w:tcPr>
          <w:p w14:paraId="47C5365B" w14:textId="08C16A5E" w:rsidR="00C85488" w:rsidRDefault="00C85488">
            <w:pPr>
              <w:spacing w:after="240"/>
              <w:jc w:val="both"/>
              <w:rPr>
                <w:rFonts w:ascii="Times New Roman" w:hAnsi="Times New Roman"/>
              </w:rPr>
            </w:pPr>
            <w:r>
              <w:rPr>
                <w:rFonts w:ascii="Times New Roman" w:hAnsi="Times New Roman"/>
              </w:rPr>
              <w:t>3.6.3.</w:t>
            </w:r>
          </w:p>
        </w:tc>
        <w:tc>
          <w:tcPr>
            <w:tcW w:w="7162" w:type="dxa"/>
          </w:tcPr>
          <w:p w14:paraId="15C9A116" w14:textId="77777777" w:rsidR="00C85488" w:rsidRDefault="00C85488">
            <w:pPr>
              <w:spacing w:after="240"/>
              <w:jc w:val="both"/>
              <w:rPr>
                <w:rFonts w:ascii="Times New Roman" w:hAnsi="Times New Roman"/>
              </w:rPr>
            </w:pPr>
            <w:r>
              <w:rPr>
                <w:rFonts w:ascii="Times New Roman" w:hAnsi="Times New Roman"/>
              </w:rPr>
              <w:t xml:space="preserve">For driving/taxi segments, the system shall compute a delay indicator from the LTA Traffic Speed Bands API based on average speed near the route </w:t>
            </w:r>
          </w:p>
          <w:p w14:paraId="1BD0598A" w14:textId="77777777" w:rsidR="00C85488" w:rsidRDefault="00C85488" w:rsidP="00AC2FF0">
            <w:pPr>
              <w:numPr>
                <w:ilvl w:val="0"/>
                <w:numId w:val="33"/>
              </w:numPr>
              <w:spacing w:after="240"/>
              <w:jc w:val="both"/>
              <w:rPr>
                <w:rFonts w:ascii="Times New Roman" w:hAnsi="Times New Roman"/>
              </w:rPr>
            </w:pPr>
            <w:r>
              <w:rPr>
                <w:rFonts w:ascii="Times New Roman" w:hAnsi="Times New Roman"/>
              </w:rPr>
              <w:t xml:space="preserve">Average speed &gt;= 6 </w:t>
            </w:r>
            <w:r w:rsidRPr="00C85488">
              <w:rPr>
                <w:rFonts w:ascii="Wingdings" w:eastAsia="Wingdings" w:hAnsi="Wingdings" w:cs="Wingdings" w:hint="eastAsia"/>
              </w:rPr>
              <w:sym w:font="Wingdings" w:char="F0E0"/>
            </w:r>
            <w:r>
              <w:rPr>
                <w:rFonts w:ascii="Times New Roman" w:hAnsi="Times New Roman"/>
              </w:rPr>
              <w:t xml:space="preserve"> Low</w:t>
            </w:r>
          </w:p>
          <w:p w14:paraId="652EB1E3" w14:textId="77777777" w:rsidR="00C85488" w:rsidRDefault="00C85488" w:rsidP="00AC2FF0">
            <w:pPr>
              <w:numPr>
                <w:ilvl w:val="0"/>
                <w:numId w:val="33"/>
              </w:numPr>
              <w:spacing w:after="240"/>
              <w:jc w:val="both"/>
              <w:rPr>
                <w:rFonts w:ascii="Times New Roman" w:hAnsi="Times New Roman"/>
              </w:rPr>
            </w:pPr>
            <w:r>
              <w:rPr>
                <w:rFonts w:ascii="Times New Roman" w:hAnsi="Times New Roman"/>
              </w:rPr>
              <w:t xml:space="preserve">Average speed &gt;= 3 </w:t>
            </w:r>
            <w:r w:rsidRPr="00C85488">
              <w:rPr>
                <w:rFonts w:ascii="Wingdings" w:eastAsia="Wingdings" w:hAnsi="Wingdings" w:cs="Wingdings" w:hint="eastAsia"/>
              </w:rPr>
              <w:sym w:font="Wingdings" w:char="F0E0"/>
            </w:r>
            <w:r>
              <w:rPr>
                <w:rFonts w:ascii="Times New Roman" w:hAnsi="Times New Roman"/>
              </w:rPr>
              <w:t xml:space="preserve"> Medium </w:t>
            </w:r>
          </w:p>
          <w:p w14:paraId="73C32C81" w14:textId="25779A6F" w:rsidR="00C85488" w:rsidRPr="00EB1B07" w:rsidRDefault="00C85488" w:rsidP="00AC2FF0">
            <w:pPr>
              <w:numPr>
                <w:ilvl w:val="0"/>
                <w:numId w:val="33"/>
              </w:numPr>
              <w:spacing w:after="240"/>
              <w:jc w:val="both"/>
              <w:rPr>
                <w:rFonts w:ascii="Times New Roman" w:hAnsi="Times New Roman"/>
              </w:rPr>
            </w:pPr>
            <w:r>
              <w:rPr>
                <w:rFonts w:ascii="Times New Roman" w:hAnsi="Times New Roman"/>
              </w:rPr>
              <w:t xml:space="preserve">Average speed &lt; 3 </w:t>
            </w:r>
            <w:r w:rsidRPr="00C85488">
              <w:rPr>
                <w:rFonts w:ascii="Wingdings" w:eastAsia="Wingdings" w:hAnsi="Wingdings" w:cs="Wingdings" w:hint="eastAsia"/>
              </w:rPr>
              <w:sym w:font="Wingdings" w:char="F0E0"/>
            </w:r>
            <w:r>
              <w:rPr>
                <w:rFonts w:ascii="Times New Roman" w:hAnsi="Times New Roman"/>
              </w:rPr>
              <w:t xml:space="preserve"> High</w:t>
            </w:r>
          </w:p>
        </w:tc>
      </w:tr>
      <w:tr w:rsidR="00C85488" w14:paraId="0EB3337F" w14:textId="77777777" w:rsidTr="006F4F60">
        <w:tc>
          <w:tcPr>
            <w:tcW w:w="1946" w:type="dxa"/>
            <w:vMerge/>
          </w:tcPr>
          <w:p w14:paraId="21435A6C" w14:textId="77777777" w:rsidR="00C85488" w:rsidRDefault="00C85488" w:rsidP="00C13680">
            <w:pPr>
              <w:rPr>
                <w:b/>
                <w:bCs/>
              </w:rPr>
            </w:pPr>
          </w:p>
        </w:tc>
        <w:tc>
          <w:tcPr>
            <w:tcW w:w="756" w:type="dxa"/>
          </w:tcPr>
          <w:p w14:paraId="2FF0B30F" w14:textId="7895E6B6" w:rsidR="00C85488" w:rsidRDefault="00C85488">
            <w:pPr>
              <w:spacing w:after="240"/>
              <w:jc w:val="both"/>
              <w:rPr>
                <w:rFonts w:ascii="Times New Roman" w:hAnsi="Times New Roman"/>
              </w:rPr>
            </w:pPr>
            <w:r>
              <w:rPr>
                <w:rFonts w:ascii="Times New Roman" w:hAnsi="Times New Roman"/>
              </w:rPr>
              <w:t>3.6.3.</w:t>
            </w:r>
          </w:p>
        </w:tc>
        <w:tc>
          <w:tcPr>
            <w:tcW w:w="7162" w:type="dxa"/>
          </w:tcPr>
          <w:p w14:paraId="4012076A" w14:textId="691B66DA" w:rsidR="00C85488" w:rsidRPr="00EB1B07" w:rsidRDefault="00C85488">
            <w:pPr>
              <w:spacing w:after="240"/>
              <w:jc w:val="both"/>
              <w:rPr>
                <w:rFonts w:ascii="Times New Roman" w:hAnsi="Times New Roman"/>
              </w:rPr>
            </w:pPr>
            <w:r>
              <w:rPr>
                <w:rFonts w:ascii="Times New Roman" w:hAnsi="Times New Roman"/>
              </w:rPr>
              <w:t xml:space="preserve">If system shall </w:t>
            </w:r>
            <w:proofErr w:type="spellStart"/>
            <w:r>
              <w:rPr>
                <w:rFonts w:ascii="Times New Roman" w:hAnsi="Times New Roman"/>
              </w:rPr>
              <w:t>categorise</w:t>
            </w:r>
            <w:proofErr w:type="spellEnd"/>
            <w:r>
              <w:rPr>
                <w:rFonts w:ascii="Times New Roman" w:hAnsi="Times New Roman"/>
              </w:rPr>
              <w:t xml:space="preserve"> each delay indicator as Low, Medium, High or Unknown</w:t>
            </w:r>
          </w:p>
        </w:tc>
      </w:tr>
      <w:tr w:rsidR="00EB1B07" w14:paraId="30A04AF2" w14:textId="77777777" w:rsidTr="006F4F60">
        <w:tc>
          <w:tcPr>
            <w:tcW w:w="1946" w:type="dxa"/>
            <w:vMerge/>
          </w:tcPr>
          <w:p w14:paraId="773004A5" w14:textId="77777777" w:rsidR="00EB1B07" w:rsidRDefault="00EB1B07" w:rsidP="00C13680">
            <w:pPr>
              <w:rPr>
                <w:b/>
                <w:bCs/>
              </w:rPr>
            </w:pPr>
          </w:p>
        </w:tc>
        <w:tc>
          <w:tcPr>
            <w:tcW w:w="756" w:type="dxa"/>
          </w:tcPr>
          <w:p w14:paraId="082F339E" w14:textId="0DC7A9BB" w:rsidR="00EB1B07" w:rsidRDefault="00EB1B07">
            <w:pPr>
              <w:spacing w:after="240"/>
              <w:jc w:val="both"/>
              <w:rPr>
                <w:rFonts w:ascii="Times New Roman" w:hAnsi="Times New Roman"/>
              </w:rPr>
            </w:pPr>
            <w:r>
              <w:rPr>
                <w:rFonts w:ascii="Times New Roman" w:hAnsi="Times New Roman"/>
              </w:rPr>
              <w:t>3.6.</w:t>
            </w:r>
            <w:r w:rsidR="00C85488">
              <w:rPr>
                <w:rFonts w:ascii="Times New Roman" w:hAnsi="Times New Roman"/>
              </w:rPr>
              <w:t>5</w:t>
            </w:r>
            <w:r>
              <w:rPr>
                <w:rFonts w:ascii="Times New Roman" w:hAnsi="Times New Roman"/>
              </w:rPr>
              <w:t>.</w:t>
            </w:r>
          </w:p>
        </w:tc>
        <w:tc>
          <w:tcPr>
            <w:tcW w:w="7162" w:type="dxa"/>
          </w:tcPr>
          <w:p w14:paraId="15DBE9AD" w14:textId="370D9BD5" w:rsidR="00EB1B07" w:rsidRDefault="00EB1B07">
            <w:pPr>
              <w:spacing w:after="240"/>
              <w:jc w:val="both"/>
              <w:rPr>
                <w:rFonts w:ascii="Times New Roman" w:hAnsi="Times New Roman"/>
              </w:rPr>
            </w:pPr>
            <w:r w:rsidRPr="00EB1B07">
              <w:rPr>
                <w:rFonts w:ascii="Times New Roman" w:hAnsi="Times New Roman"/>
              </w:rPr>
              <w:t>If delay data is unavailable for a relevant segment, the system shall mark the indicator as Unknown.</w:t>
            </w:r>
          </w:p>
        </w:tc>
      </w:tr>
      <w:tr w:rsidR="00EB1B07" w14:paraId="7522C9CC" w14:textId="77777777" w:rsidTr="006F4F60">
        <w:tc>
          <w:tcPr>
            <w:tcW w:w="1946" w:type="dxa"/>
            <w:vMerge/>
          </w:tcPr>
          <w:p w14:paraId="26D7F74B" w14:textId="77777777" w:rsidR="00EB1B07" w:rsidRPr="00EB1B07" w:rsidRDefault="00EB1B07" w:rsidP="00C13680">
            <w:pPr>
              <w:rPr>
                <w:b/>
              </w:rPr>
            </w:pPr>
          </w:p>
        </w:tc>
        <w:tc>
          <w:tcPr>
            <w:tcW w:w="756" w:type="dxa"/>
          </w:tcPr>
          <w:p w14:paraId="4636CCD7" w14:textId="55876C93" w:rsidR="00EB1B07" w:rsidRDefault="00EB1B07">
            <w:pPr>
              <w:spacing w:after="240"/>
              <w:jc w:val="both"/>
              <w:rPr>
                <w:rFonts w:ascii="Times New Roman" w:hAnsi="Times New Roman"/>
              </w:rPr>
            </w:pPr>
            <w:r>
              <w:rPr>
                <w:rFonts w:ascii="Times New Roman" w:hAnsi="Times New Roman"/>
              </w:rPr>
              <w:t>3.6.</w:t>
            </w:r>
            <w:r w:rsidR="00C85488">
              <w:rPr>
                <w:rFonts w:ascii="Times New Roman" w:hAnsi="Times New Roman"/>
              </w:rPr>
              <w:t>6</w:t>
            </w:r>
            <w:r>
              <w:rPr>
                <w:rFonts w:ascii="Times New Roman" w:hAnsi="Times New Roman"/>
              </w:rPr>
              <w:t>.</w:t>
            </w:r>
          </w:p>
        </w:tc>
        <w:tc>
          <w:tcPr>
            <w:tcW w:w="7162" w:type="dxa"/>
          </w:tcPr>
          <w:p w14:paraId="3F5D30B8" w14:textId="2330519D" w:rsidR="00EB1B07" w:rsidRPr="00EB1B07" w:rsidRDefault="00EB1B07">
            <w:pPr>
              <w:spacing w:after="240"/>
              <w:jc w:val="both"/>
              <w:rPr>
                <w:rFonts w:ascii="Times New Roman" w:hAnsi="Times New Roman"/>
              </w:rPr>
            </w:pPr>
            <w:r w:rsidRPr="00EB1B07">
              <w:rPr>
                <w:rFonts w:ascii="Times New Roman" w:hAnsi="Times New Roman"/>
              </w:rPr>
              <w:t>The system shall pass delay-related indicators to downstream route assessment and display functions.</w:t>
            </w:r>
          </w:p>
        </w:tc>
      </w:tr>
      <w:tr w:rsidR="00DC39A8" w14:paraId="33554511" w14:textId="77777777" w:rsidTr="006F4F60">
        <w:tc>
          <w:tcPr>
            <w:tcW w:w="1946" w:type="dxa"/>
            <w:vMerge w:val="restart"/>
          </w:tcPr>
          <w:p w14:paraId="33816148" w14:textId="315E9502" w:rsidR="00DC39A8" w:rsidRDefault="00DC39A8" w:rsidP="00C13680">
            <w:pPr>
              <w:rPr>
                <w:b/>
                <w:bCs/>
              </w:rPr>
            </w:pPr>
            <w:r>
              <w:rPr>
                <w:b/>
                <w:bCs/>
              </w:rPr>
              <w:t xml:space="preserve">FR-3.7 </w:t>
            </w:r>
            <w:r w:rsidR="00EB1B07" w:rsidRPr="00EB1B07">
              <w:rPr>
                <w:b/>
                <w:bCs/>
              </w:rPr>
              <w:t>Prepare Route Assessment Output</w:t>
            </w:r>
          </w:p>
          <w:p w14:paraId="0DE5D81C" w14:textId="77777777" w:rsidR="00DC39A8" w:rsidRDefault="00DC39A8" w:rsidP="00C13680">
            <w:pPr>
              <w:rPr>
                <w:b/>
                <w:bCs/>
              </w:rPr>
            </w:pPr>
          </w:p>
        </w:tc>
        <w:tc>
          <w:tcPr>
            <w:tcW w:w="756" w:type="dxa"/>
          </w:tcPr>
          <w:p w14:paraId="7FC682BA" w14:textId="52C2F096" w:rsidR="00DC39A8" w:rsidRDefault="00DC39A8">
            <w:pPr>
              <w:spacing w:after="240"/>
              <w:jc w:val="both"/>
              <w:rPr>
                <w:rFonts w:ascii="Times New Roman" w:hAnsi="Times New Roman"/>
              </w:rPr>
            </w:pPr>
            <w:r>
              <w:rPr>
                <w:rFonts w:ascii="Times New Roman" w:hAnsi="Times New Roman"/>
              </w:rPr>
              <w:t>3.7.1</w:t>
            </w:r>
          </w:p>
        </w:tc>
        <w:tc>
          <w:tcPr>
            <w:tcW w:w="7162" w:type="dxa"/>
          </w:tcPr>
          <w:p w14:paraId="45A057CE" w14:textId="414D00A3" w:rsidR="00DC39A8" w:rsidRDefault="00784AEE">
            <w:pPr>
              <w:spacing w:after="240"/>
              <w:jc w:val="both"/>
              <w:rPr>
                <w:rFonts w:ascii="Times New Roman" w:hAnsi="Times New Roman"/>
              </w:rPr>
            </w:pPr>
            <w:r w:rsidRPr="00784AEE">
              <w:rPr>
                <w:rFonts w:ascii="Times New Roman" w:hAnsi="Times New Roman"/>
              </w:rPr>
              <w:t>The system shall package the computed transport-</w:t>
            </w:r>
            <w:proofErr w:type="gramStart"/>
            <w:r w:rsidRPr="00784AEE">
              <w:rPr>
                <w:rFonts w:ascii="Times New Roman" w:hAnsi="Times New Roman"/>
              </w:rPr>
              <w:t>condition</w:t>
            </w:r>
            <w:proofErr w:type="gramEnd"/>
            <w:r w:rsidRPr="00784AEE">
              <w:rPr>
                <w:rFonts w:ascii="Times New Roman" w:hAnsi="Times New Roman"/>
              </w:rPr>
              <w:t xml:space="preserve"> indicators as a structured route assessment output.</w:t>
            </w:r>
          </w:p>
        </w:tc>
      </w:tr>
      <w:tr w:rsidR="00DC39A8" w14:paraId="3C40DFB2" w14:textId="77777777" w:rsidTr="006F4F60">
        <w:tc>
          <w:tcPr>
            <w:tcW w:w="1946" w:type="dxa"/>
            <w:vMerge/>
          </w:tcPr>
          <w:p w14:paraId="3292B912" w14:textId="77777777" w:rsidR="00DC39A8" w:rsidRDefault="00DC39A8" w:rsidP="00C13680">
            <w:pPr>
              <w:rPr>
                <w:b/>
                <w:bCs/>
              </w:rPr>
            </w:pPr>
          </w:p>
        </w:tc>
        <w:tc>
          <w:tcPr>
            <w:tcW w:w="756" w:type="dxa"/>
          </w:tcPr>
          <w:p w14:paraId="41D2A9A0" w14:textId="1C4D8B20" w:rsidR="00DC39A8" w:rsidRDefault="00DC39A8">
            <w:pPr>
              <w:spacing w:after="240"/>
              <w:jc w:val="both"/>
              <w:rPr>
                <w:rFonts w:ascii="Times New Roman" w:hAnsi="Times New Roman"/>
              </w:rPr>
            </w:pPr>
            <w:r>
              <w:rPr>
                <w:rFonts w:ascii="Times New Roman" w:hAnsi="Times New Roman"/>
              </w:rPr>
              <w:t>3.7.2.</w:t>
            </w:r>
          </w:p>
        </w:tc>
        <w:tc>
          <w:tcPr>
            <w:tcW w:w="7162" w:type="dxa"/>
          </w:tcPr>
          <w:p w14:paraId="49C240E8" w14:textId="086EF91A" w:rsidR="00DC39A8" w:rsidRDefault="00784AEE">
            <w:pPr>
              <w:spacing w:after="240"/>
              <w:jc w:val="both"/>
              <w:rPr>
                <w:rFonts w:ascii="Times New Roman" w:hAnsi="Times New Roman"/>
              </w:rPr>
            </w:pPr>
            <w:r w:rsidRPr="00784AEE">
              <w:rPr>
                <w:rFonts w:ascii="Times New Roman" w:hAnsi="Times New Roman"/>
              </w:rPr>
              <w:t>For each computed indicator, the output shall include the indicator category</w:t>
            </w:r>
            <w:r w:rsidR="003F31E1">
              <w:rPr>
                <w:rFonts w:ascii="Times New Roman" w:hAnsi="Times New Roman"/>
              </w:rPr>
              <w:t>, numeric value, source type (“</w:t>
            </w:r>
            <w:proofErr w:type="spellStart"/>
            <w:r w:rsidR="003F31E1">
              <w:rPr>
                <w:rFonts w:ascii="Times New Roman" w:hAnsi="Times New Roman"/>
              </w:rPr>
              <w:t>realtime</w:t>
            </w:r>
            <w:proofErr w:type="spellEnd"/>
            <w:r w:rsidR="003F31E1">
              <w:rPr>
                <w:rFonts w:ascii="Times New Roman" w:hAnsi="Times New Roman"/>
              </w:rPr>
              <w:t xml:space="preserve">” or “fallback”), fallback flag and retrieval timestamp. </w:t>
            </w:r>
          </w:p>
        </w:tc>
      </w:tr>
      <w:tr w:rsidR="00DC39A8" w14:paraId="7E972655" w14:textId="77777777" w:rsidTr="006F4F60">
        <w:tc>
          <w:tcPr>
            <w:tcW w:w="1946" w:type="dxa"/>
            <w:vMerge/>
          </w:tcPr>
          <w:p w14:paraId="3139C9C2" w14:textId="77777777" w:rsidR="00DC39A8" w:rsidRDefault="00DC39A8" w:rsidP="00C13680">
            <w:pPr>
              <w:rPr>
                <w:b/>
                <w:bCs/>
              </w:rPr>
            </w:pPr>
          </w:p>
        </w:tc>
        <w:tc>
          <w:tcPr>
            <w:tcW w:w="756" w:type="dxa"/>
          </w:tcPr>
          <w:p w14:paraId="10FDD8BE" w14:textId="33FB61BE" w:rsidR="00DC39A8" w:rsidRDefault="00DC39A8">
            <w:pPr>
              <w:spacing w:after="240"/>
              <w:jc w:val="both"/>
              <w:rPr>
                <w:rFonts w:ascii="Times New Roman" w:hAnsi="Times New Roman"/>
              </w:rPr>
            </w:pPr>
            <w:r>
              <w:rPr>
                <w:rFonts w:ascii="Times New Roman" w:hAnsi="Times New Roman"/>
              </w:rPr>
              <w:t>3.7.3</w:t>
            </w:r>
          </w:p>
        </w:tc>
        <w:tc>
          <w:tcPr>
            <w:tcW w:w="7162" w:type="dxa"/>
          </w:tcPr>
          <w:p w14:paraId="7570AC83" w14:textId="7FE93E42" w:rsidR="00DC39A8" w:rsidRPr="00267D9B" w:rsidRDefault="00784AEE">
            <w:pPr>
              <w:spacing w:after="240"/>
              <w:jc w:val="both"/>
              <w:rPr>
                <w:rFonts w:ascii="Times New Roman" w:hAnsi="Times New Roman"/>
                <w:lang w:eastAsia="zh-CN"/>
              </w:rPr>
            </w:pPr>
            <w:r w:rsidRPr="00784AEE">
              <w:rPr>
                <w:rFonts w:ascii="Times New Roman" w:hAnsi="Times New Roman"/>
              </w:rPr>
              <w:t>The system shall pass the route assessment output as input to route generation, route scoring, route ranking, and route display functions</w:t>
            </w:r>
          </w:p>
        </w:tc>
      </w:tr>
    </w:tbl>
    <w:p w14:paraId="083AD873" w14:textId="77777777" w:rsidR="00E96B5A" w:rsidRDefault="00E96B5A">
      <w:pPr>
        <w:rPr>
          <w:vanish/>
        </w:rPr>
      </w:pPr>
      <w:bookmarkStart w:id="53" w:name="_Toc222998647"/>
    </w:p>
    <w:p w14:paraId="637DC083" w14:textId="470FA41F" w:rsidR="00F9523C" w:rsidRDefault="00020B99" w:rsidP="117A40C9">
      <w:pPr>
        <w:pStyle w:val="Heading2"/>
        <w:jc w:val="both"/>
        <w:rPr>
          <w:rFonts w:ascii="Times New Roman" w:hAnsi="Times New Roman"/>
        </w:rPr>
      </w:pPr>
      <w:r w:rsidRPr="117A40C9">
        <w:rPr>
          <w:rFonts w:ascii="Times New Roman" w:hAnsi="Times New Roman"/>
        </w:rPr>
        <w:t xml:space="preserve">Route Generation and </w:t>
      </w:r>
      <w:r w:rsidR="004D4EB6" w:rsidRPr="117A40C9">
        <w:rPr>
          <w:rFonts w:ascii="Times New Roman" w:hAnsi="Times New Roman"/>
        </w:rPr>
        <w:t>Ranking</w:t>
      </w:r>
      <w:bookmarkEnd w:id="53"/>
    </w:p>
    <w:p w14:paraId="6A4F440B" w14:textId="77777777" w:rsidR="00F9523C" w:rsidRDefault="00F9523C" w:rsidP="117A40C9">
      <w:pPr>
        <w:pStyle w:val="Heading3"/>
        <w:spacing w:before="0"/>
        <w:jc w:val="both"/>
        <w:rPr>
          <w:rFonts w:ascii="Times New Roman" w:hAnsi="Times New Roman"/>
        </w:rPr>
      </w:pPr>
      <w:r w:rsidRPr="117A40C9">
        <w:rPr>
          <w:rFonts w:ascii="Times New Roman" w:hAnsi="Times New Roman"/>
        </w:rPr>
        <w:t>Description and Priority</w:t>
      </w:r>
    </w:p>
    <w:p w14:paraId="780BE186" w14:textId="7CD8C5D4" w:rsidR="00267D9B" w:rsidRPr="00267D9B" w:rsidRDefault="00267D9B" w:rsidP="00267D9B">
      <w:pPr>
        <w:spacing w:before="240" w:after="240"/>
        <w:jc w:val="both"/>
        <w:rPr>
          <w:rFonts w:ascii="Times New Roman" w:hAnsi="Times New Roman"/>
        </w:rPr>
      </w:pPr>
      <w:r w:rsidRPr="5DBC4B4C">
        <w:rPr>
          <w:rFonts w:ascii="Times New Roman" w:hAnsi="Times New Roman"/>
        </w:rPr>
        <w:t>This feature generates feasible route options based on validated route search inputs and the current active preference configuration. It applies user-defined route categories and filtering constraints, assigns route attributes, derives route-level risk and comfort-related measures, computes composite scores, ranks routes deterministically, and prepares ranked route options for display with brief explanations.</w:t>
      </w:r>
    </w:p>
    <w:p w14:paraId="7269145A" w14:textId="7AD7DA32" w:rsidR="00A306F2" w:rsidRDefault="00267D9B" w:rsidP="00267D9B">
      <w:pPr>
        <w:spacing w:before="240" w:after="240"/>
        <w:jc w:val="both"/>
        <w:rPr>
          <w:rFonts w:ascii="Times New Roman" w:hAnsi="Times New Roman"/>
        </w:rPr>
      </w:pPr>
      <w:r w:rsidRPr="00267D9B">
        <w:rPr>
          <w:rFonts w:ascii="Times New Roman" w:hAnsi="Times New Roman"/>
        </w:rPr>
        <w:t>Priority: High</w:t>
      </w:r>
    </w:p>
    <w:p w14:paraId="6F195C10" w14:textId="77777777" w:rsidR="00F9523C" w:rsidRDefault="00F9523C" w:rsidP="117A40C9">
      <w:pPr>
        <w:pStyle w:val="Heading3"/>
        <w:spacing w:before="0"/>
        <w:jc w:val="both"/>
        <w:rPr>
          <w:rFonts w:ascii="Times New Roman" w:hAnsi="Times New Roman"/>
        </w:rPr>
      </w:pPr>
      <w:r w:rsidRPr="117A40C9">
        <w:rPr>
          <w:rFonts w:ascii="Times New Roman" w:hAnsi="Times New Roman"/>
        </w:rPr>
        <w:t>Stimulus/Response Sequences</w:t>
      </w:r>
    </w:p>
    <w:p w14:paraId="4A2D46B3" w14:textId="47028B6E"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t>Route assessment output is received after the User initiates route search.</w:t>
      </w:r>
    </w:p>
    <w:p w14:paraId="45FE0AFB" w14:textId="7148A05E"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t xml:space="preserve">System generates candidate routes </w:t>
      </w:r>
      <w:r w:rsidR="00903618">
        <w:rPr>
          <w:rFonts w:ascii="Times New Roman" w:hAnsi="Times New Roman"/>
        </w:rPr>
        <w:t>for</w:t>
      </w:r>
      <w:r w:rsidRPr="00AC23C5">
        <w:rPr>
          <w:rFonts w:ascii="Times New Roman" w:hAnsi="Times New Roman"/>
        </w:rPr>
        <w:t xml:space="preserve"> the enabled route categories.</w:t>
      </w:r>
    </w:p>
    <w:p w14:paraId="3DF823BD" w14:textId="77777777"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t>System applies active walking, transfer, and budget constraints.</w:t>
      </w:r>
    </w:p>
    <w:p w14:paraId="737FDA5B" w14:textId="579AE666"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lastRenderedPageBreak/>
        <w:t xml:space="preserve">System assigns route attributes such as travel time, travel cost, walking requirement, transfer </w:t>
      </w:r>
      <w:r w:rsidR="00E75931">
        <w:rPr>
          <w:rFonts w:ascii="Times New Roman" w:hAnsi="Times New Roman"/>
        </w:rPr>
        <w:t>count</w:t>
      </w:r>
      <w:r w:rsidRPr="00AC23C5">
        <w:rPr>
          <w:rFonts w:ascii="Times New Roman" w:hAnsi="Times New Roman"/>
        </w:rPr>
        <w:t>, and risk-related indicators.</w:t>
      </w:r>
    </w:p>
    <w:p w14:paraId="0AE8C6F4" w14:textId="24EB807C" w:rsidR="00AC23C5" w:rsidRDefault="00AC23C5" w:rsidP="00AC2FF0">
      <w:pPr>
        <w:numPr>
          <w:ilvl w:val="0"/>
          <w:numId w:val="14"/>
        </w:numPr>
        <w:spacing w:after="240"/>
        <w:jc w:val="both"/>
        <w:rPr>
          <w:rFonts w:ascii="Times New Roman" w:hAnsi="Times New Roman"/>
        </w:rPr>
      </w:pPr>
      <w:r w:rsidRPr="00AC23C5">
        <w:rPr>
          <w:rFonts w:ascii="Times New Roman" w:hAnsi="Times New Roman"/>
        </w:rPr>
        <w:t xml:space="preserve">System derives a comfort-related measure </w:t>
      </w:r>
      <w:r w:rsidR="00235E15">
        <w:rPr>
          <w:rFonts w:ascii="Times New Roman" w:hAnsi="Times New Roman"/>
        </w:rPr>
        <w:t>and a combined risk measure for each candidate route.</w:t>
      </w:r>
    </w:p>
    <w:p w14:paraId="0520D9F9" w14:textId="79ACE30B" w:rsidR="00235E15" w:rsidRDefault="00235E15" w:rsidP="00AC2FF0">
      <w:pPr>
        <w:numPr>
          <w:ilvl w:val="0"/>
          <w:numId w:val="14"/>
        </w:numPr>
        <w:spacing w:after="240"/>
        <w:jc w:val="both"/>
        <w:rPr>
          <w:rFonts w:ascii="Times New Roman" w:hAnsi="Times New Roman"/>
        </w:rPr>
      </w:pPr>
      <w:r>
        <w:rPr>
          <w:rFonts w:ascii="Times New Roman" w:hAnsi="Times New Roman"/>
        </w:rPr>
        <w:t xml:space="preserve">System </w:t>
      </w:r>
      <w:proofErr w:type="spellStart"/>
      <w:r>
        <w:rPr>
          <w:rFonts w:ascii="Times New Roman" w:hAnsi="Times New Roman"/>
        </w:rPr>
        <w:t>normalises</w:t>
      </w:r>
      <w:proofErr w:type="spellEnd"/>
      <w:r>
        <w:rPr>
          <w:rFonts w:ascii="Times New Roman" w:hAnsi="Times New Roman"/>
        </w:rPr>
        <w:t xml:space="preserve"> route attributes using min-max </w:t>
      </w:r>
      <w:proofErr w:type="spellStart"/>
      <w:r>
        <w:rPr>
          <w:rFonts w:ascii="Times New Roman" w:hAnsi="Times New Roman"/>
        </w:rPr>
        <w:t>normalisation</w:t>
      </w:r>
      <w:proofErr w:type="spellEnd"/>
      <w:r>
        <w:rPr>
          <w:rFonts w:ascii="Times New Roman" w:hAnsi="Times New Roman"/>
        </w:rPr>
        <w:t>.</w:t>
      </w:r>
    </w:p>
    <w:p w14:paraId="679EE72E" w14:textId="77777777"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t xml:space="preserve">System computes composite scores using </w:t>
      </w:r>
      <w:proofErr w:type="spellStart"/>
      <w:r w:rsidRPr="00AC23C5">
        <w:rPr>
          <w:rFonts w:ascii="Times New Roman" w:hAnsi="Times New Roman"/>
        </w:rPr>
        <w:t>normalised</w:t>
      </w:r>
      <w:proofErr w:type="spellEnd"/>
      <w:r w:rsidRPr="00AC23C5">
        <w:rPr>
          <w:rFonts w:ascii="Times New Roman" w:hAnsi="Times New Roman"/>
        </w:rPr>
        <w:t xml:space="preserve"> preference weights and </w:t>
      </w:r>
      <w:proofErr w:type="spellStart"/>
      <w:r w:rsidRPr="00AC23C5">
        <w:rPr>
          <w:rFonts w:ascii="Times New Roman" w:hAnsi="Times New Roman"/>
        </w:rPr>
        <w:t>normalised</w:t>
      </w:r>
      <w:proofErr w:type="spellEnd"/>
      <w:r w:rsidRPr="00AC23C5">
        <w:rPr>
          <w:rFonts w:ascii="Times New Roman" w:hAnsi="Times New Roman"/>
        </w:rPr>
        <w:t xml:space="preserve"> route attributes.</w:t>
      </w:r>
    </w:p>
    <w:p w14:paraId="5617AFFE" w14:textId="77777777" w:rsidR="00AC23C5" w:rsidRPr="00AC23C5" w:rsidRDefault="00AC23C5" w:rsidP="00AC2FF0">
      <w:pPr>
        <w:numPr>
          <w:ilvl w:val="0"/>
          <w:numId w:val="14"/>
        </w:numPr>
        <w:spacing w:after="240"/>
        <w:jc w:val="both"/>
        <w:rPr>
          <w:rFonts w:ascii="Times New Roman" w:hAnsi="Times New Roman"/>
        </w:rPr>
      </w:pPr>
      <w:r w:rsidRPr="00AC23C5">
        <w:rPr>
          <w:rFonts w:ascii="Times New Roman" w:hAnsi="Times New Roman"/>
        </w:rPr>
        <w:t>System ranks routes in ascending order of composite score.</w:t>
      </w:r>
    </w:p>
    <w:p w14:paraId="65C78CC5" w14:textId="77777777" w:rsidR="00AC23C5" w:rsidRDefault="00AC23C5" w:rsidP="00AC2FF0">
      <w:pPr>
        <w:numPr>
          <w:ilvl w:val="0"/>
          <w:numId w:val="14"/>
        </w:numPr>
        <w:spacing w:after="240"/>
        <w:jc w:val="both"/>
        <w:rPr>
          <w:rFonts w:ascii="Times New Roman" w:hAnsi="Times New Roman"/>
        </w:rPr>
      </w:pPr>
      <w:r w:rsidRPr="5DBC4B4C">
        <w:rPr>
          <w:rFonts w:ascii="Times New Roman" w:hAnsi="Times New Roman"/>
        </w:rPr>
        <w:t>System applies tie-breaking rules where required.</w:t>
      </w:r>
    </w:p>
    <w:p w14:paraId="51BA770E" w14:textId="77777777" w:rsidR="00521735" w:rsidRDefault="00367EC6" w:rsidP="00AC2FF0">
      <w:pPr>
        <w:numPr>
          <w:ilvl w:val="0"/>
          <w:numId w:val="14"/>
        </w:numPr>
        <w:spacing w:after="240"/>
        <w:jc w:val="both"/>
        <w:rPr>
          <w:rFonts w:ascii="Times New Roman" w:hAnsi="Times New Roman"/>
        </w:rPr>
      </w:pPr>
      <w:r>
        <w:rPr>
          <w:rFonts w:ascii="Times New Roman" w:hAnsi="Times New Roman"/>
        </w:rPr>
        <w:t xml:space="preserve">System selects up to 5 distinct ranked route options, </w:t>
      </w:r>
      <w:r w:rsidR="00521735">
        <w:rPr>
          <w:rFonts w:ascii="Times New Roman" w:hAnsi="Times New Roman"/>
        </w:rPr>
        <w:t>ensuring category diversity.</w:t>
      </w:r>
    </w:p>
    <w:p w14:paraId="77F3A4CA" w14:textId="4ECE0C4B" w:rsidR="00AC23C5" w:rsidRPr="00521735" w:rsidRDefault="00AC23C5" w:rsidP="00AC2FF0">
      <w:pPr>
        <w:numPr>
          <w:ilvl w:val="0"/>
          <w:numId w:val="14"/>
        </w:numPr>
        <w:spacing w:after="240"/>
        <w:jc w:val="both"/>
        <w:rPr>
          <w:rFonts w:ascii="Times New Roman" w:hAnsi="Times New Roman"/>
        </w:rPr>
      </w:pPr>
      <w:r w:rsidRPr="00521735">
        <w:rPr>
          <w:rFonts w:ascii="Times New Roman" w:hAnsi="Times New Roman"/>
        </w:rPr>
        <w:t>System generates a brief explanation for each selected route.</w:t>
      </w:r>
    </w:p>
    <w:p w14:paraId="3113AEF7" w14:textId="5905CF8B" w:rsidR="00A306F2" w:rsidRDefault="00AC23C5" w:rsidP="00AC2FF0">
      <w:pPr>
        <w:numPr>
          <w:ilvl w:val="0"/>
          <w:numId w:val="14"/>
        </w:numPr>
        <w:spacing w:after="240"/>
        <w:jc w:val="both"/>
        <w:rPr>
          <w:rFonts w:ascii="Times New Roman" w:hAnsi="Times New Roman"/>
        </w:rPr>
      </w:pPr>
      <w:r w:rsidRPr="00AC23C5">
        <w:rPr>
          <w:rFonts w:ascii="Times New Roman" w:hAnsi="Times New Roman"/>
        </w:rPr>
        <w:t>System passes the ranked route options to the route display function.</w:t>
      </w:r>
    </w:p>
    <w:p w14:paraId="52088F03" w14:textId="1153C078" w:rsidR="00420128" w:rsidRDefault="00420128" w:rsidP="003A0108">
      <w:pPr>
        <w:pStyle w:val="Heading3"/>
      </w:pPr>
      <w:r w:rsidRPr="117A40C9">
        <w:t>Functional Requirements</w:t>
      </w:r>
    </w:p>
    <w:tbl>
      <w:tblPr>
        <w:tblW w:w="10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0"/>
        <w:gridCol w:w="934"/>
        <w:gridCol w:w="7393"/>
      </w:tblGrid>
      <w:tr w:rsidR="00DC200F" w14:paraId="7C4CF0E7" w14:textId="77777777" w:rsidTr="00185FB6">
        <w:tc>
          <w:tcPr>
            <w:tcW w:w="1710" w:type="dxa"/>
            <w:vMerge w:val="restart"/>
          </w:tcPr>
          <w:p w14:paraId="565D4CB4" w14:textId="04BB3749" w:rsidR="00DC200F" w:rsidRDefault="00DC200F">
            <w:pPr>
              <w:rPr>
                <w:b/>
                <w:bCs/>
              </w:rPr>
            </w:pPr>
            <w:r>
              <w:rPr>
                <w:b/>
                <w:bCs/>
              </w:rPr>
              <w:t>FR-4.1. Route Generation</w:t>
            </w:r>
            <w:r w:rsidR="00DD6D9C" w:rsidRPr="00DD6D9C">
              <w:rPr>
                <w:b/>
                <w:bCs/>
              </w:rPr>
              <w:t xml:space="preserve"> Initiation</w:t>
            </w:r>
          </w:p>
          <w:p w14:paraId="545482B6" w14:textId="77777777" w:rsidR="00DC200F" w:rsidRDefault="00DC200F">
            <w:pPr>
              <w:rPr>
                <w:b/>
                <w:bCs/>
              </w:rPr>
            </w:pPr>
          </w:p>
        </w:tc>
        <w:tc>
          <w:tcPr>
            <w:tcW w:w="934" w:type="dxa"/>
          </w:tcPr>
          <w:p w14:paraId="4927717C" w14:textId="77777777" w:rsidR="00DC200F" w:rsidRDefault="00DC200F">
            <w:pPr>
              <w:spacing w:after="240"/>
              <w:jc w:val="both"/>
              <w:rPr>
                <w:rFonts w:ascii="Times New Roman" w:hAnsi="Times New Roman"/>
              </w:rPr>
            </w:pPr>
            <w:r>
              <w:rPr>
                <w:rFonts w:ascii="Times New Roman" w:hAnsi="Times New Roman"/>
              </w:rPr>
              <w:t>4.1.1.</w:t>
            </w:r>
          </w:p>
        </w:tc>
        <w:tc>
          <w:tcPr>
            <w:tcW w:w="7393" w:type="dxa"/>
          </w:tcPr>
          <w:p w14:paraId="09397512" w14:textId="34C46147" w:rsidR="00DC200F" w:rsidRDefault="004F6DF7">
            <w:pPr>
              <w:spacing w:after="240"/>
              <w:jc w:val="both"/>
              <w:rPr>
                <w:rFonts w:ascii="Times New Roman" w:hAnsi="Times New Roman"/>
                <w:lang w:eastAsia="zh-CN"/>
              </w:rPr>
            </w:pPr>
            <w:r w:rsidRPr="004F6DF7">
              <w:rPr>
                <w:rFonts w:ascii="Times New Roman" w:hAnsi="Times New Roman"/>
                <w:lang w:eastAsia="zh-CN"/>
              </w:rPr>
              <w:t>The system shall initiate route generation after</w:t>
            </w:r>
            <w:r w:rsidR="00DC200F" w:rsidRPr="004F6DF7">
              <w:rPr>
                <w:rFonts w:ascii="Times New Roman" w:hAnsi="Times New Roman"/>
                <w:lang w:eastAsia="zh-CN"/>
              </w:rPr>
              <w:t xml:space="preserve"> transport condition assessment </w:t>
            </w:r>
            <w:r w:rsidRPr="004F6DF7">
              <w:rPr>
                <w:rFonts w:ascii="Times New Roman" w:hAnsi="Times New Roman"/>
                <w:lang w:eastAsia="zh-CN"/>
              </w:rPr>
              <w:t>has been</w:t>
            </w:r>
            <w:r w:rsidR="00DC200F" w:rsidRPr="004F6DF7">
              <w:rPr>
                <w:rFonts w:ascii="Times New Roman" w:hAnsi="Times New Roman"/>
                <w:lang w:eastAsia="zh-CN"/>
              </w:rPr>
              <w:t xml:space="preserve"> completed</w:t>
            </w:r>
            <w:r w:rsidRPr="004F6DF7">
              <w:rPr>
                <w:rFonts w:ascii="Times New Roman" w:hAnsi="Times New Roman"/>
                <w:lang w:eastAsia="zh-CN"/>
              </w:rPr>
              <w:t>.</w:t>
            </w:r>
          </w:p>
        </w:tc>
      </w:tr>
      <w:tr w:rsidR="00DC200F" w14:paraId="160B6575" w14:textId="77777777" w:rsidTr="00185FB6">
        <w:tc>
          <w:tcPr>
            <w:tcW w:w="1710" w:type="dxa"/>
            <w:vMerge/>
          </w:tcPr>
          <w:p w14:paraId="2EC2C50E" w14:textId="77777777" w:rsidR="00DC200F" w:rsidRDefault="00DC200F">
            <w:pPr>
              <w:rPr>
                <w:b/>
                <w:bCs/>
              </w:rPr>
            </w:pPr>
          </w:p>
        </w:tc>
        <w:tc>
          <w:tcPr>
            <w:tcW w:w="934" w:type="dxa"/>
          </w:tcPr>
          <w:p w14:paraId="010E7CBC" w14:textId="77777777" w:rsidR="00DC200F" w:rsidRDefault="00DC200F">
            <w:pPr>
              <w:spacing w:after="240"/>
              <w:jc w:val="both"/>
              <w:rPr>
                <w:rFonts w:ascii="Times New Roman" w:hAnsi="Times New Roman"/>
              </w:rPr>
            </w:pPr>
            <w:r>
              <w:rPr>
                <w:rFonts w:ascii="Times New Roman" w:hAnsi="Times New Roman"/>
              </w:rPr>
              <w:t>4.1.2.</w:t>
            </w:r>
          </w:p>
        </w:tc>
        <w:tc>
          <w:tcPr>
            <w:tcW w:w="7393" w:type="dxa"/>
          </w:tcPr>
          <w:p w14:paraId="23D3F930" w14:textId="1C44430F" w:rsidR="00DC200F" w:rsidRDefault="00DC200F">
            <w:pPr>
              <w:spacing w:after="240"/>
              <w:jc w:val="both"/>
              <w:rPr>
                <w:rFonts w:ascii="Times New Roman" w:hAnsi="Times New Roman"/>
              </w:rPr>
            </w:pPr>
            <w:r>
              <w:rPr>
                <w:rFonts w:ascii="Times New Roman" w:hAnsi="Times New Roman"/>
              </w:rPr>
              <w:t xml:space="preserve">The system shall use the validated </w:t>
            </w:r>
            <w:r w:rsidR="004F6DF7" w:rsidRPr="004F6DF7">
              <w:rPr>
                <w:rFonts w:ascii="Times New Roman" w:hAnsi="Times New Roman"/>
              </w:rPr>
              <w:t>route search</w:t>
            </w:r>
            <w:r>
              <w:rPr>
                <w:rFonts w:ascii="Times New Roman" w:hAnsi="Times New Roman"/>
              </w:rPr>
              <w:t xml:space="preserve"> inputs for route generation</w:t>
            </w:r>
            <w:r w:rsidR="004F6DF7" w:rsidRPr="004F6DF7">
              <w:rPr>
                <w:rFonts w:ascii="Times New Roman" w:hAnsi="Times New Roman"/>
              </w:rPr>
              <w:t>.</w:t>
            </w:r>
          </w:p>
        </w:tc>
      </w:tr>
      <w:tr w:rsidR="00DC200F" w14:paraId="0A0AF2A0" w14:textId="77777777" w:rsidTr="00185FB6">
        <w:tc>
          <w:tcPr>
            <w:tcW w:w="1710" w:type="dxa"/>
            <w:vMerge/>
          </w:tcPr>
          <w:p w14:paraId="4E3FEF44" w14:textId="77777777" w:rsidR="00DC200F" w:rsidRDefault="00DC200F">
            <w:pPr>
              <w:rPr>
                <w:b/>
                <w:bCs/>
              </w:rPr>
            </w:pPr>
          </w:p>
        </w:tc>
        <w:tc>
          <w:tcPr>
            <w:tcW w:w="934" w:type="dxa"/>
          </w:tcPr>
          <w:p w14:paraId="05CAD6EA" w14:textId="77777777" w:rsidR="00DC200F" w:rsidRDefault="00DC200F">
            <w:pPr>
              <w:spacing w:after="240"/>
              <w:jc w:val="both"/>
              <w:rPr>
                <w:rFonts w:ascii="Times New Roman" w:hAnsi="Times New Roman"/>
              </w:rPr>
            </w:pPr>
            <w:r>
              <w:rPr>
                <w:rFonts w:ascii="Times New Roman" w:hAnsi="Times New Roman"/>
              </w:rPr>
              <w:t>4.1.3</w:t>
            </w:r>
          </w:p>
        </w:tc>
        <w:tc>
          <w:tcPr>
            <w:tcW w:w="7393" w:type="dxa"/>
          </w:tcPr>
          <w:p w14:paraId="51A38AA6" w14:textId="7253260F" w:rsidR="00DC200F" w:rsidRDefault="00DC200F">
            <w:pPr>
              <w:spacing w:after="240"/>
              <w:jc w:val="both"/>
              <w:rPr>
                <w:rFonts w:ascii="Times New Roman" w:hAnsi="Times New Roman"/>
              </w:rPr>
            </w:pPr>
            <w:r>
              <w:rPr>
                <w:rFonts w:ascii="Times New Roman" w:hAnsi="Times New Roman"/>
              </w:rPr>
              <w:t xml:space="preserve">The system shall use the </w:t>
            </w:r>
            <w:r w:rsidR="004F6DF7" w:rsidRPr="004F6DF7">
              <w:rPr>
                <w:rFonts w:ascii="Times New Roman" w:hAnsi="Times New Roman"/>
              </w:rPr>
              <w:t>route assessment output</w:t>
            </w:r>
            <w:r>
              <w:rPr>
                <w:rFonts w:ascii="Times New Roman" w:hAnsi="Times New Roman"/>
              </w:rPr>
              <w:t xml:space="preserve"> from Section </w:t>
            </w:r>
            <w:r w:rsidR="004F6DF7" w:rsidRPr="004F6DF7">
              <w:rPr>
                <w:rFonts w:ascii="Times New Roman" w:hAnsi="Times New Roman"/>
              </w:rPr>
              <w:t>4.</w:t>
            </w:r>
            <w:r>
              <w:rPr>
                <w:rFonts w:ascii="Times New Roman" w:hAnsi="Times New Roman"/>
              </w:rPr>
              <w:t xml:space="preserve">3 as </w:t>
            </w:r>
            <w:r w:rsidR="004F6DF7" w:rsidRPr="004F6DF7">
              <w:rPr>
                <w:rFonts w:ascii="Times New Roman" w:hAnsi="Times New Roman"/>
              </w:rPr>
              <w:t>input</w:t>
            </w:r>
            <w:r>
              <w:rPr>
                <w:rFonts w:ascii="Times New Roman" w:hAnsi="Times New Roman"/>
              </w:rPr>
              <w:t xml:space="preserve"> to route </w:t>
            </w:r>
            <w:r w:rsidR="004F6DF7" w:rsidRPr="004F6DF7">
              <w:rPr>
                <w:rFonts w:ascii="Times New Roman" w:hAnsi="Times New Roman"/>
              </w:rPr>
              <w:t>generation, scoring, and ranking.</w:t>
            </w:r>
          </w:p>
        </w:tc>
      </w:tr>
      <w:tr w:rsidR="00DC200F" w14:paraId="05614E9C" w14:textId="77777777" w:rsidTr="00185FB6">
        <w:tc>
          <w:tcPr>
            <w:tcW w:w="1710" w:type="dxa"/>
            <w:vMerge/>
          </w:tcPr>
          <w:p w14:paraId="610AA250" w14:textId="77777777" w:rsidR="00DC200F" w:rsidRDefault="00DC200F">
            <w:pPr>
              <w:rPr>
                <w:b/>
                <w:bCs/>
              </w:rPr>
            </w:pPr>
          </w:p>
        </w:tc>
        <w:tc>
          <w:tcPr>
            <w:tcW w:w="934" w:type="dxa"/>
          </w:tcPr>
          <w:p w14:paraId="7001CE1F" w14:textId="77777777" w:rsidR="00DC200F" w:rsidRDefault="00DC200F">
            <w:pPr>
              <w:spacing w:after="240"/>
              <w:jc w:val="both"/>
              <w:rPr>
                <w:rFonts w:ascii="Times New Roman" w:hAnsi="Times New Roman"/>
              </w:rPr>
            </w:pPr>
            <w:r>
              <w:rPr>
                <w:rFonts w:ascii="Times New Roman" w:hAnsi="Times New Roman"/>
              </w:rPr>
              <w:t>4.1.4.</w:t>
            </w:r>
          </w:p>
        </w:tc>
        <w:tc>
          <w:tcPr>
            <w:tcW w:w="7393" w:type="dxa"/>
          </w:tcPr>
          <w:p w14:paraId="104D6D28" w14:textId="39C70EE8" w:rsidR="00DC200F" w:rsidRDefault="00DC200F">
            <w:pPr>
              <w:spacing w:after="240"/>
              <w:jc w:val="both"/>
              <w:rPr>
                <w:rFonts w:ascii="Times New Roman" w:hAnsi="Times New Roman"/>
                <w:lang w:eastAsia="zh-CN"/>
              </w:rPr>
            </w:pPr>
            <w:r w:rsidRPr="004F6DF7">
              <w:rPr>
                <w:rFonts w:ascii="Times New Roman" w:hAnsi="Times New Roman"/>
                <w:lang w:eastAsia="zh-CN"/>
              </w:rPr>
              <w:t xml:space="preserve">The system shall apply the </w:t>
            </w:r>
            <w:r w:rsidR="004F6DF7" w:rsidRPr="004F6DF7">
              <w:rPr>
                <w:rFonts w:ascii="Times New Roman" w:hAnsi="Times New Roman"/>
                <w:lang w:eastAsia="zh-CN"/>
              </w:rPr>
              <w:t xml:space="preserve">current </w:t>
            </w:r>
            <w:r w:rsidRPr="004F6DF7">
              <w:rPr>
                <w:rFonts w:ascii="Times New Roman" w:hAnsi="Times New Roman"/>
                <w:lang w:eastAsia="zh-CN"/>
              </w:rPr>
              <w:t xml:space="preserve">active preference </w:t>
            </w:r>
            <w:r w:rsidR="004F6DF7" w:rsidRPr="004F6DF7">
              <w:rPr>
                <w:rFonts w:ascii="Times New Roman" w:hAnsi="Times New Roman"/>
                <w:lang w:eastAsia="zh-CN"/>
              </w:rPr>
              <w:t>configuration</w:t>
            </w:r>
            <w:r w:rsidRPr="004F6DF7">
              <w:rPr>
                <w:rFonts w:ascii="Times New Roman" w:hAnsi="Times New Roman"/>
                <w:lang w:eastAsia="zh-CN"/>
              </w:rPr>
              <w:t xml:space="preserve"> during route generation, scoring</w:t>
            </w:r>
            <w:r w:rsidR="004F6DF7" w:rsidRPr="004F6DF7">
              <w:rPr>
                <w:rFonts w:ascii="Times New Roman" w:hAnsi="Times New Roman"/>
                <w:lang w:eastAsia="zh-CN"/>
              </w:rPr>
              <w:t>,</w:t>
            </w:r>
            <w:r w:rsidRPr="004F6DF7">
              <w:rPr>
                <w:rFonts w:ascii="Times New Roman" w:hAnsi="Times New Roman"/>
                <w:lang w:eastAsia="zh-CN"/>
              </w:rPr>
              <w:t xml:space="preserve"> and ranking</w:t>
            </w:r>
            <w:r w:rsidR="004F6DF7" w:rsidRPr="004F6DF7">
              <w:rPr>
                <w:rFonts w:ascii="Times New Roman" w:hAnsi="Times New Roman"/>
                <w:lang w:eastAsia="zh-CN"/>
              </w:rPr>
              <w:t>.</w:t>
            </w:r>
          </w:p>
        </w:tc>
      </w:tr>
      <w:tr w:rsidR="00DC200F" w14:paraId="5DC5A5A0" w14:textId="77777777" w:rsidTr="00185FB6">
        <w:tc>
          <w:tcPr>
            <w:tcW w:w="1710" w:type="dxa"/>
            <w:vMerge w:val="restart"/>
          </w:tcPr>
          <w:p w14:paraId="01115732" w14:textId="27DE8994" w:rsidR="00DC200F" w:rsidRDefault="00DC200F">
            <w:pPr>
              <w:rPr>
                <w:b/>
                <w:bCs/>
              </w:rPr>
            </w:pPr>
            <w:r>
              <w:rPr>
                <w:b/>
                <w:bCs/>
              </w:rPr>
              <w:t xml:space="preserve">FR-4.2. Route Generation by </w:t>
            </w:r>
            <w:r w:rsidR="00DD6D9C" w:rsidRPr="00DD6D9C">
              <w:rPr>
                <w:b/>
                <w:bCs/>
              </w:rPr>
              <w:t>Route Category</w:t>
            </w:r>
          </w:p>
          <w:p w14:paraId="114AC633" w14:textId="77777777" w:rsidR="00DC200F" w:rsidRDefault="00DC200F">
            <w:pPr>
              <w:rPr>
                <w:b/>
                <w:bCs/>
              </w:rPr>
            </w:pPr>
          </w:p>
        </w:tc>
        <w:tc>
          <w:tcPr>
            <w:tcW w:w="934" w:type="dxa"/>
          </w:tcPr>
          <w:p w14:paraId="7CA24C5F" w14:textId="77777777" w:rsidR="00DC200F" w:rsidRDefault="00DC200F">
            <w:pPr>
              <w:spacing w:after="240"/>
              <w:jc w:val="both"/>
              <w:rPr>
                <w:rFonts w:ascii="Times New Roman" w:hAnsi="Times New Roman"/>
              </w:rPr>
            </w:pPr>
            <w:r>
              <w:rPr>
                <w:rFonts w:ascii="Times New Roman" w:hAnsi="Times New Roman"/>
              </w:rPr>
              <w:t>4.2.1.</w:t>
            </w:r>
          </w:p>
        </w:tc>
        <w:tc>
          <w:tcPr>
            <w:tcW w:w="7393" w:type="dxa"/>
          </w:tcPr>
          <w:p w14:paraId="7958C68A" w14:textId="1D4C09B2" w:rsidR="00DC200F" w:rsidRDefault="00DC200F">
            <w:pPr>
              <w:spacing w:after="240"/>
              <w:jc w:val="both"/>
              <w:rPr>
                <w:rFonts w:ascii="Times New Roman" w:hAnsi="Times New Roman"/>
              </w:rPr>
            </w:pPr>
            <w:r>
              <w:rPr>
                <w:rFonts w:ascii="Times New Roman" w:hAnsi="Times New Roman"/>
              </w:rPr>
              <w:t xml:space="preserve">The system </w:t>
            </w:r>
            <w:proofErr w:type="gramStart"/>
            <w:r>
              <w:rPr>
                <w:rFonts w:ascii="Times New Roman" w:hAnsi="Times New Roman"/>
              </w:rPr>
              <w:t>shall</w:t>
            </w:r>
            <w:proofErr w:type="gramEnd"/>
            <w:r>
              <w:rPr>
                <w:rFonts w:ascii="Times New Roman" w:hAnsi="Times New Roman"/>
              </w:rPr>
              <w:t xml:space="preserve"> generate route options only using </w:t>
            </w:r>
            <w:r w:rsidR="00CA1B70" w:rsidRPr="00CA1B70">
              <w:rPr>
                <w:rFonts w:ascii="Times New Roman" w:hAnsi="Times New Roman"/>
              </w:rPr>
              <w:t>route categories</w:t>
            </w:r>
            <w:r>
              <w:rPr>
                <w:rFonts w:ascii="Times New Roman" w:hAnsi="Times New Roman"/>
              </w:rPr>
              <w:t xml:space="preserve"> enabled in the active preference </w:t>
            </w:r>
            <w:r w:rsidR="00CA1B70" w:rsidRPr="00CA1B70">
              <w:rPr>
                <w:rFonts w:ascii="Times New Roman" w:hAnsi="Times New Roman"/>
              </w:rPr>
              <w:t>configuration.</w:t>
            </w:r>
          </w:p>
        </w:tc>
      </w:tr>
      <w:tr w:rsidR="00DC200F" w14:paraId="2F8443DF" w14:textId="77777777" w:rsidTr="00185FB6">
        <w:tc>
          <w:tcPr>
            <w:tcW w:w="1710" w:type="dxa"/>
            <w:vMerge/>
          </w:tcPr>
          <w:p w14:paraId="026FD0F5" w14:textId="77777777" w:rsidR="00DC200F" w:rsidRDefault="00DC200F">
            <w:pPr>
              <w:rPr>
                <w:b/>
                <w:bCs/>
              </w:rPr>
            </w:pPr>
          </w:p>
        </w:tc>
        <w:tc>
          <w:tcPr>
            <w:tcW w:w="934" w:type="dxa"/>
          </w:tcPr>
          <w:p w14:paraId="16AFF4B7" w14:textId="77777777" w:rsidR="00DC200F" w:rsidRDefault="00DC200F">
            <w:pPr>
              <w:spacing w:after="240"/>
              <w:jc w:val="both"/>
              <w:rPr>
                <w:rFonts w:ascii="Times New Roman" w:hAnsi="Times New Roman"/>
              </w:rPr>
            </w:pPr>
            <w:r>
              <w:rPr>
                <w:rFonts w:ascii="Times New Roman" w:hAnsi="Times New Roman"/>
              </w:rPr>
              <w:t>4.2.2.</w:t>
            </w:r>
          </w:p>
        </w:tc>
        <w:tc>
          <w:tcPr>
            <w:tcW w:w="7393" w:type="dxa"/>
          </w:tcPr>
          <w:p w14:paraId="774BBC50" w14:textId="4B1C1EA9" w:rsidR="00DC200F" w:rsidRDefault="00CA1B70">
            <w:pPr>
              <w:spacing w:after="240"/>
              <w:jc w:val="both"/>
              <w:rPr>
                <w:rFonts w:ascii="Times New Roman" w:hAnsi="Times New Roman"/>
              </w:rPr>
            </w:pPr>
            <w:r w:rsidRPr="00CA1B70">
              <w:rPr>
                <w:rFonts w:ascii="Times New Roman" w:hAnsi="Times New Roman"/>
              </w:rPr>
              <w:t xml:space="preserve">If Public Transit is enabled, the </w:t>
            </w:r>
            <w:r w:rsidR="00DC200F">
              <w:rPr>
                <w:rFonts w:ascii="Times New Roman" w:hAnsi="Times New Roman"/>
              </w:rPr>
              <w:t xml:space="preserve">system shall generate </w:t>
            </w:r>
            <w:r w:rsidRPr="00CA1B70">
              <w:rPr>
                <w:rFonts w:ascii="Times New Roman" w:hAnsi="Times New Roman"/>
              </w:rPr>
              <w:t>public transit</w:t>
            </w:r>
            <w:r w:rsidR="00DC200F">
              <w:rPr>
                <w:rFonts w:ascii="Times New Roman" w:hAnsi="Times New Roman"/>
              </w:rPr>
              <w:t xml:space="preserve"> route options</w:t>
            </w:r>
            <w:r w:rsidR="00640273">
              <w:rPr>
                <w:rFonts w:ascii="Times New Roman" w:hAnsi="Times New Roman"/>
              </w:rPr>
              <w:t xml:space="preserve"> via Google Directions API. </w:t>
            </w:r>
          </w:p>
        </w:tc>
      </w:tr>
      <w:tr w:rsidR="00DC200F" w:rsidRPr="00797FD2" w14:paraId="755E473B" w14:textId="77777777" w:rsidTr="00185FB6">
        <w:tc>
          <w:tcPr>
            <w:tcW w:w="1710" w:type="dxa"/>
            <w:vMerge/>
          </w:tcPr>
          <w:p w14:paraId="002C90C4" w14:textId="77777777" w:rsidR="00DC200F" w:rsidRDefault="00DC200F">
            <w:pPr>
              <w:rPr>
                <w:b/>
                <w:bCs/>
              </w:rPr>
            </w:pPr>
          </w:p>
        </w:tc>
        <w:tc>
          <w:tcPr>
            <w:tcW w:w="934" w:type="dxa"/>
          </w:tcPr>
          <w:p w14:paraId="48BA5F02" w14:textId="77777777" w:rsidR="00DC200F" w:rsidRDefault="00DC200F">
            <w:pPr>
              <w:spacing w:after="240"/>
              <w:jc w:val="both"/>
              <w:rPr>
                <w:rFonts w:ascii="Times New Roman" w:hAnsi="Times New Roman"/>
              </w:rPr>
            </w:pPr>
            <w:r>
              <w:rPr>
                <w:rFonts w:ascii="Times New Roman" w:hAnsi="Times New Roman"/>
              </w:rPr>
              <w:t>4.2.3.</w:t>
            </w:r>
          </w:p>
        </w:tc>
        <w:tc>
          <w:tcPr>
            <w:tcW w:w="7393" w:type="dxa"/>
          </w:tcPr>
          <w:p w14:paraId="30DBA539" w14:textId="5BD4E79D" w:rsidR="00DC200F" w:rsidRPr="00797FD2" w:rsidRDefault="00F14115">
            <w:pPr>
              <w:spacing w:after="240"/>
              <w:jc w:val="both"/>
              <w:rPr>
                <w:rFonts w:ascii="Times New Roman" w:hAnsi="Times New Roman"/>
              </w:rPr>
            </w:pPr>
            <w:r w:rsidRPr="00F14115">
              <w:rPr>
                <w:rFonts w:ascii="Times New Roman" w:hAnsi="Times New Roman"/>
              </w:rPr>
              <w:t>Public transit route options may include MRT-only or MRT-and-Bus combinations where applicable.</w:t>
            </w:r>
          </w:p>
        </w:tc>
      </w:tr>
      <w:tr w:rsidR="00DC200F" w:rsidRPr="0002015F" w14:paraId="7A89348E" w14:textId="77777777" w:rsidTr="00185FB6">
        <w:tc>
          <w:tcPr>
            <w:tcW w:w="1710" w:type="dxa"/>
            <w:vMerge/>
          </w:tcPr>
          <w:p w14:paraId="3CDFA63C" w14:textId="77777777" w:rsidR="00DC200F" w:rsidRDefault="00DC200F">
            <w:pPr>
              <w:rPr>
                <w:b/>
                <w:bCs/>
              </w:rPr>
            </w:pPr>
          </w:p>
        </w:tc>
        <w:tc>
          <w:tcPr>
            <w:tcW w:w="934" w:type="dxa"/>
          </w:tcPr>
          <w:p w14:paraId="6AF912C0" w14:textId="77777777" w:rsidR="00DC200F" w:rsidRDefault="00DC200F">
            <w:pPr>
              <w:spacing w:after="240"/>
              <w:jc w:val="both"/>
              <w:rPr>
                <w:rFonts w:ascii="Times New Roman" w:hAnsi="Times New Roman"/>
              </w:rPr>
            </w:pPr>
            <w:r>
              <w:rPr>
                <w:rFonts w:ascii="Times New Roman" w:hAnsi="Times New Roman"/>
              </w:rPr>
              <w:t>4.2.4. </w:t>
            </w:r>
          </w:p>
        </w:tc>
        <w:tc>
          <w:tcPr>
            <w:tcW w:w="7393" w:type="dxa"/>
          </w:tcPr>
          <w:p w14:paraId="70515079" w14:textId="2908F985" w:rsidR="00DC200F" w:rsidRPr="0002015F" w:rsidRDefault="00F14115">
            <w:pPr>
              <w:spacing w:after="240"/>
              <w:jc w:val="both"/>
              <w:rPr>
                <w:rFonts w:ascii="Times New Roman" w:hAnsi="Times New Roman"/>
              </w:rPr>
            </w:pPr>
            <w:r w:rsidRPr="00F14115">
              <w:rPr>
                <w:rFonts w:ascii="Times New Roman" w:hAnsi="Times New Roman"/>
              </w:rPr>
              <w:t>If Taxi/Drive is enabled, the</w:t>
            </w:r>
            <w:r w:rsidR="00DC200F">
              <w:rPr>
                <w:rFonts w:ascii="Times New Roman" w:hAnsi="Times New Roman"/>
              </w:rPr>
              <w:t xml:space="preserve"> system shall </w:t>
            </w:r>
            <w:r w:rsidR="00314919">
              <w:rPr>
                <w:rFonts w:ascii="Times New Roman" w:hAnsi="Times New Roman"/>
              </w:rPr>
              <w:t xml:space="preserve">generate driving </w:t>
            </w:r>
            <w:r w:rsidR="00BE6158">
              <w:rPr>
                <w:rFonts w:ascii="Times New Roman" w:hAnsi="Times New Roman"/>
              </w:rPr>
              <w:t>route options via Google Directions API</w:t>
            </w:r>
            <w:r w:rsidR="00A3502F">
              <w:rPr>
                <w:rFonts w:ascii="Times New Roman" w:hAnsi="Times New Roman"/>
              </w:rPr>
              <w:t xml:space="preserve">, producing both Taxi candidate and </w:t>
            </w:r>
            <w:proofErr w:type="gramStart"/>
            <w:r w:rsidR="00A3502F">
              <w:rPr>
                <w:rFonts w:ascii="Times New Roman" w:hAnsi="Times New Roman"/>
              </w:rPr>
              <w:t>a Drive</w:t>
            </w:r>
            <w:proofErr w:type="gramEnd"/>
            <w:r w:rsidR="00A3502F">
              <w:rPr>
                <w:rFonts w:ascii="Times New Roman" w:hAnsi="Times New Roman"/>
              </w:rPr>
              <w:t xml:space="preserve"> candidate from each driving route.</w:t>
            </w:r>
          </w:p>
        </w:tc>
      </w:tr>
      <w:tr w:rsidR="00A3502F" w14:paraId="6D7851A9" w14:textId="77777777" w:rsidTr="00185FB6">
        <w:tc>
          <w:tcPr>
            <w:tcW w:w="1710" w:type="dxa"/>
            <w:vMerge/>
          </w:tcPr>
          <w:p w14:paraId="16434DDD" w14:textId="77777777" w:rsidR="00A3502F" w:rsidRDefault="00A3502F">
            <w:pPr>
              <w:rPr>
                <w:b/>
                <w:bCs/>
              </w:rPr>
            </w:pPr>
          </w:p>
        </w:tc>
        <w:tc>
          <w:tcPr>
            <w:tcW w:w="934" w:type="dxa"/>
          </w:tcPr>
          <w:p w14:paraId="2F0EE2F7" w14:textId="601178FF" w:rsidR="00A3502F" w:rsidRDefault="00A3502F">
            <w:pPr>
              <w:spacing w:after="240"/>
              <w:jc w:val="both"/>
              <w:rPr>
                <w:rFonts w:ascii="Times New Roman" w:hAnsi="Times New Roman"/>
              </w:rPr>
            </w:pPr>
            <w:r>
              <w:rPr>
                <w:rFonts w:ascii="Times New Roman" w:hAnsi="Times New Roman"/>
              </w:rPr>
              <w:t>4.2.5.</w:t>
            </w:r>
          </w:p>
        </w:tc>
        <w:tc>
          <w:tcPr>
            <w:tcW w:w="7393" w:type="dxa"/>
          </w:tcPr>
          <w:p w14:paraId="6925E2BD" w14:textId="75D2291F" w:rsidR="00A3502F" w:rsidRPr="00F14115" w:rsidRDefault="005B711D">
            <w:pPr>
              <w:spacing w:after="240"/>
              <w:jc w:val="both"/>
              <w:rPr>
                <w:rFonts w:ascii="Times New Roman" w:hAnsi="Times New Roman"/>
              </w:rPr>
            </w:pPr>
            <w:r>
              <w:rPr>
                <w:rFonts w:ascii="Times New Roman" w:hAnsi="Times New Roman"/>
              </w:rPr>
              <w:t xml:space="preserve">The Taxi candidate shall not include parking penalties. </w:t>
            </w:r>
          </w:p>
        </w:tc>
      </w:tr>
      <w:tr w:rsidR="005B711D" w14:paraId="52E3042C" w14:textId="77777777" w:rsidTr="00185FB6">
        <w:tc>
          <w:tcPr>
            <w:tcW w:w="1710" w:type="dxa"/>
            <w:vMerge/>
          </w:tcPr>
          <w:p w14:paraId="31C73647" w14:textId="77777777" w:rsidR="005B711D" w:rsidRDefault="005B711D">
            <w:pPr>
              <w:rPr>
                <w:b/>
                <w:bCs/>
              </w:rPr>
            </w:pPr>
          </w:p>
        </w:tc>
        <w:tc>
          <w:tcPr>
            <w:tcW w:w="934" w:type="dxa"/>
          </w:tcPr>
          <w:p w14:paraId="427A0D2C" w14:textId="0DB60038" w:rsidR="005B711D" w:rsidRDefault="005B711D">
            <w:pPr>
              <w:spacing w:after="240"/>
              <w:jc w:val="both"/>
              <w:rPr>
                <w:rFonts w:ascii="Times New Roman" w:hAnsi="Times New Roman"/>
              </w:rPr>
            </w:pPr>
            <w:r>
              <w:rPr>
                <w:rFonts w:ascii="Times New Roman" w:hAnsi="Times New Roman"/>
              </w:rPr>
              <w:t>4.2.6.</w:t>
            </w:r>
          </w:p>
        </w:tc>
        <w:tc>
          <w:tcPr>
            <w:tcW w:w="7393" w:type="dxa"/>
          </w:tcPr>
          <w:p w14:paraId="5F58207B" w14:textId="0FC249E8" w:rsidR="005B711D" w:rsidRPr="00F14115" w:rsidRDefault="005B711D">
            <w:pPr>
              <w:spacing w:after="240"/>
              <w:jc w:val="both"/>
              <w:rPr>
                <w:rFonts w:ascii="Times New Roman" w:hAnsi="Times New Roman"/>
              </w:rPr>
            </w:pPr>
            <w:r>
              <w:rPr>
                <w:rFonts w:ascii="Times New Roman" w:hAnsi="Times New Roman"/>
              </w:rPr>
              <w:t xml:space="preserve">The Drive candidate shall include parking-related penalties on time, risk, </w:t>
            </w:r>
            <w:r>
              <w:rPr>
                <w:rFonts w:ascii="Times New Roman" w:hAnsi="Times New Roman"/>
              </w:rPr>
              <w:lastRenderedPageBreak/>
              <w:t xml:space="preserve">and comfort based on nearby carpark availability. </w:t>
            </w:r>
          </w:p>
        </w:tc>
      </w:tr>
      <w:tr w:rsidR="00DC200F" w14:paraId="54D546F1" w14:textId="77777777" w:rsidTr="00185FB6">
        <w:tc>
          <w:tcPr>
            <w:tcW w:w="1710" w:type="dxa"/>
            <w:vMerge/>
          </w:tcPr>
          <w:p w14:paraId="7CB21C80" w14:textId="77777777" w:rsidR="00DC200F" w:rsidRDefault="00DC200F">
            <w:pPr>
              <w:rPr>
                <w:b/>
                <w:bCs/>
              </w:rPr>
            </w:pPr>
          </w:p>
        </w:tc>
        <w:tc>
          <w:tcPr>
            <w:tcW w:w="934" w:type="dxa"/>
          </w:tcPr>
          <w:p w14:paraId="57FC5083" w14:textId="397A04F5" w:rsidR="00DC200F" w:rsidRDefault="00DC200F">
            <w:pPr>
              <w:spacing w:after="240"/>
              <w:jc w:val="both"/>
              <w:rPr>
                <w:rFonts w:ascii="Times New Roman" w:hAnsi="Times New Roman"/>
              </w:rPr>
            </w:pPr>
            <w:r>
              <w:rPr>
                <w:rFonts w:ascii="Times New Roman" w:hAnsi="Times New Roman"/>
              </w:rPr>
              <w:t>4.2.</w:t>
            </w:r>
            <w:r w:rsidR="004364E8">
              <w:rPr>
                <w:rFonts w:ascii="Times New Roman" w:hAnsi="Times New Roman"/>
              </w:rPr>
              <w:t>7</w:t>
            </w:r>
            <w:r>
              <w:rPr>
                <w:rFonts w:ascii="Times New Roman" w:hAnsi="Times New Roman"/>
              </w:rPr>
              <w:t>. </w:t>
            </w:r>
          </w:p>
        </w:tc>
        <w:tc>
          <w:tcPr>
            <w:tcW w:w="7393" w:type="dxa"/>
          </w:tcPr>
          <w:p w14:paraId="05A98EBB" w14:textId="3A0E4F5A" w:rsidR="00DC200F" w:rsidRDefault="00F14115">
            <w:pPr>
              <w:spacing w:after="240"/>
              <w:jc w:val="both"/>
              <w:rPr>
                <w:rFonts w:ascii="Times New Roman" w:hAnsi="Times New Roman"/>
              </w:rPr>
            </w:pPr>
            <w:r w:rsidRPr="00F14115">
              <w:rPr>
                <w:rFonts w:ascii="Times New Roman" w:hAnsi="Times New Roman"/>
              </w:rPr>
              <w:t>If Public Transit is the only enabled route category, the system shall exclude Taxi/Drive route options.</w:t>
            </w:r>
          </w:p>
        </w:tc>
      </w:tr>
      <w:tr w:rsidR="00DC200F" w14:paraId="420E51B9" w14:textId="77777777" w:rsidTr="00185FB6">
        <w:tc>
          <w:tcPr>
            <w:tcW w:w="1710" w:type="dxa"/>
            <w:vMerge/>
          </w:tcPr>
          <w:p w14:paraId="150F6F6F" w14:textId="77777777" w:rsidR="00DC200F" w:rsidRDefault="00DC200F">
            <w:pPr>
              <w:rPr>
                <w:b/>
                <w:bCs/>
              </w:rPr>
            </w:pPr>
          </w:p>
        </w:tc>
        <w:tc>
          <w:tcPr>
            <w:tcW w:w="934" w:type="dxa"/>
          </w:tcPr>
          <w:p w14:paraId="0C32ADAC" w14:textId="78CBE8E2" w:rsidR="00DC200F" w:rsidRDefault="00DC200F">
            <w:pPr>
              <w:spacing w:after="240"/>
              <w:jc w:val="both"/>
              <w:rPr>
                <w:rFonts w:ascii="Times New Roman" w:hAnsi="Times New Roman"/>
              </w:rPr>
            </w:pPr>
            <w:r>
              <w:rPr>
                <w:rFonts w:ascii="Times New Roman" w:hAnsi="Times New Roman"/>
              </w:rPr>
              <w:t>4.2.</w:t>
            </w:r>
            <w:r w:rsidR="004364E8">
              <w:rPr>
                <w:rFonts w:ascii="Times New Roman" w:hAnsi="Times New Roman"/>
              </w:rPr>
              <w:t>8</w:t>
            </w:r>
            <w:r>
              <w:rPr>
                <w:rFonts w:ascii="Times New Roman" w:hAnsi="Times New Roman"/>
              </w:rPr>
              <w:t>.</w:t>
            </w:r>
          </w:p>
        </w:tc>
        <w:tc>
          <w:tcPr>
            <w:tcW w:w="7393" w:type="dxa"/>
          </w:tcPr>
          <w:p w14:paraId="0F3D69BE" w14:textId="40073C65" w:rsidR="00DC200F" w:rsidRDefault="00DC200F">
            <w:pPr>
              <w:spacing w:after="240"/>
              <w:jc w:val="both"/>
              <w:rPr>
                <w:rFonts w:ascii="Times New Roman" w:hAnsi="Times New Roman"/>
              </w:rPr>
            </w:pPr>
            <w:r>
              <w:rPr>
                <w:rFonts w:ascii="Times New Roman" w:hAnsi="Times New Roman"/>
              </w:rPr>
              <w:t xml:space="preserve">If </w:t>
            </w:r>
            <w:r w:rsidR="00C74506" w:rsidRPr="00C74506">
              <w:rPr>
                <w:rFonts w:ascii="Times New Roman" w:hAnsi="Times New Roman"/>
              </w:rPr>
              <w:t xml:space="preserve">Taxi/Drive is </w:t>
            </w:r>
            <w:r>
              <w:rPr>
                <w:rFonts w:ascii="Times New Roman" w:hAnsi="Times New Roman"/>
              </w:rPr>
              <w:t xml:space="preserve">the </w:t>
            </w:r>
            <w:r w:rsidR="00C74506" w:rsidRPr="00C74506">
              <w:rPr>
                <w:rFonts w:ascii="Times New Roman" w:hAnsi="Times New Roman"/>
              </w:rPr>
              <w:t>only enabled</w:t>
            </w:r>
            <w:r>
              <w:rPr>
                <w:rFonts w:ascii="Times New Roman" w:hAnsi="Times New Roman"/>
              </w:rPr>
              <w:t xml:space="preserve"> route </w:t>
            </w:r>
            <w:r w:rsidR="00C74506" w:rsidRPr="00C74506">
              <w:rPr>
                <w:rFonts w:ascii="Times New Roman" w:hAnsi="Times New Roman"/>
              </w:rPr>
              <w:t>category</w:t>
            </w:r>
            <w:r>
              <w:rPr>
                <w:rFonts w:ascii="Times New Roman" w:hAnsi="Times New Roman"/>
              </w:rPr>
              <w:t xml:space="preserve">, the system shall exclude </w:t>
            </w:r>
            <w:r w:rsidR="00C74506" w:rsidRPr="00C74506">
              <w:rPr>
                <w:rFonts w:ascii="Times New Roman" w:hAnsi="Times New Roman"/>
              </w:rPr>
              <w:t xml:space="preserve">Public Transit </w:t>
            </w:r>
            <w:r>
              <w:rPr>
                <w:rFonts w:ascii="Times New Roman" w:hAnsi="Times New Roman"/>
              </w:rPr>
              <w:t>route options</w:t>
            </w:r>
            <w:r w:rsidR="00C74506" w:rsidRPr="00C74506">
              <w:rPr>
                <w:rFonts w:ascii="Times New Roman" w:hAnsi="Times New Roman"/>
              </w:rPr>
              <w:t>.</w:t>
            </w:r>
          </w:p>
        </w:tc>
      </w:tr>
      <w:tr w:rsidR="008D6E60" w14:paraId="46AA3139" w14:textId="77777777" w:rsidTr="00185FB6">
        <w:tc>
          <w:tcPr>
            <w:tcW w:w="1710" w:type="dxa"/>
            <w:vMerge w:val="restart"/>
          </w:tcPr>
          <w:p w14:paraId="5E91480B" w14:textId="3F0012F1" w:rsidR="008D6E60" w:rsidRDefault="008D6E60">
            <w:pPr>
              <w:rPr>
                <w:b/>
                <w:bCs/>
              </w:rPr>
            </w:pPr>
            <w:r>
              <w:rPr>
                <w:b/>
                <w:bCs/>
              </w:rPr>
              <w:t xml:space="preserve">FR-4.3. </w:t>
            </w:r>
            <w:r w:rsidRPr="00AE6B7F">
              <w:rPr>
                <w:b/>
                <w:bCs/>
              </w:rPr>
              <w:t>Route Feasibility and Constraint Handling</w:t>
            </w:r>
          </w:p>
        </w:tc>
        <w:tc>
          <w:tcPr>
            <w:tcW w:w="934" w:type="dxa"/>
          </w:tcPr>
          <w:p w14:paraId="0685C3B6" w14:textId="77777777" w:rsidR="008D6E60" w:rsidRDefault="008D6E60">
            <w:pPr>
              <w:spacing w:after="240"/>
              <w:jc w:val="both"/>
              <w:rPr>
                <w:rFonts w:ascii="Times New Roman" w:hAnsi="Times New Roman"/>
              </w:rPr>
            </w:pPr>
            <w:r>
              <w:rPr>
                <w:rFonts w:ascii="Times New Roman" w:hAnsi="Times New Roman"/>
              </w:rPr>
              <w:t>4.3.1.</w:t>
            </w:r>
          </w:p>
        </w:tc>
        <w:tc>
          <w:tcPr>
            <w:tcW w:w="7393" w:type="dxa"/>
          </w:tcPr>
          <w:p w14:paraId="54B1DE4E" w14:textId="33D5F475" w:rsidR="008D6E60" w:rsidRDefault="008D6E60">
            <w:pPr>
              <w:spacing w:after="240"/>
              <w:jc w:val="both"/>
              <w:rPr>
                <w:rFonts w:ascii="Times New Roman" w:hAnsi="Times New Roman"/>
              </w:rPr>
            </w:pPr>
            <w:r w:rsidRPr="00633DAA">
              <w:rPr>
                <w:rFonts w:ascii="Times New Roman" w:hAnsi="Times New Roman"/>
              </w:rPr>
              <w:t>The system shall generate only feasible routes that allow travel from the specified origin to the destination.</w:t>
            </w:r>
          </w:p>
        </w:tc>
      </w:tr>
      <w:tr w:rsidR="008D6E60" w14:paraId="7819CECD" w14:textId="77777777" w:rsidTr="00185FB6">
        <w:tc>
          <w:tcPr>
            <w:tcW w:w="1710" w:type="dxa"/>
            <w:vMerge/>
          </w:tcPr>
          <w:p w14:paraId="0A2F3E36" w14:textId="77777777" w:rsidR="008D6E60" w:rsidRDefault="008D6E60">
            <w:pPr>
              <w:rPr>
                <w:b/>
                <w:bCs/>
              </w:rPr>
            </w:pPr>
          </w:p>
        </w:tc>
        <w:tc>
          <w:tcPr>
            <w:tcW w:w="934" w:type="dxa"/>
          </w:tcPr>
          <w:p w14:paraId="517263AD" w14:textId="77777777" w:rsidR="008D6E60" w:rsidRDefault="008D6E60">
            <w:pPr>
              <w:spacing w:after="240"/>
              <w:jc w:val="both"/>
              <w:rPr>
                <w:rFonts w:ascii="Times New Roman" w:hAnsi="Times New Roman"/>
              </w:rPr>
            </w:pPr>
            <w:r>
              <w:rPr>
                <w:rFonts w:ascii="Times New Roman" w:hAnsi="Times New Roman"/>
              </w:rPr>
              <w:t>4.3.2.</w:t>
            </w:r>
          </w:p>
        </w:tc>
        <w:tc>
          <w:tcPr>
            <w:tcW w:w="7393" w:type="dxa"/>
          </w:tcPr>
          <w:p w14:paraId="13F54606" w14:textId="77777777" w:rsidR="008D6E60" w:rsidRDefault="008D6E60" w:rsidP="00633DAA">
            <w:pPr>
              <w:spacing w:after="240"/>
              <w:jc w:val="both"/>
              <w:rPr>
                <w:rFonts w:ascii="Times New Roman" w:hAnsi="Times New Roman"/>
              </w:rPr>
            </w:pPr>
            <w:r w:rsidRPr="00633DAA">
              <w:rPr>
                <w:rFonts w:ascii="Times New Roman" w:hAnsi="Times New Roman"/>
              </w:rPr>
              <w:t xml:space="preserve">The system shall apply the active maximum walking allowance during route </w:t>
            </w:r>
            <w:r w:rsidR="00FB4CBE">
              <w:rPr>
                <w:rFonts w:ascii="Times New Roman" w:hAnsi="Times New Roman"/>
              </w:rPr>
              <w:t>filtering</w:t>
            </w:r>
            <w:r w:rsidRPr="00633DAA">
              <w:rPr>
                <w:rFonts w:ascii="Times New Roman" w:hAnsi="Times New Roman"/>
              </w:rPr>
              <w:t>.</w:t>
            </w:r>
          </w:p>
          <w:p w14:paraId="6579435A" w14:textId="34E72DC8" w:rsidR="009616CD" w:rsidRDefault="009616CD" w:rsidP="009616CD">
            <w:pPr>
              <w:spacing w:after="240"/>
              <w:ind w:left="720"/>
              <w:jc w:val="both"/>
              <w:rPr>
                <w:rFonts w:ascii="Times New Roman" w:hAnsi="Times New Roman"/>
              </w:rPr>
            </w:pPr>
            <w:r>
              <w:rPr>
                <w:rFonts w:ascii="Times New Roman" w:hAnsi="Times New Roman"/>
              </w:rPr>
              <w:t xml:space="preserve">4.3.2.1. If a maximum walking allowance is specified, the system shall exclude routes where total walking times </w:t>
            </w:r>
            <w:proofErr w:type="gramStart"/>
            <w:r>
              <w:rPr>
                <w:rFonts w:ascii="Times New Roman" w:hAnsi="Times New Roman"/>
              </w:rPr>
              <w:t>exceeds</w:t>
            </w:r>
            <w:proofErr w:type="gramEnd"/>
            <w:r>
              <w:rPr>
                <w:rFonts w:ascii="Times New Roman" w:hAnsi="Times New Roman"/>
              </w:rPr>
              <w:t xml:space="preserve"> the limit. </w:t>
            </w:r>
          </w:p>
        </w:tc>
      </w:tr>
      <w:tr w:rsidR="008D6E60" w14:paraId="332C80CE" w14:textId="77777777" w:rsidTr="00A3502F">
        <w:tc>
          <w:tcPr>
            <w:tcW w:w="1710" w:type="dxa"/>
            <w:vMerge/>
          </w:tcPr>
          <w:p w14:paraId="66C3443E" w14:textId="77777777" w:rsidR="008D6E60" w:rsidRDefault="008D6E60">
            <w:pPr>
              <w:rPr>
                <w:b/>
                <w:bCs/>
              </w:rPr>
            </w:pPr>
          </w:p>
        </w:tc>
        <w:tc>
          <w:tcPr>
            <w:tcW w:w="934" w:type="dxa"/>
          </w:tcPr>
          <w:p w14:paraId="6C1DE8EB" w14:textId="5B87506A" w:rsidR="008D6E60" w:rsidRDefault="008D6E60">
            <w:pPr>
              <w:spacing w:after="240"/>
              <w:jc w:val="both"/>
              <w:rPr>
                <w:rFonts w:ascii="Times New Roman" w:hAnsi="Times New Roman"/>
              </w:rPr>
            </w:pPr>
            <w:r>
              <w:rPr>
                <w:rFonts w:ascii="Times New Roman" w:hAnsi="Times New Roman"/>
              </w:rPr>
              <w:t>4.3.3.</w:t>
            </w:r>
          </w:p>
        </w:tc>
        <w:tc>
          <w:tcPr>
            <w:tcW w:w="7393" w:type="dxa"/>
          </w:tcPr>
          <w:p w14:paraId="379B6E73" w14:textId="77777777" w:rsidR="008D6E60" w:rsidRDefault="008D6E60" w:rsidP="00633DAA">
            <w:pPr>
              <w:spacing w:after="240"/>
              <w:jc w:val="both"/>
              <w:rPr>
                <w:rFonts w:ascii="Times New Roman" w:hAnsi="Times New Roman"/>
              </w:rPr>
            </w:pPr>
            <w:r w:rsidRPr="00633DAA">
              <w:rPr>
                <w:rFonts w:ascii="Times New Roman" w:hAnsi="Times New Roman"/>
              </w:rPr>
              <w:t>The system shall apply the active maximum number of transfers during route generation.</w:t>
            </w:r>
          </w:p>
          <w:p w14:paraId="527D7CE0" w14:textId="0D2B2F24" w:rsidR="009616CD" w:rsidRDefault="009616CD" w:rsidP="009616CD">
            <w:pPr>
              <w:spacing w:after="240"/>
              <w:ind w:left="720"/>
              <w:jc w:val="both"/>
              <w:rPr>
                <w:rFonts w:ascii="Times New Roman" w:hAnsi="Times New Roman"/>
              </w:rPr>
            </w:pPr>
            <w:r>
              <w:rPr>
                <w:rFonts w:ascii="Times New Roman" w:hAnsi="Times New Roman"/>
              </w:rPr>
              <w:t>4.3.</w:t>
            </w:r>
            <w:proofErr w:type="gramStart"/>
            <w:r>
              <w:rPr>
                <w:rFonts w:ascii="Times New Roman" w:hAnsi="Times New Roman"/>
              </w:rPr>
              <w:t>3.1</w:t>
            </w:r>
            <w:proofErr w:type="gramEnd"/>
            <w:r>
              <w:rPr>
                <w:rFonts w:ascii="Times New Roman" w:hAnsi="Times New Roman"/>
              </w:rPr>
              <w:t xml:space="preserve">. If a maximum number of transfers is specified, the system shall exclude routes where </w:t>
            </w:r>
            <w:r w:rsidR="001772A2">
              <w:rPr>
                <w:rFonts w:ascii="Times New Roman" w:hAnsi="Times New Roman"/>
              </w:rPr>
              <w:t xml:space="preserve">the transfer count exceeds the limit. </w:t>
            </w:r>
          </w:p>
        </w:tc>
      </w:tr>
      <w:tr w:rsidR="008D6E60" w14:paraId="37B66413" w14:textId="77777777" w:rsidTr="00A3502F">
        <w:tc>
          <w:tcPr>
            <w:tcW w:w="1710" w:type="dxa"/>
            <w:vMerge/>
          </w:tcPr>
          <w:p w14:paraId="466472D5" w14:textId="77777777" w:rsidR="008D6E60" w:rsidRDefault="008D6E60">
            <w:pPr>
              <w:rPr>
                <w:b/>
                <w:bCs/>
              </w:rPr>
            </w:pPr>
          </w:p>
        </w:tc>
        <w:tc>
          <w:tcPr>
            <w:tcW w:w="934" w:type="dxa"/>
          </w:tcPr>
          <w:p w14:paraId="16962AF3" w14:textId="784B11A6" w:rsidR="008D6E60" w:rsidRDefault="008D6E60">
            <w:pPr>
              <w:spacing w:after="240"/>
              <w:jc w:val="both"/>
              <w:rPr>
                <w:rFonts w:ascii="Times New Roman" w:hAnsi="Times New Roman"/>
              </w:rPr>
            </w:pPr>
            <w:r>
              <w:rPr>
                <w:rFonts w:ascii="Times New Roman" w:hAnsi="Times New Roman"/>
              </w:rPr>
              <w:t>4.3.4.</w:t>
            </w:r>
          </w:p>
        </w:tc>
        <w:tc>
          <w:tcPr>
            <w:tcW w:w="7393" w:type="dxa"/>
          </w:tcPr>
          <w:p w14:paraId="69196CAE" w14:textId="77777777" w:rsidR="008D6E60" w:rsidRDefault="008D6E60" w:rsidP="00633DAA">
            <w:pPr>
              <w:spacing w:after="240"/>
              <w:jc w:val="both"/>
              <w:rPr>
                <w:rFonts w:ascii="Times New Roman" w:hAnsi="Times New Roman"/>
              </w:rPr>
            </w:pPr>
            <w:r w:rsidRPr="00633DAA">
              <w:rPr>
                <w:rFonts w:ascii="Times New Roman" w:hAnsi="Times New Roman"/>
              </w:rPr>
              <w:t>The system shall apply the active maximum trip budget during route generation.</w:t>
            </w:r>
          </w:p>
          <w:p w14:paraId="19FA7064" w14:textId="48DB885B" w:rsidR="001772A2" w:rsidRDefault="001772A2" w:rsidP="001772A2">
            <w:pPr>
              <w:spacing w:after="240"/>
              <w:ind w:left="720"/>
              <w:jc w:val="both"/>
              <w:rPr>
                <w:rFonts w:ascii="Times New Roman" w:hAnsi="Times New Roman"/>
              </w:rPr>
            </w:pPr>
            <w:r>
              <w:rPr>
                <w:rFonts w:ascii="Times New Roman" w:hAnsi="Times New Roman"/>
              </w:rPr>
              <w:t>4.3.</w:t>
            </w:r>
            <w:proofErr w:type="gramStart"/>
            <w:r>
              <w:rPr>
                <w:rFonts w:ascii="Times New Roman" w:hAnsi="Times New Roman"/>
              </w:rPr>
              <w:t>3.1</w:t>
            </w:r>
            <w:proofErr w:type="gramEnd"/>
            <w:r>
              <w:rPr>
                <w:rFonts w:ascii="Times New Roman" w:hAnsi="Times New Roman"/>
              </w:rPr>
              <w:t xml:space="preserve">. If a maximum budget is specified, the system shall exclude routes where the estimated cost exceeds the budget </w:t>
            </w:r>
          </w:p>
        </w:tc>
      </w:tr>
      <w:tr w:rsidR="008D6E60" w14:paraId="25B6CE01" w14:textId="77777777" w:rsidTr="00A3502F">
        <w:tc>
          <w:tcPr>
            <w:tcW w:w="1710" w:type="dxa"/>
            <w:vMerge/>
          </w:tcPr>
          <w:p w14:paraId="0E877136" w14:textId="77777777" w:rsidR="008D6E60" w:rsidRDefault="008D6E60">
            <w:pPr>
              <w:rPr>
                <w:b/>
                <w:bCs/>
              </w:rPr>
            </w:pPr>
          </w:p>
        </w:tc>
        <w:tc>
          <w:tcPr>
            <w:tcW w:w="934" w:type="dxa"/>
          </w:tcPr>
          <w:p w14:paraId="7D0EE5A7" w14:textId="381009F5" w:rsidR="008D6E60" w:rsidRDefault="008D6E60">
            <w:pPr>
              <w:spacing w:after="240"/>
              <w:jc w:val="both"/>
              <w:rPr>
                <w:rFonts w:ascii="Times New Roman" w:hAnsi="Times New Roman"/>
              </w:rPr>
            </w:pPr>
            <w:r>
              <w:rPr>
                <w:rFonts w:ascii="Times New Roman" w:hAnsi="Times New Roman"/>
              </w:rPr>
              <w:t>4.3.</w:t>
            </w:r>
            <w:r w:rsidR="000457D9">
              <w:rPr>
                <w:rFonts w:ascii="Times New Roman" w:hAnsi="Times New Roman"/>
              </w:rPr>
              <w:t>5</w:t>
            </w:r>
            <w:r>
              <w:rPr>
                <w:rFonts w:ascii="Times New Roman" w:hAnsi="Times New Roman"/>
              </w:rPr>
              <w:t>.</w:t>
            </w:r>
          </w:p>
        </w:tc>
        <w:tc>
          <w:tcPr>
            <w:tcW w:w="7393" w:type="dxa"/>
          </w:tcPr>
          <w:p w14:paraId="3F8D2AFC" w14:textId="5940796C" w:rsidR="008D6E60" w:rsidRDefault="008D6E60" w:rsidP="00633DAA">
            <w:pPr>
              <w:spacing w:after="240"/>
              <w:jc w:val="both"/>
              <w:rPr>
                <w:rFonts w:ascii="Times New Roman" w:hAnsi="Times New Roman"/>
              </w:rPr>
            </w:pPr>
            <w:r w:rsidRPr="00633DAA">
              <w:rPr>
                <w:rFonts w:ascii="Times New Roman" w:hAnsi="Times New Roman"/>
              </w:rPr>
              <w:t>If no feasible routes can be generated within the active constraints, the system shal</w:t>
            </w:r>
            <w:r w:rsidR="004D3DEF">
              <w:rPr>
                <w:rFonts w:ascii="Times New Roman" w:hAnsi="Times New Roman"/>
              </w:rPr>
              <w:t>l return an empty route list with the message “No routes found or APL unavailable”.</w:t>
            </w:r>
          </w:p>
        </w:tc>
      </w:tr>
      <w:tr w:rsidR="00DC200F" w14:paraId="3CAAA372" w14:textId="77777777" w:rsidTr="00185FB6">
        <w:tc>
          <w:tcPr>
            <w:tcW w:w="1710" w:type="dxa"/>
            <w:vMerge w:val="restart"/>
          </w:tcPr>
          <w:p w14:paraId="111F7906" w14:textId="15602BF6" w:rsidR="00DC200F" w:rsidRDefault="00DC200F">
            <w:pPr>
              <w:rPr>
                <w:b/>
                <w:bCs/>
              </w:rPr>
            </w:pPr>
            <w:r>
              <w:rPr>
                <w:b/>
                <w:bCs/>
              </w:rPr>
              <w:t xml:space="preserve">FR-4.4. </w:t>
            </w:r>
            <w:r w:rsidR="00C93C4A" w:rsidRPr="00C93C4A">
              <w:rPr>
                <w:b/>
                <w:bCs/>
              </w:rPr>
              <w:t>Route Attribute Assignment</w:t>
            </w:r>
          </w:p>
          <w:p w14:paraId="7F729A0A" w14:textId="77777777" w:rsidR="00DC200F" w:rsidRDefault="00DC200F">
            <w:pPr>
              <w:rPr>
                <w:b/>
                <w:bCs/>
              </w:rPr>
            </w:pPr>
          </w:p>
        </w:tc>
        <w:tc>
          <w:tcPr>
            <w:tcW w:w="934" w:type="dxa"/>
          </w:tcPr>
          <w:p w14:paraId="6A8C810B" w14:textId="77777777" w:rsidR="00DC200F" w:rsidRDefault="00DC200F">
            <w:pPr>
              <w:spacing w:after="240"/>
              <w:jc w:val="both"/>
              <w:rPr>
                <w:rFonts w:ascii="Times New Roman" w:hAnsi="Times New Roman"/>
              </w:rPr>
            </w:pPr>
            <w:r>
              <w:rPr>
                <w:rFonts w:ascii="Times New Roman" w:hAnsi="Times New Roman"/>
              </w:rPr>
              <w:t>4.4.1.</w:t>
            </w:r>
          </w:p>
        </w:tc>
        <w:tc>
          <w:tcPr>
            <w:tcW w:w="7393" w:type="dxa"/>
          </w:tcPr>
          <w:p w14:paraId="2B3F7650" w14:textId="6673140D" w:rsidR="00DC200F" w:rsidRDefault="00C93C4A">
            <w:pPr>
              <w:spacing w:after="240"/>
              <w:jc w:val="both"/>
              <w:rPr>
                <w:rFonts w:ascii="Times New Roman" w:hAnsi="Times New Roman"/>
              </w:rPr>
            </w:pPr>
            <w:r w:rsidRPr="00C93C4A">
              <w:rPr>
                <w:rFonts w:ascii="Times New Roman" w:hAnsi="Times New Roman"/>
              </w:rPr>
              <w:t>For each generated route, the system shall assign an estimated travel tim</w:t>
            </w:r>
            <w:r w:rsidR="007C20FF">
              <w:rPr>
                <w:rFonts w:ascii="Times New Roman" w:hAnsi="Times New Roman"/>
              </w:rPr>
              <w:t xml:space="preserve">e derived from the Google Directions API, converted to minutes. </w:t>
            </w:r>
          </w:p>
        </w:tc>
      </w:tr>
      <w:tr w:rsidR="00DC200F" w14:paraId="1B2E2DA9" w14:textId="77777777" w:rsidTr="00185FB6">
        <w:tc>
          <w:tcPr>
            <w:tcW w:w="1710" w:type="dxa"/>
            <w:vMerge/>
          </w:tcPr>
          <w:p w14:paraId="794D11B8" w14:textId="77777777" w:rsidR="00DC200F" w:rsidRDefault="00DC200F">
            <w:pPr>
              <w:rPr>
                <w:b/>
                <w:bCs/>
              </w:rPr>
            </w:pPr>
          </w:p>
        </w:tc>
        <w:tc>
          <w:tcPr>
            <w:tcW w:w="934" w:type="dxa"/>
          </w:tcPr>
          <w:p w14:paraId="1CADC0B9" w14:textId="77777777" w:rsidR="00DC200F" w:rsidRDefault="00DC200F">
            <w:pPr>
              <w:spacing w:after="240"/>
              <w:jc w:val="both"/>
              <w:rPr>
                <w:rFonts w:ascii="Times New Roman" w:hAnsi="Times New Roman"/>
              </w:rPr>
            </w:pPr>
            <w:r>
              <w:rPr>
                <w:rFonts w:ascii="Times New Roman" w:hAnsi="Times New Roman"/>
              </w:rPr>
              <w:t>4.4.2.</w:t>
            </w:r>
          </w:p>
        </w:tc>
        <w:tc>
          <w:tcPr>
            <w:tcW w:w="7393" w:type="dxa"/>
          </w:tcPr>
          <w:p w14:paraId="0676EB51" w14:textId="0575EEF5" w:rsidR="00DC200F" w:rsidRPr="00F41921" w:rsidRDefault="00C93C4A" w:rsidP="00C93C4A">
            <w:pPr>
              <w:spacing w:after="240"/>
              <w:jc w:val="both"/>
              <w:rPr>
                <w:rFonts w:ascii="Times New Roman" w:hAnsi="Times New Roman"/>
              </w:rPr>
            </w:pPr>
            <w:r w:rsidRPr="00C93C4A">
              <w:rPr>
                <w:rFonts w:ascii="Times New Roman" w:hAnsi="Times New Roman"/>
              </w:rPr>
              <w:t xml:space="preserve">For each generated route, the system shall </w:t>
            </w:r>
            <w:r w:rsidR="007C20FF">
              <w:rPr>
                <w:rFonts w:ascii="Times New Roman" w:hAnsi="Times New Roman"/>
              </w:rPr>
              <w:t xml:space="preserve">compute a realistic travel time by adding a bus wait buffer of </w:t>
            </w:r>
            <w:r w:rsidR="00F41921">
              <w:rPr>
                <w:rFonts w:ascii="Times New Roman" w:hAnsi="Times New Roman"/>
                <w:i/>
                <w:iCs/>
              </w:rPr>
              <w:t>0.5*</w:t>
            </w:r>
            <w:proofErr w:type="spellStart"/>
            <w:r w:rsidR="00F41921">
              <w:rPr>
                <w:rFonts w:ascii="Times New Roman" w:hAnsi="Times New Roman"/>
                <w:i/>
                <w:iCs/>
              </w:rPr>
              <w:t>miss_penalty_min</w:t>
            </w:r>
            <w:proofErr w:type="spellEnd"/>
            <w:r w:rsidR="00F41921">
              <w:rPr>
                <w:rFonts w:ascii="Times New Roman" w:hAnsi="Times New Roman"/>
              </w:rPr>
              <w:t xml:space="preserve"> per bus step (modelling a 50% chance of missing the bus).</w:t>
            </w:r>
          </w:p>
        </w:tc>
      </w:tr>
      <w:tr w:rsidR="00DC200F" w14:paraId="24CAC027" w14:textId="77777777" w:rsidTr="00185FB6">
        <w:tc>
          <w:tcPr>
            <w:tcW w:w="1710" w:type="dxa"/>
            <w:vMerge/>
          </w:tcPr>
          <w:p w14:paraId="559A7ED1" w14:textId="77777777" w:rsidR="00DC200F" w:rsidRDefault="00DC200F">
            <w:pPr>
              <w:rPr>
                <w:b/>
                <w:bCs/>
              </w:rPr>
            </w:pPr>
          </w:p>
        </w:tc>
        <w:tc>
          <w:tcPr>
            <w:tcW w:w="934" w:type="dxa"/>
          </w:tcPr>
          <w:p w14:paraId="22FFEA46" w14:textId="77777777" w:rsidR="00DC200F" w:rsidRDefault="00DC200F">
            <w:pPr>
              <w:spacing w:after="240"/>
              <w:jc w:val="both"/>
              <w:rPr>
                <w:rFonts w:ascii="Times New Roman" w:hAnsi="Times New Roman"/>
              </w:rPr>
            </w:pPr>
            <w:r>
              <w:rPr>
                <w:rFonts w:ascii="Times New Roman" w:hAnsi="Times New Roman"/>
              </w:rPr>
              <w:t>4.4.3.</w:t>
            </w:r>
          </w:p>
        </w:tc>
        <w:tc>
          <w:tcPr>
            <w:tcW w:w="7393" w:type="dxa"/>
          </w:tcPr>
          <w:p w14:paraId="6801B6B2" w14:textId="5510CACF" w:rsidR="00DC200F" w:rsidRDefault="00F41921" w:rsidP="00C93C4A">
            <w:pPr>
              <w:spacing w:after="240"/>
              <w:jc w:val="both"/>
              <w:rPr>
                <w:rFonts w:ascii="Times New Roman" w:hAnsi="Times New Roman"/>
              </w:rPr>
            </w:pPr>
            <w:r>
              <w:rPr>
                <w:rFonts w:ascii="Times New Roman" w:hAnsi="Times New Roman"/>
              </w:rPr>
              <w:t xml:space="preserve">For Drive routes, the system shall add a parking search time penalty to realistic travel time: + 10 minutes if nearby parking is full +5 minutes if parking is limited. </w:t>
            </w:r>
          </w:p>
        </w:tc>
      </w:tr>
      <w:tr w:rsidR="00DC200F" w14:paraId="286AF22D" w14:textId="77777777" w:rsidTr="00185FB6">
        <w:tc>
          <w:tcPr>
            <w:tcW w:w="1710" w:type="dxa"/>
            <w:vMerge/>
          </w:tcPr>
          <w:p w14:paraId="113A6AD1" w14:textId="77777777" w:rsidR="00DC200F" w:rsidRDefault="00DC200F">
            <w:pPr>
              <w:rPr>
                <w:b/>
                <w:bCs/>
              </w:rPr>
            </w:pPr>
          </w:p>
        </w:tc>
        <w:tc>
          <w:tcPr>
            <w:tcW w:w="934" w:type="dxa"/>
          </w:tcPr>
          <w:p w14:paraId="092094D1" w14:textId="77777777" w:rsidR="00DC200F" w:rsidRDefault="00DC200F">
            <w:pPr>
              <w:spacing w:after="240"/>
              <w:jc w:val="both"/>
              <w:rPr>
                <w:rFonts w:ascii="Times New Roman" w:hAnsi="Times New Roman"/>
              </w:rPr>
            </w:pPr>
            <w:r>
              <w:rPr>
                <w:rFonts w:ascii="Times New Roman" w:hAnsi="Times New Roman"/>
              </w:rPr>
              <w:t>4.4.4.</w:t>
            </w:r>
          </w:p>
        </w:tc>
        <w:tc>
          <w:tcPr>
            <w:tcW w:w="7393" w:type="dxa"/>
          </w:tcPr>
          <w:p w14:paraId="36FFA1F6" w14:textId="77777777" w:rsidR="00DC200F" w:rsidRDefault="00C93C4A">
            <w:pPr>
              <w:spacing w:after="240"/>
              <w:jc w:val="both"/>
              <w:rPr>
                <w:rFonts w:ascii="Times New Roman" w:hAnsi="Times New Roman"/>
              </w:rPr>
            </w:pPr>
            <w:r w:rsidRPr="00C93C4A">
              <w:rPr>
                <w:rFonts w:ascii="Times New Roman" w:hAnsi="Times New Roman"/>
              </w:rPr>
              <w:t xml:space="preserve">For </w:t>
            </w:r>
            <w:r w:rsidR="00E9124C">
              <w:rPr>
                <w:rFonts w:ascii="Times New Roman" w:hAnsi="Times New Roman"/>
              </w:rPr>
              <w:t xml:space="preserve">each generated route, the system </w:t>
            </w:r>
            <w:proofErr w:type="gramStart"/>
            <w:r w:rsidR="00E9124C">
              <w:rPr>
                <w:rFonts w:ascii="Times New Roman" w:hAnsi="Times New Roman"/>
              </w:rPr>
              <w:t>shall</w:t>
            </w:r>
            <w:proofErr w:type="gramEnd"/>
            <w:r w:rsidR="00E9124C">
              <w:rPr>
                <w:rFonts w:ascii="Times New Roman" w:hAnsi="Times New Roman"/>
              </w:rPr>
              <w:t xml:space="preserve"> compute a route-level crowding risk level by aggregating segment-level crowding risk values using a </w:t>
            </w:r>
            <w:proofErr w:type="gramStart"/>
            <w:r w:rsidR="00E9124C">
              <w:rPr>
                <w:rFonts w:ascii="Times New Roman" w:hAnsi="Times New Roman"/>
              </w:rPr>
              <w:t>worst-case</w:t>
            </w:r>
            <w:proofErr w:type="gramEnd"/>
            <w:r w:rsidR="00E9124C">
              <w:rPr>
                <w:rFonts w:ascii="Times New Roman" w:hAnsi="Times New Roman"/>
              </w:rPr>
              <w:t xml:space="preserve"> (maximum) rule:</w:t>
            </w:r>
          </w:p>
          <w:p w14:paraId="1EF70211" w14:textId="2D5E8EFC" w:rsidR="00E9124C" w:rsidRDefault="009F4CBD" w:rsidP="00AC2FF0">
            <w:pPr>
              <w:numPr>
                <w:ilvl w:val="0"/>
                <w:numId w:val="33"/>
              </w:numPr>
              <w:spacing w:after="240"/>
              <w:jc w:val="both"/>
              <w:rPr>
                <w:rFonts w:ascii="Times New Roman" w:hAnsi="Times New Roman"/>
              </w:rPr>
            </w:pPr>
            <w:r>
              <w:rPr>
                <w:rFonts w:ascii="Times New Roman" w:hAnsi="Times New Roman"/>
              </w:rPr>
              <w:t xml:space="preserve">If all segment-level crowding risk indicators are Unknown, the route-level crowding risk level shall be </w:t>
            </w:r>
            <w:r w:rsidR="00113DB9">
              <w:rPr>
                <w:rFonts w:ascii="Times New Roman" w:hAnsi="Times New Roman"/>
              </w:rPr>
              <w:t>Unknown with numeric value 2</w:t>
            </w:r>
            <w:r w:rsidR="00D53211">
              <w:rPr>
                <w:rFonts w:ascii="Times New Roman" w:hAnsi="Times New Roman"/>
              </w:rPr>
              <w:t>.</w:t>
            </w:r>
          </w:p>
          <w:p w14:paraId="6A2B6205" w14:textId="655FF59E" w:rsidR="00113DB9" w:rsidRDefault="00443F45" w:rsidP="00AC2FF0">
            <w:pPr>
              <w:numPr>
                <w:ilvl w:val="0"/>
                <w:numId w:val="33"/>
              </w:numPr>
              <w:spacing w:after="240"/>
              <w:jc w:val="both"/>
              <w:rPr>
                <w:rFonts w:ascii="Times New Roman" w:hAnsi="Times New Roman"/>
              </w:rPr>
            </w:pPr>
            <w:r>
              <w:rPr>
                <w:rFonts w:ascii="Times New Roman" w:hAnsi="Times New Roman"/>
              </w:rPr>
              <w:t>If some segment</w:t>
            </w:r>
            <w:r w:rsidR="00D53211">
              <w:rPr>
                <w:rFonts w:ascii="Times New Roman" w:hAnsi="Times New Roman"/>
              </w:rPr>
              <w:t xml:space="preserve">-level crowding risk indicators are Unknown and </w:t>
            </w:r>
            <w:r w:rsidR="00D53211">
              <w:rPr>
                <w:rFonts w:ascii="Times New Roman" w:hAnsi="Times New Roman"/>
              </w:rPr>
              <w:lastRenderedPageBreak/>
              <w:t>some are known, the route-level crowding risk shall be maximum of the known segment-level crowding risk values.</w:t>
            </w:r>
          </w:p>
          <w:p w14:paraId="41F9D4F1" w14:textId="2505AA38" w:rsidR="00D53211" w:rsidRDefault="00D53211" w:rsidP="00AC2FF0">
            <w:pPr>
              <w:numPr>
                <w:ilvl w:val="0"/>
                <w:numId w:val="33"/>
              </w:numPr>
              <w:spacing w:after="240"/>
              <w:jc w:val="both"/>
              <w:rPr>
                <w:rFonts w:ascii="Times New Roman" w:hAnsi="Times New Roman"/>
              </w:rPr>
            </w:pPr>
            <w:r>
              <w:rPr>
                <w:rFonts w:ascii="Times New Roman" w:hAnsi="Times New Roman"/>
              </w:rPr>
              <w:t xml:space="preserve">Otherwise, the route-level crowding risk shall be the maximum segment-level crowding risk level. </w:t>
            </w:r>
          </w:p>
        </w:tc>
      </w:tr>
      <w:tr w:rsidR="00BB650E" w14:paraId="7944D5D5" w14:textId="77777777" w:rsidTr="00185FB6">
        <w:tc>
          <w:tcPr>
            <w:tcW w:w="1710" w:type="dxa"/>
            <w:vMerge/>
          </w:tcPr>
          <w:p w14:paraId="20429CE5" w14:textId="77777777" w:rsidR="00BB650E" w:rsidRDefault="00BB650E">
            <w:pPr>
              <w:rPr>
                <w:b/>
                <w:bCs/>
              </w:rPr>
            </w:pPr>
          </w:p>
        </w:tc>
        <w:tc>
          <w:tcPr>
            <w:tcW w:w="934" w:type="dxa"/>
          </w:tcPr>
          <w:p w14:paraId="3689C98B" w14:textId="498DC8F0" w:rsidR="00BB650E" w:rsidRDefault="00BB650E">
            <w:pPr>
              <w:spacing w:after="240"/>
              <w:jc w:val="both"/>
              <w:rPr>
                <w:rFonts w:ascii="Times New Roman" w:hAnsi="Times New Roman"/>
              </w:rPr>
            </w:pPr>
            <w:r>
              <w:rPr>
                <w:rFonts w:ascii="Times New Roman" w:hAnsi="Times New Roman"/>
              </w:rPr>
              <w:t>4.4.5.</w:t>
            </w:r>
          </w:p>
        </w:tc>
        <w:tc>
          <w:tcPr>
            <w:tcW w:w="7393" w:type="dxa"/>
          </w:tcPr>
          <w:p w14:paraId="5F05B6DB" w14:textId="69928819" w:rsidR="00BB650E" w:rsidRPr="00C93C4A" w:rsidRDefault="00BB650E">
            <w:pPr>
              <w:spacing w:after="240"/>
              <w:jc w:val="both"/>
              <w:rPr>
                <w:rFonts w:ascii="Times New Roman" w:hAnsi="Times New Roman"/>
              </w:rPr>
            </w:pPr>
            <w:r>
              <w:rPr>
                <w:rFonts w:ascii="Times New Roman" w:hAnsi="Times New Roman"/>
              </w:rPr>
              <w:t xml:space="preserve">For each generated route, the system shall compute a risk-level delay risk by aggregating segment-level </w:t>
            </w:r>
            <w:r w:rsidR="00127A47">
              <w:rPr>
                <w:rFonts w:ascii="Times New Roman" w:hAnsi="Times New Roman"/>
              </w:rPr>
              <w:t>delay risk values using the same worst-case rule as crowding (FR-</w:t>
            </w:r>
            <w:proofErr w:type="gramStart"/>
            <w:r w:rsidR="00127A47">
              <w:rPr>
                <w:rFonts w:ascii="Times New Roman" w:hAnsi="Times New Roman"/>
              </w:rPr>
              <w:t>4.4.4</w:t>
            </w:r>
            <w:proofErr w:type="gramEnd"/>
            <w:r w:rsidR="00127A47">
              <w:rPr>
                <w:rFonts w:ascii="Times New Roman" w:hAnsi="Times New Roman"/>
              </w:rPr>
              <w:t>).</w:t>
            </w:r>
          </w:p>
        </w:tc>
      </w:tr>
      <w:tr w:rsidR="00BB650E" w14:paraId="3BE54E02" w14:textId="77777777" w:rsidTr="00185FB6">
        <w:tc>
          <w:tcPr>
            <w:tcW w:w="1710" w:type="dxa"/>
            <w:vMerge/>
          </w:tcPr>
          <w:p w14:paraId="0A906C3A" w14:textId="77777777" w:rsidR="00BB650E" w:rsidRDefault="00BB650E">
            <w:pPr>
              <w:rPr>
                <w:b/>
                <w:bCs/>
              </w:rPr>
            </w:pPr>
          </w:p>
        </w:tc>
        <w:tc>
          <w:tcPr>
            <w:tcW w:w="934" w:type="dxa"/>
          </w:tcPr>
          <w:p w14:paraId="6194B2E7" w14:textId="3FC77229" w:rsidR="00BB650E" w:rsidRDefault="006D6042">
            <w:pPr>
              <w:spacing w:after="240"/>
              <w:jc w:val="both"/>
              <w:rPr>
                <w:rFonts w:ascii="Times New Roman" w:hAnsi="Times New Roman"/>
              </w:rPr>
            </w:pPr>
            <w:r>
              <w:rPr>
                <w:rFonts w:ascii="Times New Roman" w:hAnsi="Times New Roman"/>
              </w:rPr>
              <w:t xml:space="preserve">4.4.6. </w:t>
            </w:r>
          </w:p>
        </w:tc>
        <w:tc>
          <w:tcPr>
            <w:tcW w:w="7393" w:type="dxa"/>
          </w:tcPr>
          <w:p w14:paraId="20A02CD9" w14:textId="093A6DAE" w:rsidR="00BB650E" w:rsidRPr="00C93C4A" w:rsidRDefault="006D6042">
            <w:pPr>
              <w:spacing w:after="240"/>
              <w:jc w:val="both"/>
              <w:rPr>
                <w:rFonts w:ascii="Times New Roman" w:hAnsi="Times New Roman"/>
              </w:rPr>
            </w:pPr>
            <w:r>
              <w:rPr>
                <w:rFonts w:ascii="Times New Roman" w:hAnsi="Times New Roman"/>
              </w:rPr>
              <w:t>For each generated route, the system shall determine the number of transfers as the count of transit segment minus one (minimum 0).</w:t>
            </w:r>
          </w:p>
        </w:tc>
      </w:tr>
      <w:tr w:rsidR="00BB650E" w14:paraId="1E7351DD" w14:textId="77777777" w:rsidTr="00185FB6">
        <w:tc>
          <w:tcPr>
            <w:tcW w:w="1710" w:type="dxa"/>
            <w:vMerge/>
          </w:tcPr>
          <w:p w14:paraId="7DF33C82" w14:textId="77777777" w:rsidR="00BB650E" w:rsidRDefault="00BB650E">
            <w:pPr>
              <w:rPr>
                <w:b/>
                <w:bCs/>
              </w:rPr>
            </w:pPr>
          </w:p>
        </w:tc>
        <w:tc>
          <w:tcPr>
            <w:tcW w:w="934" w:type="dxa"/>
          </w:tcPr>
          <w:p w14:paraId="77653059" w14:textId="2D591BF1" w:rsidR="00BB650E" w:rsidRDefault="006D6042">
            <w:pPr>
              <w:spacing w:after="240"/>
              <w:jc w:val="both"/>
              <w:rPr>
                <w:rFonts w:ascii="Times New Roman" w:hAnsi="Times New Roman"/>
              </w:rPr>
            </w:pPr>
            <w:r>
              <w:rPr>
                <w:rFonts w:ascii="Times New Roman" w:hAnsi="Times New Roman"/>
              </w:rPr>
              <w:t xml:space="preserve">4.4.7. </w:t>
            </w:r>
          </w:p>
        </w:tc>
        <w:tc>
          <w:tcPr>
            <w:tcW w:w="7393" w:type="dxa"/>
          </w:tcPr>
          <w:p w14:paraId="1A5B2A92" w14:textId="77777777" w:rsidR="00BB650E" w:rsidRDefault="00687E4C">
            <w:pPr>
              <w:spacing w:after="240"/>
              <w:jc w:val="both"/>
              <w:rPr>
                <w:rFonts w:ascii="Times New Roman" w:hAnsi="Times New Roman"/>
              </w:rPr>
            </w:pPr>
            <w:r>
              <w:rPr>
                <w:rFonts w:ascii="Times New Roman" w:hAnsi="Times New Roman"/>
              </w:rPr>
              <w:t>For each generated route, the system shall determine the estimated travel cost:</w:t>
            </w:r>
          </w:p>
          <w:p w14:paraId="5EE6774F" w14:textId="77777777" w:rsidR="00687E4C" w:rsidRDefault="00687E4C" w:rsidP="00AC2FF0">
            <w:pPr>
              <w:numPr>
                <w:ilvl w:val="0"/>
                <w:numId w:val="33"/>
              </w:numPr>
              <w:spacing w:after="240"/>
              <w:jc w:val="both"/>
              <w:rPr>
                <w:rFonts w:ascii="Times New Roman" w:hAnsi="Times New Roman"/>
              </w:rPr>
            </w:pPr>
            <w:r>
              <w:rPr>
                <w:rFonts w:ascii="Times New Roman" w:hAnsi="Times New Roman"/>
              </w:rPr>
              <w:t>Public Transport: Singapore adult card distance-based fare (</w:t>
            </w:r>
            <w:proofErr w:type="spellStart"/>
            <w:r>
              <w:rPr>
                <w:rFonts w:ascii="Times New Roman" w:hAnsi="Times New Roman"/>
              </w:rPr>
              <w:t>TransitLink</w:t>
            </w:r>
            <w:proofErr w:type="spellEnd"/>
            <w:r>
              <w:rPr>
                <w:rFonts w:ascii="Times New Roman" w:hAnsi="Times New Roman"/>
              </w:rPr>
              <w:t xml:space="preserve"> fare table), ranging from </w:t>
            </w:r>
            <w:r w:rsidR="002E6347">
              <w:rPr>
                <w:rFonts w:ascii="Times New Roman" w:hAnsi="Times New Roman"/>
              </w:rPr>
              <w:t>$0.99 (up to 3.2km) to $2.20 (over 40.2km)</w:t>
            </w:r>
          </w:p>
          <w:p w14:paraId="1FC9FBE2" w14:textId="77777777" w:rsidR="00365D3D" w:rsidRDefault="00365D3D" w:rsidP="00AC2FF0">
            <w:pPr>
              <w:numPr>
                <w:ilvl w:val="0"/>
                <w:numId w:val="33"/>
              </w:numPr>
              <w:spacing w:after="240"/>
              <w:jc w:val="both"/>
              <w:rPr>
                <w:rFonts w:ascii="Times New Roman" w:hAnsi="Times New Roman"/>
              </w:rPr>
            </w:pPr>
            <w:r>
              <w:rPr>
                <w:rFonts w:ascii="Times New Roman" w:hAnsi="Times New Roman"/>
              </w:rPr>
              <w:t>Taxi: ComfortDelGro 2026 metered fare with $4.60 flag-down (first 1km), $0.27 per 400m up to 10km, $0.27 per 350m after 10km, $0.27 per 45 waiting (assuming 20% idle time), plus applicable surchargers (25% peak, 50% late-night, $2.30-$3.30 booking fee, $6-$8 Changi Airport surcharge</w:t>
            </w:r>
            <w:r w:rsidR="0029684B">
              <w:rPr>
                <w:rFonts w:ascii="Times New Roman" w:hAnsi="Times New Roman"/>
              </w:rPr>
              <w:t>) plus ERP charges</w:t>
            </w:r>
          </w:p>
          <w:p w14:paraId="7FFCC089" w14:textId="110456F2" w:rsidR="0029684B" w:rsidRPr="0029684B" w:rsidRDefault="0029684B" w:rsidP="00AC2FF0">
            <w:pPr>
              <w:numPr>
                <w:ilvl w:val="0"/>
                <w:numId w:val="33"/>
              </w:numPr>
              <w:spacing w:after="240"/>
              <w:jc w:val="both"/>
              <w:rPr>
                <w:rFonts w:ascii="Times New Roman" w:hAnsi="Times New Roman"/>
              </w:rPr>
            </w:pPr>
            <w:r>
              <w:rPr>
                <w:rFonts w:ascii="Times New Roman" w:hAnsi="Times New Roman"/>
              </w:rPr>
              <w:t>Drive: Fuel cost at $0.12km/h plus ERP charges</w:t>
            </w:r>
          </w:p>
        </w:tc>
      </w:tr>
      <w:tr w:rsidR="00DC200F" w14:paraId="7A094CF3" w14:textId="77777777" w:rsidTr="00185FB6">
        <w:tc>
          <w:tcPr>
            <w:tcW w:w="1710" w:type="dxa"/>
            <w:vMerge/>
          </w:tcPr>
          <w:p w14:paraId="29D96CE9" w14:textId="77777777" w:rsidR="00DC200F" w:rsidRDefault="00DC200F">
            <w:pPr>
              <w:rPr>
                <w:b/>
                <w:bCs/>
              </w:rPr>
            </w:pPr>
          </w:p>
        </w:tc>
        <w:tc>
          <w:tcPr>
            <w:tcW w:w="934" w:type="dxa"/>
          </w:tcPr>
          <w:p w14:paraId="1533E1D7" w14:textId="7B7AA33A" w:rsidR="00DC200F" w:rsidRDefault="00DC200F">
            <w:pPr>
              <w:spacing w:after="240"/>
              <w:jc w:val="both"/>
              <w:rPr>
                <w:rFonts w:ascii="Times New Roman" w:hAnsi="Times New Roman"/>
              </w:rPr>
            </w:pPr>
            <w:r>
              <w:rPr>
                <w:rFonts w:ascii="Times New Roman" w:hAnsi="Times New Roman"/>
              </w:rPr>
              <w:t>4.4.</w:t>
            </w:r>
            <w:r w:rsidR="0029684B">
              <w:rPr>
                <w:rFonts w:ascii="Times New Roman" w:hAnsi="Times New Roman"/>
              </w:rPr>
              <w:t>8</w:t>
            </w:r>
            <w:r>
              <w:rPr>
                <w:rFonts w:ascii="Times New Roman" w:hAnsi="Times New Roman"/>
              </w:rPr>
              <w:t>.</w:t>
            </w:r>
          </w:p>
        </w:tc>
        <w:tc>
          <w:tcPr>
            <w:tcW w:w="7393" w:type="dxa"/>
          </w:tcPr>
          <w:p w14:paraId="026BBB9E" w14:textId="4E3EBDA4" w:rsidR="00DC200F" w:rsidRDefault="0029684B">
            <w:pPr>
              <w:spacing w:after="240"/>
              <w:jc w:val="both"/>
              <w:rPr>
                <w:rFonts w:ascii="Times New Roman" w:hAnsi="Times New Roman"/>
              </w:rPr>
            </w:pPr>
            <w:r>
              <w:rPr>
                <w:rFonts w:ascii="Times New Roman" w:hAnsi="Times New Roman"/>
              </w:rPr>
              <w:t>For Drive routes, the system shall inflate the walking time when parking is scarce: +5 minutes if parking is full, +2 minutes if limited.</w:t>
            </w:r>
          </w:p>
        </w:tc>
      </w:tr>
      <w:tr w:rsidR="00DC200F" w14:paraId="45D36447" w14:textId="77777777" w:rsidTr="00185FB6">
        <w:tc>
          <w:tcPr>
            <w:tcW w:w="1710" w:type="dxa"/>
            <w:vMerge w:val="restart"/>
          </w:tcPr>
          <w:p w14:paraId="51D9FB18" w14:textId="7EF42E2F" w:rsidR="00DC200F" w:rsidRDefault="00DC200F">
            <w:pPr>
              <w:rPr>
                <w:b/>
                <w:bCs/>
              </w:rPr>
            </w:pPr>
            <w:r>
              <w:rPr>
                <w:b/>
                <w:bCs/>
              </w:rPr>
              <w:t xml:space="preserve">FR-4.5. </w:t>
            </w:r>
            <w:r w:rsidR="00A21CCF">
              <w:rPr>
                <w:b/>
                <w:bCs/>
              </w:rPr>
              <w:t>Risk Quantification for Scoring (Numeric Conversion)</w:t>
            </w:r>
          </w:p>
          <w:p w14:paraId="32829904" w14:textId="77777777" w:rsidR="00DC200F" w:rsidRDefault="00DC200F">
            <w:pPr>
              <w:rPr>
                <w:b/>
                <w:bCs/>
              </w:rPr>
            </w:pPr>
          </w:p>
        </w:tc>
        <w:tc>
          <w:tcPr>
            <w:tcW w:w="934" w:type="dxa"/>
          </w:tcPr>
          <w:p w14:paraId="57350B5D" w14:textId="77777777" w:rsidR="00DC200F" w:rsidRDefault="00DC200F">
            <w:pPr>
              <w:spacing w:after="240"/>
              <w:jc w:val="both"/>
              <w:rPr>
                <w:rFonts w:ascii="Times New Roman" w:hAnsi="Times New Roman"/>
              </w:rPr>
            </w:pPr>
            <w:r>
              <w:rPr>
                <w:rFonts w:ascii="Times New Roman" w:hAnsi="Times New Roman"/>
              </w:rPr>
              <w:t>4.5.1.</w:t>
            </w:r>
          </w:p>
        </w:tc>
        <w:tc>
          <w:tcPr>
            <w:tcW w:w="7393" w:type="dxa"/>
          </w:tcPr>
          <w:p w14:paraId="2901D19E" w14:textId="44B01656" w:rsidR="00DC200F" w:rsidRDefault="00FD5CCA">
            <w:pPr>
              <w:spacing w:after="240"/>
              <w:jc w:val="both"/>
              <w:rPr>
                <w:rFonts w:ascii="Times New Roman" w:hAnsi="Times New Roman"/>
              </w:rPr>
            </w:pPr>
            <w:r w:rsidRPr="00FD5CCA">
              <w:rPr>
                <w:rFonts w:ascii="Times New Roman" w:hAnsi="Times New Roman"/>
              </w:rPr>
              <w:t xml:space="preserve">The system shall </w:t>
            </w:r>
            <w:r w:rsidR="0029684B">
              <w:rPr>
                <w:rFonts w:ascii="Times New Roman" w:hAnsi="Times New Roman"/>
              </w:rPr>
              <w:t xml:space="preserve">convert route-level crowding and delay risk categories into numerical values for use in the composite scoring formula. </w:t>
            </w:r>
          </w:p>
        </w:tc>
      </w:tr>
      <w:tr w:rsidR="00DC200F" w14:paraId="47E8F8FE" w14:textId="77777777" w:rsidTr="00185FB6">
        <w:tc>
          <w:tcPr>
            <w:tcW w:w="1710" w:type="dxa"/>
            <w:vMerge/>
          </w:tcPr>
          <w:p w14:paraId="59BAD561" w14:textId="77777777" w:rsidR="00DC200F" w:rsidRDefault="00DC200F">
            <w:pPr>
              <w:rPr>
                <w:b/>
                <w:bCs/>
              </w:rPr>
            </w:pPr>
          </w:p>
        </w:tc>
        <w:tc>
          <w:tcPr>
            <w:tcW w:w="934" w:type="dxa"/>
          </w:tcPr>
          <w:p w14:paraId="6F98BF0E" w14:textId="77777777" w:rsidR="00DC200F" w:rsidRDefault="00DC200F">
            <w:pPr>
              <w:spacing w:after="240"/>
              <w:jc w:val="both"/>
              <w:rPr>
                <w:rFonts w:ascii="Times New Roman" w:hAnsi="Times New Roman"/>
              </w:rPr>
            </w:pPr>
            <w:r>
              <w:rPr>
                <w:rFonts w:ascii="Times New Roman" w:hAnsi="Times New Roman"/>
              </w:rPr>
              <w:t>4.5.2</w:t>
            </w:r>
          </w:p>
        </w:tc>
        <w:tc>
          <w:tcPr>
            <w:tcW w:w="7393" w:type="dxa"/>
          </w:tcPr>
          <w:p w14:paraId="5A78C832" w14:textId="77777777" w:rsidR="00DC200F" w:rsidRDefault="00A21CCF" w:rsidP="00FD5CCA">
            <w:pPr>
              <w:spacing w:after="240"/>
              <w:jc w:val="both"/>
              <w:rPr>
                <w:rFonts w:ascii="Times New Roman" w:hAnsi="Times New Roman"/>
              </w:rPr>
            </w:pPr>
            <w:r>
              <w:rPr>
                <w:rFonts w:ascii="Times New Roman" w:hAnsi="Times New Roman"/>
              </w:rPr>
              <w:t xml:space="preserve">The system shall use the following numeric mapping for risk categories, where a lower numeric value represents </w:t>
            </w:r>
            <w:r w:rsidR="007633C1">
              <w:rPr>
                <w:rFonts w:ascii="Times New Roman" w:hAnsi="Times New Roman"/>
              </w:rPr>
              <w:t>lower risk (better outcome):</w:t>
            </w:r>
          </w:p>
          <w:tbl>
            <w:tblPr>
              <w:tblW w:w="0" w:type="auto"/>
              <w:tblCellMar>
                <w:top w:w="15" w:type="dxa"/>
                <w:left w:w="15" w:type="dxa"/>
                <w:bottom w:w="15" w:type="dxa"/>
                <w:right w:w="15" w:type="dxa"/>
              </w:tblCellMar>
              <w:tblLook w:val="04A0" w:firstRow="1" w:lastRow="0" w:firstColumn="1" w:lastColumn="0" w:noHBand="0" w:noVBand="1"/>
            </w:tblPr>
            <w:tblGrid>
              <w:gridCol w:w="1395"/>
              <w:gridCol w:w="1618"/>
              <w:gridCol w:w="4144"/>
            </w:tblGrid>
            <w:tr w:rsidR="007633C1" w:rsidRPr="003201B8" w14:paraId="39105A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50279" w14:textId="77777777" w:rsidR="007633C1" w:rsidRPr="003201B8" w:rsidRDefault="007633C1" w:rsidP="007633C1">
                  <w:pPr>
                    <w:spacing w:after="240"/>
                    <w:jc w:val="both"/>
                    <w:rPr>
                      <w:rFonts w:ascii="Times New Roman" w:hAnsi="Times New Roman"/>
                    </w:rPr>
                  </w:pPr>
                  <w:r w:rsidRPr="117A40C9">
                    <w:rPr>
                      <w:rFonts w:ascii="Times New Roman" w:hAnsi="Times New Roman"/>
                    </w:rPr>
                    <w:t>Risk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CD3C4" w14:textId="77777777" w:rsidR="007633C1" w:rsidRPr="003201B8" w:rsidRDefault="007633C1" w:rsidP="007633C1">
                  <w:pPr>
                    <w:spacing w:after="240"/>
                    <w:jc w:val="both"/>
                    <w:rPr>
                      <w:rFonts w:ascii="Times New Roman" w:hAnsi="Times New Roman"/>
                    </w:rPr>
                  </w:pPr>
                  <w:r w:rsidRPr="117A40C9">
                    <w:rPr>
                      <w:rFonts w:ascii="Times New Roman" w:hAnsi="Times New Roman"/>
                    </w:rPr>
                    <w:t>Numeric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10C" w14:textId="77777777" w:rsidR="007633C1" w:rsidRPr="003201B8" w:rsidRDefault="007633C1" w:rsidP="007633C1">
                  <w:pPr>
                    <w:spacing w:after="240"/>
                    <w:jc w:val="both"/>
                    <w:rPr>
                      <w:rFonts w:ascii="Times New Roman" w:hAnsi="Times New Roman"/>
                    </w:rPr>
                  </w:pPr>
                  <w:r w:rsidRPr="117A40C9">
                    <w:rPr>
                      <w:rFonts w:ascii="Times New Roman" w:hAnsi="Times New Roman"/>
                    </w:rPr>
                    <w:t>Rationale</w:t>
                  </w:r>
                </w:p>
              </w:tc>
            </w:tr>
            <w:tr w:rsidR="007633C1" w:rsidRPr="003201B8" w14:paraId="0A4B1728" w14:textId="77777777">
              <w:trPr>
                <w:trHeight w:val="2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579C4" w14:textId="77777777" w:rsidR="007633C1" w:rsidRPr="003201B8" w:rsidRDefault="007633C1" w:rsidP="007633C1">
                  <w:pPr>
                    <w:jc w:val="both"/>
                    <w:rPr>
                      <w:rFonts w:ascii="Times New Roman" w:hAnsi="Times New Roman"/>
                    </w:rPr>
                  </w:pPr>
                  <w:r w:rsidRPr="117A40C9">
                    <w:rPr>
                      <w:rFonts w:ascii="Times New Roman" w:hAnsi="Times New Roman"/>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D31B7" w14:textId="77777777" w:rsidR="007633C1" w:rsidRPr="003201B8" w:rsidRDefault="007633C1" w:rsidP="007633C1">
                  <w:pPr>
                    <w:jc w:val="both"/>
                    <w:rPr>
                      <w:rFonts w:ascii="Times New Roman" w:hAnsi="Times New Roman"/>
                    </w:rPr>
                  </w:pPr>
                  <w:r w:rsidRPr="117A40C9">
                    <w:rPr>
                      <w:rFonts w:ascii="Times New Roman" w:hAnsi="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90754" w14:textId="77777777" w:rsidR="007633C1" w:rsidRPr="003201B8" w:rsidRDefault="007633C1" w:rsidP="007633C1">
                  <w:pPr>
                    <w:jc w:val="both"/>
                    <w:rPr>
                      <w:rFonts w:ascii="Times New Roman" w:hAnsi="Times New Roman"/>
                    </w:rPr>
                  </w:pPr>
                  <w:r w:rsidRPr="117A40C9">
                    <w:rPr>
                      <w:rFonts w:ascii="Times New Roman" w:hAnsi="Times New Roman"/>
                    </w:rPr>
                    <w:t>Minimal risk – most desirable</w:t>
                  </w:r>
                </w:p>
              </w:tc>
            </w:tr>
            <w:tr w:rsidR="007633C1" w:rsidRPr="003201B8" w14:paraId="6EA53E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413BF" w14:textId="77777777" w:rsidR="007633C1" w:rsidRPr="003201B8" w:rsidRDefault="007633C1" w:rsidP="007633C1">
                  <w:pPr>
                    <w:jc w:val="both"/>
                    <w:rPr>
                      <w:rFonts w:ascii="Times New Roman" w:hAnsi="Times New Roman"/>
                    </w:rPr>
                  </w:pPr>
                  <w:r w:rsidRPr="117A40C9">
                    <w:rPr>
                      <w:rFonts w:ascii="Times New Roman" w:hAnsi="Times New Roman"/>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68BC2" w14:textId="77777777" w:rsidR="007633C1" w:rsidRPr="003201B8" w:rsidRDefault="007633C1" w:rsidP="007633C1">
                  <w:pPr>
                    <w:jc w:val="both"/>
                    <w:rPr>
                      <w:rFonts w:ascii="Times New Roman" w:hAnsi="Times New Roman"/>
                    </w:rPr>
                  </w:pPr>
                  <w:r w:rsidRPr="117A40C9">
                    <w:rPr>
                      <w:rFonts w:ascii="Times New Roman" w:hAnsi="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779A" w14:textId="77777777" w:rsidR="007633C1" w:rsidRPr="003201B8" w:rsidRDefault="007633C1" w:rsidP="007633C1">
                  <w:pPr>
                    <w:jc w:val="both"/>
                    <w:rPr>
                      <w:rFonts w:ascii="Times New Roman" w:hAnsi="Times New Roman"/>
                    </w:rPr>
                  </w:pPr>
                  <w:r w:rsidRPr="117A40C9">
                    <w:rPr>
                      <w:rFonts w:ascii="Times New Roman" w:hAnsi="Times New Roman"/>
                    </w:rPr>
                    <w:t>Moderate risk – acceptable</w:t>
                  </w:r>
                </w:p>
              </w:tc>
            </w:tr>
            <w:tr w:rsidR="007633C1" w:rsidRPr="003201B8" w14:paraId="4FD211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A728A" w14:textId="77777777" w:rsidR="007633C1" w:rsidRPr="003201B8" w:rsidRDefault="007633C1" w:rsidP="007633C1">
                  <w:pPr>
                    <w:jc w:val="both"/>
                    <w:rPr>
                      <w:rFonts w:ascii="Times New Roman" w:hAnsi="Times New Roman"/>
                    </w:rPr>
                  </w:pPr>
                  <w:r w:rsidRPr="117A40C9">
                    <w:rPr>
                      <w:rFonts w:ascii="Times New Roman" w:hAnsi="Times New Roman"/>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8FD84" w14:textId="77777777" w:rsidR="007633C1" w:rsidRPr="003201B8" w:rsidRDefault="007633C1" w:rsidP="007633C1">
                  <w:pPr>
                    <w:jc w:val="both"/>
                    <w:rPr>
                      <w:rFonts w:ascii="Times New Roman" w:hAnsi="Times New Roman"/>
                    </w:rPr>
                  </w:pPr>
                  <w:r w:rsidRPr="117A40C9">
                    <w:rPr>
                      <w:rFonts w:ascii="Times New Roman" w:hAnsi="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25B36" w14:textId="77777777" w:rsidR="007633C1" w:rsidRPr="003201B8" w:rsidRDefault="007633C1" w:rsidP="007633C1">
                  <w:pPr>
                    <w:jc w:val="both"/>
                    <w:rPr>
                      <w:rFonts w:ascii="Times New Roman" w:hAnsi="Times New Roman"/>
                    </w:rPr>
                  </w:pPr>
                  <w:r w:rsidRPr="117A40C9">
                    <w:rPr>
                      <w:rFonts w:ascii="Times New Roman" w:hAnsi="Times New Roman"/>
                    </w:rPr>
                    <w:t>Elevated risk – least desirable</w:t>
                  </w:r>
                </w:p>
              </w:tc>
            </w:tr>
            <w:tr w:rsidR="007633C1" w:rsidRPr="003201B8" w14:paraId="71559158" w14:textId="77777777" w:rsidTr="00755CD1">
              <w:trPr>
                <w:trHeight w:val="2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7BCB0" w14:textId="77777777" w:rsidR="007633C1" w:rsidRPr="003201B8" w:rsidRDefault="007633C1" w:rsidP="007633C1">
                  <w:pPr>
                    <w:jc w:val="both"/>
                    <w:rPr>
                      <w:rFonts w:ascii="Times New Roman" w:hAnsi="Times New Roman"/>
                    </w:rPr>
                  </w:pPr>
                  <w:r w:rsidRPr="117A40C9">
                    <w:rPr>
                      <w:rFonts w:ascii="Times New Roman" w:hAnsi="Times New Roman"/>
                    </w:rPr>
                    <w:t>Unknown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E98CE" w14:textId="77777777" w:rsidR="007633C1" w:rsidRPr="003201B8" w:rsidRDefault="007633C1" w:rsidP="00755CD1">
                  <w:pPr>
                    <w:rPr>
                      <w:rFonts w:ascii="Times New Roman" w:hAnsi="Times New Roman"/>
                    </w:rPr>
                  </w:pPr>
                  <w:r w:rsidRPr="117A40C9">
                    <w:rPr>
                      <w:rFonts w:ascii="Times New Roman" w:hAnsi="Times New Roman"/>
                    </w:rPr>
                    <w:t>2 (default fallback)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9141E" w14:textId="77777777" w:rsidR="007633C1" w:rsidRPr="003201B8" w:rsidRDefault="007633C1" w:rsidP="007633C1">
                  <w:pPr>
                    <w:jc w:val="both"/>
                    <w:rPr>
                      <w:rFonts w:ascii="Times New Roman" w:hAnsi="Times New Roman"/>
                    </w:rPr>
                  </w:pPr>
                  <w:r w:rsidRPr="117A40C9">
                    <w:rPr>
                      <w:rFonts w:ascii="Times New Roman" w:hAnsi="Times New Roman"/>
                    </w:rPr>
                    <w:t>Conservative mid-point – treated as potentially moderate risk </w:t>
                  </w:r>
                </w:p>
              </w:tc>
            </w:tr>
          </w:tbl>
          <w:p w14:paraId="519E7B31" w14:textId="7AB5E3FC" w:rsidR="007633C1" w:rsidRDefault="007633C1" w:rsidP="00FD5CCA">
            <w:pPr>
              <w:spacing w:after="240"/>
              <w:jc w:val="both"/>
              <w:rPr>
                <w:rFonts w:ascii="Times New Roman" w:hAnsi="Times New Roman"/>
              </w:rPr>
            </w:pPr>
            <w:r>
              <w:rPr>
                <w:rFonts w:ascii="Times New Roman" w:hAnsi="Times New Roman"/>
              </w:rPr>
              <w:t>Note: When route-level risk is Unknown, the system shall display it as Unknown. For scoring purposes only, Unknown may be treated as a neutral value (2).</w:t>
            </w:r>
          </w:p>
        </w:tc>
      </w:tr>
      <w:tr w:rsidR="00DC200F" w14:paraId="7E43BEDD" w14:textId="77777777" w:rsidTr="00185FB6">
        <w:tc>
          <w:tcPr>
            <w:tcW w:w="1710" w:type="dxa"/>
            <w:vMerge/>
          </w:tcPr>
          <w:p w14:paraId="4FA4FB38" w14:textId="77777777" w:rsidR="00DC200F" w:rsidRDefault="00DC200F">
            <w:pPr>
              <w:rPr>
                <w:b/>
                <w:bCs/>
              </w:rPr>
            </w:pPr>
          </w:p>
        </w:tc>
        <w:tc>
          <w:tcPr>
            <w:tcW w:w="934" w:type="dxa"/>
          </w:tcPr>
          <w:p w14:paraId="0746701C" w14:textId="77777777" w:rsidR="00DC200F" w:rsidRDefault="00DC200F">
            <w:pPr>
              <w:spacing w:after="240"/>
              <w:jc w:val="both"/>
              <w:rPr>
                <w:rFonts w:ascii="Times New Roman" w:hAnsi="Times New Roman"/>
              </w:rPr>
            </w:pPr>
            <w:r>
              <w:rPr>
                <w:rFonts w:ascii="Times New Roman" w:hAnsi="Times New Roman"/>
              </w:rPr>
              <w:t>4.5.3</w:t>
            </w:r>
          </w:p>
        </w:tc>
        <w:tc>
          <w:tcPr>
            <w:tcW w:w="7393" w:type="dxa"/>
          </w:tcPr>
          <w:p w14:paraId="0EA22A77" w14:textId="6791420C" w:rsidR="00DC200F" w:rsidRPr="00A50034" w:rsidRDefault="007633C1" w:rsidP="00FD5CCA">
            <w:pPr>
              <w:spacing w:after="240"/>
              <w:jc w:val="both"/>
              <w:rPr>
                <w:rFonts w:ascii="Times New Roman" w:hAnsi="Times New Roman"/>
              </w:rPr>
            </w:pPr>
            <w:r>
              <w:rPr>
                <w:rFonts w:ascii="Times New Roman" w:hAnsi="Times New Roman"/>
              </w:rPr>
              <w:t>The system shall combine route-level crowding d</w:t>
            </w:r>
            <w:r w:rsidR="00A50034">
              <w:rPr>
                <w:rFonts w:ascii="Times New Roman" w:hAnsi="Times New Roman"/>
              </w:rPr>
              <w:t xml:space="preserve">elay risk into a single Risk score using the formula: </w:t>
            </w:r>
            <w:r w:rsidR="00A50034">
              <w:rPr>
                <w:rFonts w:ascii="Times New Roman" w:hAnsi="Times New Roman"/>
                <w:i/>
                <w:iCs/>
              </w:rPr>
              <w:t xml:space="preserve">Risk = </w:t>
            </w:r>
            <w:proofErr w:type="gramStart"/>
            <w:r w:rsidR="00A50034">
              <w:rPr>
                <w:rFonts w:ascii="Times New Roman" w:hAnsi="Times New Roman"/>
                <w:i/>
                <w:iCs/>
              </w:rPr>
              <w:t>max(</w:t>
            </w:r>
            <w:proofErr w:type="spellStart"/>
            <w:proofErr w:type="gramEnd"/>
            <w:r w:rsidR="00A50034">
              <w:rPr>
                <w:rFonts w:ascii="Times New Roman" w:hAnsi="Times New Roman"/>
                <w:i/>
                <w:iCs/>
              </w:rPr>
              <w:t>crowding_numeric</w:t>
            </w:r>
            <w:proofErr w:type="spellEnd"/>
            <w:r w:rsidR="00A50034">
              <w:rPr>
                <w:rFonts w:ascii="Times New Roman" w:hAnsi="Times New Roman"/>
                <w:i/>
                <w:iCs/>
              </w:rPr>
              <w:t xml:space="preserve">, </w:t>
            </w:r>
            <w:proofErr w:type="spellStart"/>
            <w:r w:rsidR="00A50034">
              <w:rPr>
                <w:rFonts w:ascii="Times New Roman" w:hAnsi="Times New Roman"/>
                <w:i/>
                <w:iCs/>
              </w:rPr>
              <w:t>delay_numeric</w:t>
            </w:r>
            <w:proofErr w:type="spellEnd"/>
            <w:r w:rsidR="00A50034">
              <w:rPr>
                <w:rFonts w:ascii="Times New Roman" w:hAnsi="Times New Roman"/>
                <w:i/>
                <w:iCs/>
              </w:rPr>
              <w:t xml:space="preserve">), </w:t>
            </w:r>
            <w:r w:rsidR="00A50034">
              <w:rPr>
                <w:rFonts w:ascii="Times New Roman" w:hAnsi="Times New Roman"/>
              </w:rPr>
              <w:t xml:space="preserve">producing a </w:t>
            </w:r>
            <w:proofErr w:type="spellStart"/>
            <w:r w:rsidR="00A50034">
              <w:rPr>
                <w:rFonts w:ascii="Times New Roman" w:hAnsi="Times New Roman"/>
              </w:rPr>
              <w:t>valye</w:t>
            </w:r>
            <w:proofErr w:type="spellEnd"/>
            <w:r w:rsidR="00A50034">
              <w:rPr>
                <w:rFonts w:ascii="Times New Roman" w:hAnsi="Times New Roman"/>
              </w:rPr>
              <w:t xml:space="preserve"> on the 1-3 scale.</w:t>
            </w:r>
          </w:p>
        </w:tc>
      </w:tr>
      <w:tr w:rsidR="00A50034" w14:paraId="7D1D1B86" w14:textId="77777777" w:rsidTr="00185FB6">
        <w:tc>
          <w:tcPr>
            <w:tcW w:w="1710" w:type="dxa"/>
            <w:vMerge w:val="restart"/>
          </w:tcPr>
          <w:p w14:paraId="1189524A" w14:textId="75012CE1" w:rsidR="00A50034" w:rsidRDefault="00A50034">
            <w:pPr>
              <w:rPr>
                <w:b/>
                <w:bCs/>
              </w:rPr>
            </w:pPr>
            <w:r>
              <w:rPr>
                <w:b/>
                <w:bCs/>
              </w:rPr>
              <w:t xml:space="preserve">FR-4.6. </w:t>
            </w:r>
            <w:proofErr w:type="spellStart"/>
            <w:r>
              <w:rPr>
                <w:b/>
                <w:bCs/>
              </w:rPr>
              <w:t>Normalisation</w:t>
            </w:r>
            <w:proofErr w:type="spellEnd"/>
            <w:r>
              <w:rPr>
                <w:b/>
                <w:bCs/>
              </w:rPr>
              <w:t xml:space="preserve"> of Route Attributes</w:t>
            </w:r>
          </w:p>
        </w:tc>
        <w:tc>
          <w:tcPr>
            <w:tcW w:w="934" w:type="dxa"/>
          </w:tcPr>
          <w:p w14:paraId="5C268E96" w14:textId="75DB42FD" w:rsidR="00A50034" w:rsidRDefault="00A50034">
            <w:pPr>
              <w:spacing w:after="240"/>
              <w:jc w:val="both"/>
              <w:rPr>
                <w:rFonts w:ascii="Times New Roman" w:hAnsi="Times New Roman"/>
              </w:rPr>
            </w:pPr>
            <w:r>
              <w:rPr>
                <w:rFonts w:ascii="Times New Roman" w:hAnsi="Times New Roman"/>
              </w:rPr>
              <w:t>4.6.1.</w:t>
            </w:r>
          </w:p>
        </w:tc>
        <w:tc>
          <w:tcPr>
            <w:tcW w:w="7393" w:type="dxa"/>
          </w:tcPr>
          <w:p w14:paraId="4E39090D" w14:textId="2AE81447" w:rsidR="00A50034" w:rsidRDefault="00A50034">
            <w:pPr>
              <w:spacing w:after="240"/>
              <w:jc w:val="both"/>
              <w:rPr>
                <w:rFonts w:ascii="Times New Roman" w:hAnsi="Times New Roman"/>
              </w:rPr>
            </w:pPr>
            <w:r>
              <w:rPr>
                <w:rFonts w:ascii="Times New Roman" w:hAnsi="Times New Roman"/>
              </w:rPr>
              <w:t xml:space="preserve">The system shall </w:t>
            </w:r>
            <w:proofErr w:type="spellStart"/>
            <w:r>
              <w:rPr>
                <w:rFonts w:ascii="Times New Roman" w:hAnsi="Times New Roman"/>
              </w:rPr>
              <w:t>normalise</w:t>
            </w:r>
            <w:proofErr w:type="spellEnd"/>
            <w:r>
              <w:rPr>
                <w:rFonts w:ascii="Times New Roman" w:hAnsi="Times New Roman"/>
              </w:rPr>
              <w:t xml:space="preserve"> route attributes to a common scale before computing composite scores</w:t>
            </w:r>
            <w:r w:rsidRPr="0008182C">
              <w:rPr>
                <w:rFonts w:ascii="Times New Roman" w:hAnsi="Times New Roman"/>
              </w:rPr>
              <w:t>.</w:t>
            </w:r>
          </w:p>
        </w:tc>
      </w:tr>
      <w:tr w:rsidR="00A50034" w14:paraId="05B3E9E0" w14:textId="77777777" w:rsidTr="00A21CCF">
        <w:tc>
          <w:tcPr>
            <w:tcW w:w="1710" w:type="dxa"/>
            <w:vMerge/>
          </w:tcPr>
          <w:p w14:paraId="7F46A6D3" w14:textId="77777777" w:rsidR="00A50034" w:rsidRDefault="00A50034">
            <w:pPr>
              <w:rPr>
                <w:b/>
                <w:bCs/>
              </w:rPr>
            </w:pPr>
          </w:p>
        </w:tc>
        <w:tc>
          <w:tcPr>
            <w:tcW w:w="934" w:type="dxa"/>
          </w:tcPr>
          <w:p w14:paraId="547AD82C" w14:textId="2ECBC549" w:rsidR="00A50034" w:rsidRDefault="00A50034">
            <w:pPr>
              <w:spacing w:after="240"/>
              <w:jc w:val="both"/>
              <w:rPr>
                <w:rFonts w:ascii="Times New Roman" w:hAnsi="Times New Roman"/>
              </w:rPr>
            </w:pPr>
            <w:r>
              <w:rPr>
                <w:rFonts w:ascii="Times New Roman" w:hAnsi="Times New Roman"/>
              </w:rPr>
              <w:t>4.6.2.</w:t>
            </w:r>
          </w:p>
        </w:tc>
        <w:tc>
          <w:tcPr>
            <w:tcW w:w="7393" w:type="dxa"/>
          </w:tcPr>
          <w:p w14:paraId="1ACB0812" w14:textId="77777777" w:rsidR="00A50034" w:rsidRDefault="00A50034">
            <w:pPr>
              <w:spacing w:after="240"/>
              <w:jc w:val="both"/>
              <w:rPr>
                <w:rFonts w:ascii="Times New Roman" w:hAnsi="Times New Roman"/>
              </w:rPr>
            </w:pPr>
            <w:r w:rsidRPr="0008182C">
              <w:rPr>
                <w:rFonts w:ascii="Times New Roman" w:hAnsi="Times New Roman"/>
              </w:rPr>
              <w:t xml:space="preserve">The system shall apply min-max </w:t>
            </w:r>
            <w:proofErr w:type="spellStart"/>
            <w:r w:rsidRPr="0008182C">
              <w:rPr>
                <w:rFonts w:ascii="Times New Roman" w:hAnsi="Times New Roman"/>
              </w:rPr>
              <w:t>normalisation</w:t>
            </w:r>
            <w:proofErr w:type="spellEnd"/>
            <w:r w:rsidRPr="0008182C">
              <w:rPr>
                <w:rFonts w:ascii="Times New Roman" w:hAnsi="Times New Roman"/>
              </w:rPr>
              <w:t xml:space="preserve"> within </w:t>
            </w:r>
            <w:r w:rsidR="003B1EAE">
              <w:rPr>
                <w:rFonts w:ascii="Times New Roman" w:hAnsi="Times New Roman"/>
              </w:rPr>
              <w:t>each trip request:</w:t>
            </w:r>
          </w:p>
          <w:p w14:paraId="0EC905A8" w14:textId="77777777" w:rsidR="003B1EAE" w:rsidRDefault="0006284B" w:rsidP="00AC2FF0">
            <w:pPr>
              <w:numPr>
                <w:ilvl w:val="0"/>
                <w:numId w:val="33"/>
              </w:numPr>
              <w:spacing w:after="240"/>
              <w:jc w:val="both"/>
              <w:rPr>
                <w:rFonts w:ascii="Times New Roman" w:hAnsi="Times New Roman"/>
              </w:rPr>
            </w:pPr>
            <w:r>
              <w:rPr>
                <w:rFonts w:ascii="Times New Roman" w:hAnsi="Times New Roman"/>
              </w:rPr>
              <w:t>Travel time (T)</w:t>
            </w:r>
          </w:p>
          <w:p w14:paraId="66388DEB" w14:textId="3009B11E" w:rsidR="0006284B" w:rsidRDefault="0006284B" w:rsidP="00AC2FF0">
            <w:pPr>
              <w:numPr>
                <w:ilvl w:val="0"/>
                <w:numId w:val="33"/>
              </w:numPr>
              <w:spacing w:after="240"/>
              <w:jc w:val="both"/>
              <w:rPr>
                <w:rFonts w:ascii="Times New Roman" w:hAnsi="Times New Roman"/>
              </w:rPr>
            </w:pPr>
            <w:r>
              <w:rPr>
                <w:rFonts w:ascii="Times New Roman" w:hAnsi="Times New Roman"/>
              </w:rPr>
              <w:t>Estimated trave</w:t>
            </w:r>
            <w:r w:rsidR="0016212F">
              <w:rPr>
                <w:rFonts w:ascii="Times New Roman" w:hAnsi="Times New Roman"/>
              </w:rPr>
              <w:t>l</w:t>
            </w:r>
            <w:r>
              <w:rPr>
                <w:rFonts w:ascii="Times New Roman" w:hAnsi="Times New Roman"/>
              </w:rPr>
              <w:t xml:space="preserve"> cost (B)</w:t>
            </w:r>
          </w:p>
          <w:p w14:paraId="2E447DBC" w14:textId="327F4D4D" w:rsidR="00BC001B" w:rsidRPr="00461C4E" w:rsidRDefault="0006284B" w:rsidP="00AC2FF0">
            <w:pPr>
              <w:numPr>
                <w:ilvl w:val="0"/>
                <w:numId w:val="33"/>
              </w:numPr>
              <w:spacing w:after="240"/>
              <w:jc w:val="both"/>
              <w:rPr>
                <w:rFonts w:ascii="Times New Roman" w:hAnsi="Times New Roman"/>
                <w:i/>
                <w:iCs/>
              </w:rPr>
            </w:pPr>
            <w:r>
              <w:rPr>
                <w:rFonts w:ascii="Times New Roman" w:hAnsi="Times New Roman"/>
              </w:rPr>
              <w:t xml:space="preserve">Combined risk score (R) derived </w:t>
            </w:r>
            <w:r w:rsidR="00461C4E">
              <w:rPr>
                <w:rFonts w:ascii="Times New Roman" w:hAnsi="Times New Roman"/>
              </w:rPr>
              <w:t xml:space="preserve">from </w:t>
            </w:r>
            <w:proofErr w:type="gramStart"/>
            <w:r w:rsidR="00461C4E" w:rsidRPr="00461C4E">
              <w:rPr>
                <w:rFonts w:ascii="Times New Roman" w:hAnsi="Times New Roman"/>
                <w:i/>
                <w:iCs/>
              </w:rPr>
              <w:t>max(</w:t>
            </w:r>
            <w:proofErr w:type="spellStart"/>
            <w:proofErr w:type="gramEnd"/>
            <w:r w:rsidR="00461C4E" w:rsidRPr="00461C4E">
              <w:rPr>
                <w:rFonts w:ascii="Times New Roman" w:hAnsi="Times New Roman"/>
                <w:i/>
                <w:iCs/>
              </w:rPr>
              <w:t>crowding_numeric</w:t>
            </w:r>
            <w:proofErr w:type="spellEnd"/>
            <w:r w:rsidR="00461C4E" w:rsidRPr="00461C4E">
              <w:rPr>
                <w:rFonts w:ascii="Times New Roman" w:hAnsi="Times New Roman"/>
                <w:i/>
                <w:iCs/>
              </w:rPr>
              <w:t xml:space="preserve">, </w:t>
            </w:r>
            <w:proofErr w:type="spellStart"/>
            <w:r w:rsidR="00461C4E" w:rsidRPr="00461C4E">
              <w:rPr>
                <w:rFonts w:ascii="Times New Roman" w:hAnsi="Times New Roman"/>
                <w:i/>
                <w:iCs/>
              </w:rPr>
              <w:t>delay_numeric</w:t>
            </w:r>
            <w:proofErr w:type="spellEnd"/>
            <w:r w:rsidR="00461C4E" w:rsidRPr="00461C4E">
              <w:rPr>
                <w:rFonts w:ascii="Times New Roman" w:hAnsi="Times New Roman"/>
                <w:i/>
                <w:iCs/>
              </w:rPr>
              <w:t>)</w:t>
            </w:r>
          </w:p>
          <w:p w14:paraId="07C40301" w14:textId="71A5DA76" w:rsidR="00BC001B" w:rsidRPr="00BC001B" w:rsidRDefault="00BC001B" w:rsidP="00AC2FF0">
            <w:pPr>
              <w:numPr>
                <w:ilvl w:val="0"/>
                <w:numId w:val="33"/>
              </w:numPr>
              <w:spacing w:after="240"/>
              <w:jc w:val="both"/>
              <w:rPr>
                <w:rFonts w:ascii="Times New Roman" w:hAnsi="Times New Roman"/>
              </w:rPr>
            </w:pPr>
            <w:r>
              <w:rPr>
                <w:rFonts w:ascii="Times New Roman" w:hAnsi="Times New Roman"/>
              </w:rPr>
              <w:t>Comfort</w:t>
            </w:r>
            <w:r w:rsidR="00461C4E">
              <w:rPr>
                <w:rFonts w:ascii="Times New Roman" w:hAnsi="Times New Roman"/>
              </w:rPr>
              <w:t xml:space="preserve"> score (C) derived </w:t>
            </w:r>
            <w:r w:rsidR="0006284B">
              <w:rPr>
                <w:rFonts w:ascii="Times New Roman" w:hAnsi="Times New Roman"/>
              </w:rPr>
              <w:t xml:space="preserve">from </w:t>
            </w:r>
            <w:r>
              <w:rPr>
                <w:rFonts w:ascii="Times New Roman" w:hAnsi="Times New Roman"/>
                <w:i/>
                <w:iCs/>
              </w:rPr>
              <w:t>0.6*</w:t>
            </w:r>
            <w:proofErr w:type="spellStart"/>
            <w:r>
              <w:rPr>
                <w:rFonts w:ascii="Times New Roman" w:hAnsi="Times New Roman"/>
                <w:i/>
                <w:iCs/>
              </w:rPr>
              <w:t>walk_score</w:t>
            </w:r>
            <w:proofErr w:type="spellEnd"/>
            <w:r>
              <w:rPr>
                <w:rFonts w:ascii="Times New Roman" w:hAnsi="Times New Roman"/>
                <w:i/>
                <w:iCs/>
              </w:rPr>
              <w:t xml:space="preserve"> + 0.4*</w:t>
            </w:r>
            <w:proofErr w:type="spellStart"/>
            <w:r>
              <w:rPr>
                <w:rFonts w:ascii="Times New Roman" w:hAnsi="Times New Roman"/>
                <w:i/>
                <w:iCs/>
              </w:rPr>
              <w:t>transfer_score</w:t>
            </w:r>
            <w:proofErr w:type="spellEnd"/>
          </w:p>
        </w:tc>
      </w:tr>
      <w:tr w:rsidR="00A50034" w:rsidRPr="00F74B72" w14:paraId="55D8C374" w14:textId="77777777" w:rsidTr="00185FB6">
        <w:tc>
          <w:tcPr>
            <w:tcW w:w="1710" w:type="dxa"/>
            <w:vMerge/>
          </w:tcPr>
          <w:p w14:paraId="60B5E1C8" w14:textId="77777777" w:rsidR="00A50034" w:rsidRDefault="00A50034">
            <w:pPr>
              <w:rPr>
                <w:b/>
                <w:bCs/>
              </w:rPr>
            </w:pPr>
          </w:p>
        </w:tc>
        <w:tc>
          <w:tcPr>
            <w:tcW w:w="934" w:type="dxa"/>
          </w:tcPr>
          <w:p w14:paraId="3CA3AA78" w14:textId="225DBECA" w:rsidR="00A50034" w:rsidRDefault="00A50034">
            <w:pPr>
              <w:spacing w:after="240"/>
              <w:jc w:val="both"/>
              <w:rPr>
                <w:rFonts w:ascii="Times New Roman" w:hAnsi="Times New Roman"/>
              </w:rPr>
            </w:pPr>
            <w:r>
              <w:rPr>
                <w:rFonts w:ascii="Times New Roman" w:hAnsi="Times New Roman"/>
              </w:rPr>
              <w:t>4.6.3.</w:t>
            </w:r>
          </w:p>
        </w:tc>
        <w:tc>
          <w:tcPr>
            <w:tcW w:w="7393" w:type="dxa"/>
          </w:tcPr>
          <w:p w14:paraId="772FBAEC" w14:textId="77777777" w:rsidR="00A50034" w:rsidRDefault="00461C4E" w:rsidP="00461C4E">
            <w:pPr>
              <w:spacing w:after="240"/>
              <w:jc w:val="both"/>
              <w:rPr>
                <w:rFonts w:ascii="Times New Roman" w:hAnsi="Times New Roman"/>
              </w:rPr>
            </w:pPr>
            <w:r>
              <w:rPr>
                <w:rFonts w:ascii="Times New Roman" w:hAnsi="Times New Roman"/>
              </w:rPr>
              <w:t xml:space="preserve">Min-max </w:t>
            </w:r>
            <w:proofErr w:type="spellStart"/>
            <w:r>
              <w:rPr>
                <w:rFonts w:ascii="Times New Roman" w:hAnsi="Times New Roman"/>
              </w:rPr>
              <w:t>normalisation</w:t>
            </w:r>
            <w:proofErr w:type="spellEnd"/>
            <w:r>
              <w:rPr>
                <w:rFonts w:ascii="Times New Roman" w:hAnsi="Times New Roman"/>
              </w:rPr>
              <w:t xml:space="preserve"> shall be applied as follows:</w:t>
            </w:r>
          </w:p>
          <w:p w14:paraId="1D555AA4" w14:textId="77777777" w:rsidR="00461C4E" w:rsidRDefault="002F2B89" w:rsidP="002F2B89">
            <w:pPr>
              <w:spacing w:after="240"/>
              <w:ind w:left="720"/>
              <w:jc w:val="both"/>
              <w:rPr>
                <w:rFonts w:ascii="Times New Roman" w:hAnsi="Times New Roman"/>
              </w:rPr>
            </w:pPr>
            <w:r>
              <w:rPr>
                <w:rFonts w:ascii="Times New Roman" w:hAnsi="Times New Roman"/>
              </w:rPr>
              <w:t xml:space="preserve">4.6.3.1. </w:t>
            </w:r>
            <w:proofErr w:type="spellStart"/>
            <w:r>
              <w:rPr>
                <w:rFonts w:ascii="Times New Roman" w:hAnsi="Times New Roman"/>
                <w:i/>
                <w:iCs/>
              </w:rPr>
              <w:t>X_norm</w:t>
            </w:r>
            <w:proofErr w:type="spellEnd"/>
            <w:r>
              <w:rPr>
                <w:rFonts w:ascii="Times New Roman" w:hAnsi="Times New Roman"/>
                <w:i/>
                <w:iCs/>
              </w:rPr>
              <w:t xml:space="preserve"> = (X – </w:t>
            </w:r>
            <w:proofErr w:type="spellStart"/>
            <w:r>
              <w:rPr>
                <w:rFonts w:ascii="Times New Roman" w:hAnsi="Times New Roman"/>
                <w:i/>
                <w:iCs/>
              </w:rPr>
              <w:t>X_min</w:t>
            </w:r>
            <w:proofErr w:type="spellEnd"/>
            <w:r>
              <w:rPr>
                <w:rFonts w:ascii="Times New Roman" w:hAnsi="Times New Roman"/>
                <w:i/>
                <w:iCs/>
              </w:rPr>
              <w:t>) / (</w:t>
            </w:r>
            <w:proofErr w:type="spellStart"/>
            <w:r>
              <w:rPr>
                <w:rFonts w:ascii="Times New Roman" w:hAnsi="Times New Roman"/>
                <w:i/>
                <w:iCs/>
              </w:rPr>
              <w:t>X</w:t>
            </w:r>
            <w:r w:rsidR="00035DFC">
              <w:rPr>
                <w:rFonts w:ascii="Times New Roman" w:hAnsi="Times New Roman"/>
                <w:i/>
                <w:iCs/>
              </w:rPr>
              <w:t>_max</w:t>
            </w:r>
            <w:proofErr w:type="spellEnd"/>
            <w:r w:rsidR="00035DFC">
              <w:rPr>
                <w:rFonts w:ascii="Times New Roman" w:hAnsi="Times New Roman"/>
                <w:i/>
                <w:iCs/>
              </w:rPr>
              <w:t xml:space="preserve"> </w:t>
            </w:r>
            <w:r>
              <w:rPr>
                <w:rFonts w:ascii="Times New Roman" w:hAnsi="Times New Roman"/>
                <w:i/>
                <w:iCs/>
              </w:rPr>
              <w:t xml:space="preserve">– </w:t>
            </w:r>
            <w:proofErr w:type="spellStart"/>
            <w:r>
              <w:rPr>
                <w:rFonts w:ascii="Times New Roman" w:hAnsi="Times New Roman"/>
                <w:i/>
                <w:iCs/>
              </w:rPr>
              <w:t>X_m</w:t>
            </w:r>
            <w:r w:rsidR="00035DFC">
              <w:rPr>
                <w:rFonts w:ascii="Times New Roman" w:hAnsi="Times New Roman"/>
                <w:i/>
                <w:iCs/>
              </w:rPr>
              <w:t>in</w:t>
            </w:r>
            <w:proofErr w:type="spellEnd"/>
            <w:r>
              <w:rPr>
                <w:rFonts w:ascii="Times New Roman" w:hAnsi="Times New Roman"/>
                <w:i/>
                <w:iCs/>
              </w:rPr>
              <w:t>)</w:t>
            </w:r>
            <w:r w:rsidR="00035DFC">
              <w:rPr>
                <w:rFonts w:ascii="Times New Roman" w:hAnsi="Times New Roman"/>
                <w:i/>
                <w:iCs/>
              </w:rPr>
              <w:t xml:space="preserve">, </w:t>
            </w:r>
            <w:r w:rsidR="00035DFC">
              <w:rPr>
                <w:rFonts w:ascii="Times New Roman" w:hAnsi="Times New Roman"/>
              </w:rPr>
              <w:t xml:space="preserve">where </w:t>
            </w:r>
            <w:proofErr w:type="spellStart"/>
            <w:r w:rsidR="00035DFC">
              <w:rPr>
                <w:rFonts w:ascii="Times New Roman" w:hAnsi="Times New Roman"/>
              </w:rPr>
              <w:t>X_min</w:t>
            </w:r>
            <w:proofErr w:type="spellEnd"/>
            <w:r w:rsidR="00035DFC">
              <w:rPr>
                <w:rFonts w:ascii="Times New Roman" w:hAnsi="Times New Roman"/>
              </w:rPr>
              <w:t xml:space="preserve"> and </w:t>
            </w:r>
            <w:proofErr w:type="spellStart"/>
            <w:r w:rsidR="00035DFC">
              <w:rPr>
                <w:rFonts w:ascii="Times New Roman" w:hAnsi="Times New Roman"/>
              </w:rPr>
              <w:t>X_max</w:t>
            </w:r>
            <w:proofErr w:type="spellEnd"/>
            <w:r w:rsidR="00035DFC">
              <w:rPr>
                <w:rFonts w:ascii="Times New Roman" w:hAnsi="Times New Roman"/>
              </w:rPr>
              <w:t xml:space="preserve"> are the minimum and maximum values of the att</w:t>
            </w:r>
            <w:r w:rsidR="002C647F">
              <w:rPr>
                <w:rFonts w:ascii="Times New Roman" w:hAnsi="Times New Roman"/>
              </w:rPr>
              <w:t>ribute across all candidate routes in the current trip request.</w:t>
            </w:r>
          </w:p>
          <w:p w14:paraId="60DE9700" w14:textId="77777777" w:rsidR="002C647F" w:rsidRDefault="002C647F" w:rsidP="002F2B89">
            <w:pPr>
              <w:spacing w:after="240"/>
              <w:ind w:left="720"/>
              <w:jc w:val="both"/>
              <w:rPr>
                <w:rFonts w:ascii="Times New Roman" w:hAnsi="Times New Roman"/>
              </w:rPr>
            </w:pPr>
            <w:r>
              <w:rPr>
                <w:rFonts w:ascii="Times New Roman" w:hAnsi="Times New Roman"/>
              </w:rPr>
              <w:t xml:space="preserve">4.6.3.2. A </w:t>
            </w:r>
            <w:proofErr w:type="spellStart"/>
            <w:r>
              <w:rPr>
                <w:rFonts w:ascii="Times New Roman" w:hAnsi="Times New Roman"/>
              </w:rPr>
              <w:t>normalised</w:t>
            </w:r>
            <w:proofErr w:type="spellEnd"/>
            <w:r>
              <w:rPr>
                <w:rFonts w:ascii="Times New Roman" w:hAnsi="Times New Roman"/>
              </w:rPr>
              <w:t xml:space="preserve"> value of 0.0 represents the best performing route on that attribute; a </w:t>
            </w:r>
            <w:proofErr w:type="spellStart"/>
            <w:r>
              <w:rPr>
                <w:rFonts w:ascii="Times New Roman" w:hAnsi="Times New Roman"/>
              </w:rPr>
              <w:t>normalised</w:t>
            </w:r>
            <w:proofErr w:type="spellEnd"/>
            <w:r>
              <w:rPr>
                <w:rFonts w:ascii="Times New Roman" w:hAnsi="Times New Roman"/>
              </w:rPr>
              <w:t xml:space="preserve"> value of 1.0 represents the worst-performing route</w:t>
            </w:r>
          </w:p>
          <w:p w14:paraId="238F91CA" w14:textId="2CA961C2" w:rsidR="002902C0" w:rsidRPr="00035DFC" w:rsidRDefault="002C647F" w:rsidP="002902C0">
            <w:pPr>
              <w:spacing w:after="240"/>
              <w:ind w:left="720"/>
              <w:jc w:val="both"/>
              <w:rPr>
                <w:rFonts w:ascii="Times New Roman" w:hAnsi="Times New Roman"/>
              </w:rPr>
            </w:pPr>
            <w:r>
              <w:rPr>
                <w:rFonts w:ascii="Times New Roman" w:hAnsi="Times New Roman"/>
              </w:rPr>
              <w:t>4.6.3.3.</w:t>
            </w:r>
            <w:r w:rsidR="002902C0">
              <w:rPr>
                <w:rFonts w:ascii="Times New Roman" w:hAnsi="Times New Roman"/>
              </w:rPr>
              <w:t xml:space="preserve"> If all candidate routes have identical values for an attribute, the system shall assign a </w:t>
            </w:r>
            <w:proofErr w:type="spellStart"/>
            <w:r w:rsidR="002902C0">
              <w:rPr>
                <w:rFonts w:ascii="Times New Roman" w:hAnsi="Times New Roman"/>
              </w:rPr>
              <w:t>normalised</w:t>
            </w:r>
            <w:proofErr w:type="spellEnd"/>
            <w:r w:rsidR="002902C0">
              <w:rPr>
                <w:rFonts w:ascii="Times New Roman" w:hAnsi="Times New Roman"/>
              </w:rPr>
              <w:t xml:space="preserve"> value of 0.0 to all routes for that attribute </w:t>
            </w:r>
          </w:p>
        </w:tc>
      </w:tr>
      <w:tr w:rsidR="00A50034" w14:paraId="1C0F4601" w14:textId="77777777" w:rsidTr="00185FB6">
        <w:tc>
          <w:tcPr>
            <w:tcW w:w="1710" w:type="dxa"/>
            <w:vMerge/>
          </w:tcPr>
          <w:p w14:paraId="77CF2782" w14:textId="77777777" w:rsidR="00A50034" w:rsidRDefault="00A50034">
            <w:pPr>
              <w:rPr>
                <w:b/>
                <w:bCs/>
              </w:rPr>
            </w:pPr>
          </w:p>
        </w:tc>
        <w:tc>
          <w:tcPr>
            <w:tcW w:w="934" w:type="dxa"/>
          </w:tcPr>
          <w:p w14:paraId="612B956B" w14:textId="4E7CC3F4" w:rsidR="00A50034" w:rsidRDefault="00A50034">
            <w:pPr>
              <w:spacing w:after="240"/>
              <w:jc w:val="both"/>
              <w:rPr>
                <w:rFonts w:ascii="Times New Roman" w:hAnsi="Times New Roman"/>
              </w:rPr>
            </w:pPr>
            <w:r>
              <w:rPr>
                <w:rFonts w:ascii="Times New Roman" w:hAnsi="Times New Roman"/>
              </w:rPr>
              <w:t>4.6.4.</w:t>
            </w:r>
          </w:p>
        </w:tc>
        <w:tc>
          <w:tcPr>
            <w:tcW w:w="7393" w:type="dxa"/>
          </w:tcPr>
          <w:p w14:paraId="3B147D14" w14:textId="6E82E6A4" w:rsidR="00A50034" w:rsidRDefault="002902C0" w:rsidP="00A02D84">
            <w:pPr>
              <w:spacing w:after="240"/>
              <w:jc w:val="both"/>
              <w:rPr>
                <w:rFonts w:ascii="Times New Roman" w:hAnsi="Times New Roman"/>
              </w:rPr>
            </w:pPr>
            <w:proofErr w:type="spellStart"/>
            <w:r>
              <w:rPr>
                <w:rFonts w:ascii="Times New Roman" w:hAnsi="Times New Roman"/>
              </w:rPr>
              <w:t>Normalisation</w:t>
            </w:r>
            <w:proofErr w:type="spellEnd"/>
            <w:r>
              <w:rPr>
                <w:rFonts w:ascii="Times New Roman" w:hAnsi="Times New Roman"/>
              </w:rPr>
              <w:t xml:space="preserve"> shall be computed consistently across all candidate routes within a single trip. </w:t>
            </w:r>
          </w:p>
        </w:tc>
      </w:tr>
      <w:tr w:rsidR="001279C4" w14:paraId="27E02CA8" w14:textId="77777777" w:rsidTr="00185FB6">
        <w:tc>
          <w:tcPr>
            <w:tcW w:w="1710" w:type="dxa"/>
            <w:vMerge w:val="restart"/>
          </w:tcPr>
          <w:p w14:paraId="0A279324" w14:textId="572DD931" w:rsidR="001279C4" w:rsidRDefault="001279C4">
            <w:pPr>
              <w:rPr>
                <w:b/>
                <w:bCs/>
              </w:rPr>
            </w:pPr>
            <w:r>
              <w:rPr>
                <w:b/>
                <w:bCs/>
              </w:rPr>
              <w:t>FR-4.7. Composite Route Scoring </w:t>
            </w:r>
          </w:p>
          <w:p w14:paraId="2B4474EA" w14:textId="77777777" w:rsidR="001279C4" w:rsidRDefault="001279C4">
            <w:pPr>
              <w:rPr>
                <w:b/>
                <w:bCs/>
              </w:rPr>
            </w:pPr>
          </w:p>
        </w:tc>
        <w:tc>
          <w:tcPr>
            <w:tcW w:w="934" w:type="dxa"/>
          </w:tcPr>
          <w:p w14:paraId="7C460E9E" w14:textId="0E360D11" w:rsidR="001279C4" w:rsidRDefault="001279C4">
            <w:pPr>
              <w:spacing w:after="240"/>
              <w:jc w:val="both"/>
              <w:rPr>
                <w:rFonts w:ascii="Times New Roman" w:hAnsi="Times New Roman"/>
              </w:rPr>
            </w:pPr>
            <w:r>
              <w:rPr>
                <w:rFonts w:ascii="Times New Roman" w:hAnsi="Times New Roman"/>
              </w:rPr>
              <w:t>4.7.1.</w:t>
            </w:r>
          </w:p>
        </w:tc>
        <w:tc>
          <w:tcPr>
            <w:tcW w:w="7393" w:type="dxa"/>
          </w:tcPr>
          <w:p w14:paraId="26ABCCE5" w14:textId="09075CF7" w:rsidR="001279C4" w:rsidRDefault="001279C4">
            <w:pPr>
              <w:spacing w:after="240"/>
              <w:jc w:val="both"/>
              <w:rPr>
                <w:rFonts w:ascii="Times New Roman" w:hAnsi="Times New Roman"/>
              </w:rPr>
            </w:pPr>
            <w:r>
              <w:rPr>
                <w:rFonts w:ascii="Times New Roman" w:hAnsi="Times New Roman"/>
              </w:rPr>
              <w:t xml:space="preserve">The system shall compute a composite score for each candidate route using the User’s </w:t>
            </w:r>
            <w:proofErr w:type="spellStart"/>
            <w:r>
              <w:rPr>
                <w:rFonts w:ascii="Times New Roman" w:hAnsi="Times New Roman"/>
              </w:rPr>
              <w:t>normalised</w:t>
            </w:r>
            <w:proofErr w:type="spellEnd"/>
            <w:r>
              <w:rPr>
                <w:rFonts w:ascii="Times New Roman" w:hAnsi="Times New Roman"/>
              </w:rPr>
              <w:t xml:space="preserve"> preference weights and </w:t>
            </w:r>
            <w:proofErr w:type="spellStart"/>
            <w:r>
              <w:rPr>
                <w:rFonts w:ascii="Times New Roman" w:hAnsi="Times New Roman"/>
              </w:rPr>
              <w:t>normalised</w:t>
            </w:r>
            <w:proofErr w:type="spellEnd"/>
            <w:r>
              <w:rPr>
                <w:rFonts w:ascii="Times New Roman" w:hAnsi="Times New Roman"/>
              </w:rPr>
              <w:t xml:space="preserve"> route attributes</w:t>
            </w:r>
            <w:r w:rsidRPr="004E249C">
              <w:rPr>
                <w:rFonts w:ascii="Times New Roman" w:hAnsi="Times New Roman"/>
              </w:rPr>
              <w:t>.</w:t>
            </w:r>
          </w:p>
        </w:tc>
      </w:tr>
      <w:tr w:rsidR="001279C4" w14:paraId="4E256570" w14:textId="77777777" w:rsidTr="00185FB6">
        <w:tc>
          <w:tcPr>
            <w:tcW w:w="1710" w:type="dxa"/>
            <w:vMerge/>
          </w:tcPr>
          <w:p w14:paraId="5491BEE5" w14:textId="77777777" w:rsidR="001279C4" w:rsidRDefault="001279C4">
            <w:pPr>
              <w:rPr>
                <w:b/>
                <w:bCs/>
              </w:rPr>
            </w:pPr>
          </w:p>
        </w:tc>
        <w:tc>
          <w:tcPr>
            <w:tcW w:w="934" w:type="dxa"/>
          </w:tcPr>
          <w:p w14:paraId="765538AC" w14:textId="74D6BE90" w:rsidR="001279C4" w:rsidRDefault="001279C4">
            <w:pPr>
              <w:spacing w:after="240"/>
              <w:jc w:val="both"/>
              <w:rPr>
                <w:rFonts w:ascii="Times New Roman" w:hAnsi="Times New Roman"/>
              </w:rPr>
            </w:pPr>
            <w:r>
              <w:rPr>
                <w:rFonts w:ascii="Times New Roman" w:hAnsi="Times New Roman"/>
              </w:rPr>
              <w:t>4.7.2.</w:t>
            </w:r>
          </w:p>
        </w:tc>
        <w:tc>
          <w:tcPr>
            <w:tcW w:w="7393" w:type="dxa"/>
          </w:tcPr>
          <w:p w14:paraId="7D03A4DA" w14:textId="12D9DA50" w:rsidR="001279C4" w:rsidRDefault="001279C4">
            <w:pPr>
              <w:spacing w:after="240"/>
              <w:jc w:val="both"/>
            </w:pPr>
            <w:r w:rsidRPr="004E0F34">
              <w:rPr>
                <w:rFonts w:ascii="Times New Roman" w:hAnsi="Times New Roman"/>
              </w:rPr>
              <w:t>The composite score shall be computed using the following weighted scoring model:</w:t>
            </w:r>
            <w:r>
              <w:t xml:space="preserve"> </w:t>
            </w:r>
          </w:p>
          <w:p w14:paraId="56CB64B5" w14:textId="19342575" w:rsidR="001279C4" w:rsidRPr="002A51F2" w:rsidRDefault="001279C4">
            <w:pPr>
              <w:spacing w:after="240"/>
              <w:jc w:val="both"/>
              <w:rPr>
                <w:i/>
                <w:iCs/>
              </w:rPr>
            </w:pPr>
            <w:r>
              <w:rPr>
                <w:i/>
                <w:iCs/>
              </w:rPr>
              <w:t xml:space="preserve">Route Score = </w:t>
            </w:r>
            <w:proofErr w:type="spellStart"/>
            <w:r>
              <w:rPr>
                <w:i/>
                <w:iCs/>
              </w:rPr>
              <w:t>w_T</w:t>
            </w:r>
            <w:proofErr w:type="spellEnd"/>
            <w:r>
              <w:rPr>
                <w:i/>
                <w:iCs/>
              </w:rPr>
              <w:t xml:space="preserve"> * T’ + </w:t>
            </w:r>
            <w:proofErr w:type="spellStart"/>
            <w:r>
              <w:rPr>
                <w:i/>
                <w:iCs/>
              </w:rPr>
              <w:t>w_B</w:t>
            </w:r>
            <w:proofErr w:type="spellEnd"/>
            <w:r>
              <w:rPr>
                <w:i/>
                <w:iCs/>
              </w:rPr>
              <w:t xml:space="preserve"> * B’ + </w:t>
            </w:r>
            <w:proofErr w:type="spellStart"/>
            <w:r>
              <w:rPr>
                <w:i/>
                <w:iCs/>
              </w:rPr>
              <w:t>w_R</w:t>
            </w:r>
            <w:proofErr w:type="spellEnd"/>
            <w:r>
              <w:rPr>
                <w:i/>
                <w:iCs/>
              </w:rPr>
              <w:t xml:space="preserve"> * R’ + </w:t>
            </w:r>
            <w:proofErr w:type="spellStart"/>
            <w:r>
              <w:rPr>
                <w:i/>
                <w:iCs/>
              </w:rPr>
              <w:t>w_C</w:t>
            </w:r>
            <w:proofErr w:type="spellEnd"/>
            <w:r>
              <w:rPr>
                <w:i/>
                <w:iCs/>
              </w:rPr>
              <w:t xml:space="preserve"> *C’</w:t>
            </w:r>
          </w:p>
          <w:p w14:paraId="0FADD736" w14:textId="31C662FC" w:rsidR="001279C4" w:rsidRDefault="001279C4" w:rsidP="00E14B24">
            <w:pPr>
              <w:pStyle w:val="NormalWeb"/>
            </w:pPr>
            <w:r>
              <w:t>Where:</w:t>
            </w:r>
          </w:p>
          <w:p w14:paraId="288DA6C7" w14:textId="4C6D4E91" w:rsidR="001279C4" w:rsidRDefault="001279C4" w:rsidP="00AC2FF0">
            <w:pPr>
              <w:pStyle w:val="NormalWeb"/>
              <w:numPr>
                <w:ilvl w:val="0"/>
                <w:numId w:val="32"/>
              </w:numPr>
            </w:pPr>
            <w:proofErr w:type="spellStart"/>
            <w:r>
              <w:t>w_T</w:t>
            </w:r>
            <w:proofErr w:type="spellEnd"/>
            <w:r>
              <w:t xml:space="preserve">, </w:t>
            </w:r>
            <w:proofErr w:type="spellStart"/>
            <w:r>
              <w:t>w_B</w:t>
            </w:r>
            <w:proofErr w:type="spellEnd"/>
            <w:r>
              <w:t xml:space="preserve">, </w:t>
            </w:r>
            <w:proofErr w:type="spellStart"/>
            <w:r>
              <w:t>w_R</w:t>
            </w:r>
            <w:proofErr w:type="spellEnd"/>
            <w:r>
              <w:t xml:space="preserve">, </w:t>
            </w:r>
            <w:proofErr w:type="spellStart"/>
            <w:r>
              <w:t>w_C</w:t>
            </w:r>
            <w:proofErr w:type="spellEnd"/>
            <w:r>
              <w:t xml:space="preserve"> are </w:t>
            </w:r>
            <w:proofErr w:type="spellStart"/>
            <w:r>
              <w:t>normalised</w:t>
            </w:r>
            <w:proofErr w:type="spellEnd"/>
            <w:r>
              <w:t xml:space="preserve"> preference weights sum </w:t>
            </w:r>
            <w:proofErr w:type="spellStart"/>
            <w:r>
              <w:t>tp</w:t>
            </w:r>
            <w:proofErr w:type="spellEnd"/>
            <w:r>
              <w:t xml:space="preserve"> 1.0</w:t>
            </w:r>
          </w:p>
          <w:p w14:paraId="1B25E4F9" w14:textId="5338BF8D" w:rsidR="001279C4" w:rsidRDefault="001279C4" w:rsidP="00AC2FF0">
            <w:pPr>
              <w:numPr>
                <w:ilvl w:val="0"/>
                <w:numId w:val="32"/>
              </w:numPr>
              <w:spacing w:before="100" w:beforeAutospacing="1" w:after="100" w:afterAutospacing="1" w:line="240" w:lineRule="auto"/>
            </w:pPr>
            <w:r>
              <w:t xml:space="preserve">T’ is </w:t>
            </w:r>
            <w:proofErr w:type="spellStart"/>
            <w:r>
              <w:t>normalised</w:t>
            </w:r>
            <w:proofErr w:type="spellEnd"/>
            <w:r>
              <w:t xml:space="preserve"> travel time, 0.0= fastest </w:t>
            </w:r>
          </w:p>
          <w:p w14:paraId="17CDDA55" w14:textId="0962CE35" w:rsidR="001279C4" w:rsidRDefault="001279C4" w:rsidP="00AC2FF0">
            <w:pPr>
              <w:numPr>
                <w:ilvl w:val="0"/>
                <w:numId w:val="32"/>
              </w:numPr>
              <w:spacing w:before="100" w:beforeAutospacing="1" w:after="100" w:afterAutospacing="1" w:line="240" w:lineRule="auto"/>
            </w:pPr>
            <w:r>
              <w:lastRenderedPageBreak/>
              <w:t xml:space="preserve">B’ is </w:t>
            </w:r>
            <w:proofErr w:type="spellStart"/>
            <w:r>
              <w:t>normalised</w:t>
            </w:r>
            <w:proofErr w:type="spellEnd"/>
            <w:r>
              <w:t xml:space="preserve"> travel cost, 0.0= cheapest</w:t>
            </w:r>
          </w:p>
          <w:p w14:paraId="4F3DB95B" w14:textId="4A31BA9A" w:rsidR="001279C4" w:rsidRDefault="001279C4" w:rsidP="00AC2FF0">
            <w:pPr>
              <w:numPr>
                <w:ilvl w:val="0"/>
                <w:numId w:val="32"/>
              </w:numPr>
              <w:spacing w:before="100" w:beforeAutospacing="1" w:after="100" w:afterAutospacing="1" w:line="240" w:lineRule="auto"/>
            </w:pPr>
            <w:r>
              <w:t xml:space="preserve">R’ is the </w:t>
            </w:r>
            <w:proofErr w:type="spellStart"/>
            <w:r>
              <w:t>normalised</w:t>
            </w:r>
            <w:proofErr w:type="spellEnd"/>
            <w:r>
              <w:t xml:space="preserve"> combined risk score, 0.0 = lowest risk </w:t>
            </w:r>
          </w:p>
          <w:p w14:paraId="50F12501" w14:textId="65CA1982" w:rsidR="001279C4" w:rsidRPr="00027B22" w:rsidRDefault="001279C4" w:rsidP="00AC2FF0">
            <w:pPr>
              <w:numPr>
                <w:ilvl w:val="0"/>
                <w:numId w:val="32"/>
              </w:numPr>
              <w:spacing w:before="100" w:beforeAutospacing="1" w:after="100" w:afterAutospacing="1" w:line="240" w:lineRule="auto"/>
            </w:pPr>
            <w:r>
              <w:t xml:space="preserve">C’ is the </w:t>
            </w:r>
            <w:proofErr w:type="spellStart"/>
            <w:r>
              <w:t>normalised</w:t>
            </w:r>
            <w:proofErr w:type="spellEnd"/>
            <w:r>
              <w:t xml:space="preserve"> comfort score, 0.0 = most comfortable </w:t>
            </w:r>
          </w:p>
        </w:tc>
      </w:tr>
      <w:tr w:rsidR="001279C4" w14:paraId="0D4D9139" w14:textId="77777777" w:rsidTr="00185FB6">
        <w:tc>
          <w:tcPr>
            <w:tcW w:w="1710" w:type="dxa"/>
            <w:vMerge/>
          </w:tcPr>
          <w:p w14:paraId="0BB15DDF" w14:textId="77777777" w:rsidR="001279C4" w:rsidRDefault="001279C4">
            <w:pPr>
              <w:rPr>
                <w:b/>
                <w:bCs/>
              </w:rPr>
            </w:pPr>
          </w:p>
        </w:tc>
        <w:tc>
          <w:tcPr>
            <w:tcW w:w="934" w:type="dxa"/>
          </w:tcPr>
          <w:p w14:paraId="2E6AE1DF" w14:textId="206A18A2" w:rsidR="001279C4" w:rsidRDefault="001279C4">
            <w:pPr>
              <w:spacing w:after="240"/>
              <w:jc w:val="both"/>
              <w:rPr>
                <w:rFonts w:ascii="Times New Roman" w:hAnsi="Times New Roman"/>
              </w:rPr>
            </w:pPr>
            <w:r>
              <w:rPr>
                <w:rFonts w:ascii="Times New Roman" w:hAnsi="Times New Roman"/>
              </w:rPr>
              <w:t>4.7.3.</w:t>
            </w:r>
          </w:p>
        </w:tc>
        <w:tc>
          <w:tcPr>
            <w:tcW w:w="7393" w:type="dxa"/>
          </w:tcPr>
          <w:p w14:paraId="5567E1C8" w14:textId="0941172E" w:rsidR="001279C4" w:rsidRDefault="001279C4">
            <w:pPr>
              <w:spacing w:after="240"/>
              <w:jc w:val="both"/>
              <w:rPr>
                <w:rFonts w:ascii="Times New Roman" w:hAnsi="Times New Roman"/>
              </w:rPr>
            </w:pPr>
            <w:r w:rsidRPr="00AC1C13">
              <w:rPr>
                <w:rFonts w:ascii="Times New Roman" w:hAnsi="Times New Roman"/>
              </w:rPr>
              <w:t>The system shall rank routes in ascending order of composite score, such that a lower score indicates a more preferred route.</w:t>
            </w:r>
          </w:p>
        </w:tc>
      </w:tr>
      <w:tr w:rsidR="001279C4" w14:paraId="0E8F04FE" w14:textId="77777777" w:rsidTr="00A3502F">
        <w:tc>
          <w:tcPr>
            <w:tcW w:w="1710" w:type="dxa"/>
            <w:vMerge/>
          </w:tcPr>
          <w:p w14:paraId="73995C01" w14:textId="77777777" w:rsidR="001279C4" w:rsidRDefault="001279C4">
            <w:pPr>
              <w:rPr>
                <w:b/>
                <w:bCs/>
              </w:rPr>
            </w:pPr>
          </w:p>
        </w:tc>
        <w:tc>
          <w:tcPr>
            <w:tcW w:w="934" w:type="dxa"/>
          </w:tcPr>
          <w:p w14:paraId="5D6B9470" w14:textId="28EA55AA" w:rsidR="001279C4" w:rsidRDefault="001279C4">
            <w:pPr>
              <w:spacing w:after="240"/>
              <w:jc w:val="both"/>
              <w:rPr>
                <w:rFonts w:ascii="Times New Roman" w:hAnsi="Times New Roman"/>
              </w:rPr>
            </w:pPr>
            <w:r>
              <w:rPr>
                <w:rFonts w:ascii="Times New Roman" w:hAnsi="Times New Roman"/>
              </w:rPr>
              <w:t>4.7.4.</w:t>
            </w:r>
          </w:p>
        </w:tc>
        <w:tc>
          <w:tcPr>
            <w:tcW w:w="7393" w:type="dxa"/>
          </w:tcPr>
          <w:p w14:paraId="032A731E" w14:textId="27C3DE00" w:rsidR="001279C4" w:rsidRPr="00AC1C13" w:rsidRDefault="001279C4">
            <w:pPr>
              <w:spacing w:after="240"/>
              <w:jc w:val="both"/>
              <w:rPr>
                <w:rFonts w:ascii="Times New Roman" w:hAnsi="Times New Roman"/>
              </w:rPr>
            </w:pPr>
            <w:r w:rsidRPr="00AC1C13">
              <w:rPr>
                <w:rFonts w:ascii="Times New Roman" w:hAnsi="Times New Roman"/>
              </w:rPr>
              <w:t>A composite score of 0.0 represents a route that is best on all included criteria relative to the candidate set</w:t>
            </w:r>
            <w:r>
              <w:rPr>
                <w:rFonts w:ascii="Times New Roman" w:hAnsi="Times New Roman"/>
              </w:rPr>
              <w:t xml:space="preserve">, a score of 1.0 represents a route that is worst on all criteria. </w:t>
            </w:r>
          </w:p>
        </w:tc>
      </w:tr>
      <w:tr w:rsidR="00DC200F" w14:paraId="6C0FF44C" w14:textId="77777777" w:rsidTr="00185FB6">
        <w:tc>
          <w:tcPr>
            <w:tcW w:w="1710" w:type="dxa"/>
            <w:vMerge w:val="restart"/>
          </w:tcPr>
          <w:p w14:paraId="73C8E9D5" w14:textId="306E6318" w:rsidR="00DC200F" w:rsidRDefault="00DC200F">
            <w:pPr>
              <w:rPr>
                <w:b/>
                <w:bCs/>
              </w:rPr>
            </w:pPr>
            <w:r>
              <w:rPr>
                <w:b/>
                <w:bCs/>
              </w:rPr>
              <w:t>FR-4.</w:t>
            </w:r>
            <w:r w:rsidR="001279C4">
              <w:rPr>
                <w:b/>
                <w:bCs/>
              </w:rPr>
              <w:t>8</w:t>
            </w:r>
            <w:r>
              <w:rPr>
                <w:b/>
                <w:bCs/>
              </w:rPr>
              <w:t xml:space="preserve">. Route Ranking and </w:t>
            </w:r>
            <w:proofErr w:type="gramStart"/>
            <w:r>
              <w:rPr>
                <w:b/>
                <w:bCs/>
              </w:rPr>
              <w:t>Tie-Breaker</w:t>
            </w:r>
            <w:proofErr w:type="gramEnd"/>
          </w:p>
          <w:p w14:paraId="7DBF7E12" w14:textId="77777777" w:rsidR="00DC200F" w:rsidRDefault="00DC200F">
            <w:pPr>
              <w:rPr>
                <w:b/>
                <w:bCs/>
              </w:rPr>
            </w:pPr>
          </w:p>
        </w:tc>
        <w:tc>
          <w:tcPr>
            <w:tcW w:w="934" w:type="dxa"/>
          </w:tcPr>
          <w:p w14:paraId="365475BF" w14:textId="4869E537" w:rsidR="00DC200F" w:rsidRDefault="00DC200F">
            <w:pPr>
              <w:spacing w:after="240"/>
              <w:jc w:val="both"/>
              <w:rPr>
                <w:rFonts w:ascii="Times New Roman" w:hAnsi="Times New Roman"/>
              </w:rPr>
            </w:pPr>
            <w:r>
              <w:rPr>
                <w:rFonts w:ascii="Times New Roman" w:hAnsi="Times New Roman"/>
              </w:rPr>
              <w:t>4.</w:t>
            </w:r>
            <w:r w:rsidR="001279C4">
              <w:rPr>
                <w:rFonts w:ascii="Times New Roman" w:hAnsi="Times New Roman"/>
              </w:rPr>
              <w:t>8</w:t>
            </w:r>
            <w:r>
              <w:rPr>
                <w:rFonts w:ascii="Times New Roman" w:hAnsi="Times New Roman"/>
              </w:rPr>
              <w:t>.1.</w:t>
            </w:r>
          </w:p>
        </w:tc>
        <w:tc>
          <w:tcPr>
            <w:tcW w:w="7393" w:type="dxa"/>
          </w:tcPr>
          <w:p w14:paraId="6135E7F1" w14:textId="6E399684" w:rsidR="00DC200F" w:rsidRDefault="00DC200F">
            <w:pPr>
              <w:spacing w:after="240"/>
              <w:jc w:val="both"/>
              <w:rPr>
                <w:rFonts w:ascii="Times New Roman" w:hAnsi="Times New Roman"/>
              </w:rPr>
            </w:pPr>
            <w:r>
              <w:rPr>
                <w:rFonts w:ascii="Times New Roman" w:hAnsi="Times New Roman"/>
              </w:rPr>
              <w:t>The system shall rank all feasible candidate routes in ascending order of composite score</w:t>
            </w:r>
            <w:r w:rsidR="00F86543" w:rsidRPr="00F86543">
              <w:rPr>
                <w:rFonts w:ascii="Times New Roman" w:hAnsi="Times New Roman"/>
              </w:rPr>
              <w:t>.</w:t>
            </w:r>
          </w:p>
        </w:tc>
      </w:tr>
      <w:tr w:rsidR="00DC200F" w:rsidRPr="008B2BB0" w14:paraId="5D213BF0" w14:textId="77777777" w:rsidTr="00185FB6">
        <w:tc>
          <w:tcPr>
            <w:tcW w:w="1710" w:type="dxa"/>
            <w:vMerge/>
          </w:tcPr>
          <w:p w14:paraId="3B1BE917" w14:textId="77777777" w:rsidR="00DC200F" w:rsidRDefault="00DC200F">
            <w:pPr>
              <w:rPr>
                <w:b/>
                <w:bCs/>
              </w:rPr>
            </w:pPr>
          </w:p>
        </w:tc>
        <w:tc>
          <w:tcPr>
            <w:tcW w:w="934" w:type="dxa"/>
          </w:tcPr>
          <w:p w14:paraId="38C9FD55" w14:textId="34821B06" w:rsidR="00DC200F" w:rsidRDefault="00DC200F">
            <w:pPr>
              <w:spacing w:after="240"/>
              <w:jc w:val="both"/>
              <w:rPr>
                <w:rFonts w:ascii="Times New Roman" w:hAnsi="Times New Roman"/>
              </w:rPr>
            </w:pPr>
            <w:r>
              <w:rPr>
                <w:rFonts w:ascii="Times New Roman" w:hAnsi="Times New Roman"/>
              </w:rPr>
              <w:t>4.</w:t>
            </w:r>
            <w:r w:rsidR="001279C4">
              <w:rPr>
                <w:rFonts w:ascii="Times New Roman" w:hAnsi="Times New Roman"/>
              </w:rPr>
              <w:t>8</w:t>
            </w:r>
            <w:r>
              <w:rPr>
                <w:rFonts w:ascii="Times New Roman" w:hAnsi="Times New Roman"/>
              </w:rPr>
              <w:t>.2.</w:t>
            </w:r>
          </w:p>
        </w:tc>
        <w:tc>
          <w:tcPr>
            <w:tcW w:w="7393" w:type="dxa"/>
          </w:tcPr>
          <w:p w14:paraId="380887E3" w14:textId="59E9FD5C" w:rsidR="00DC200F" w:rsidRDefault="00DC200F">
            <w:pPr>
              <w:spacing w:after="240"/>
              <w:jc w:val="both"/>
              <w:rPr>
                <w:rFonts w:ascii="Times New Roman" w:hAnsi="Times New Roman"/>
              </w:rPr>
            </w:pPr>
            <w:r>
              <w:rPr>
                <w:rFonts w:ascii="Times New Roman" w:hAnsi="Times New Roman"/>
              </w:rPr>
              <w:t>If two or more routes have equal composite scores, the system shall apply the following tie</w:t>
            </w:r>
            <w:r w:rsidR="00F86543" w:rsidRPr="00F86543">
              <w:rPr>
                <w:rFonts w:ascii="Times New Roman" w:hAnsi="Times New Roman"/>
              </w:rPr>
              <w:t>-</w:t>
            </w:r>
            <w:r>
              <w:rPr>
                <w:rFonts w:ascii="Times New Roman" w:hAnsi="Times New Roman"/>
              </w:rPr>
              <w:t>breaking sequence in order:</w:t>
            </w:r>
          </w:p>
          <w:p w14:paraId="7221A267" w14:textId="71C0BE2E" w:rsidR="00F86543" w:rsidRPr="00F86543" w:rsidRDefault="00F86543" w:rsidP="00AC2FF0">
            <w:pPr>
              <w:numPr>
                <w:ilvl w:val="0"/>
                <w:numId w:val="29"/>
              </w:numPr>
              <w:spacing w:after="240"/>
              <w:jc w:val="both"/>
              <w:rPr>
                <w:rFonts w:ascii="Times New Roman" w:hAnsi="Times New Roman"/>
              </w:rPr>
            </w:pPr>
            <w:r w:rsidRPr="00F86543">
              <w:rPr>
                <w:rFonts w:ascii="Times New Roman" w:hAnsi="Times New Roman"/>
              </w:rPr>
              <w:t xml:space="preserve">Lower </w:t>
            </w:r>
            <w:r w:rsidR="001279C4">
              <w:rPr>
                <w:rFonts w:ascii="Times New Roman" w:hAnsi="Times New Roman"/>
              </w:rPr>
              <w:t xml:space="preserve">combined risk </w:t>
            </w:r>
            <w:r w:rsidR="00A30220">
              <w:rPr>
                <w:rFonts w:ascii="Times New Roman" w:hAnsi="Times New Roman"/>
              </w:rPr>
              <w:t>numeric value (max of crowding and delay)</w:t>
            </w:r>
          </w:p>
          <w:p w14:paraId="0F604B6C" w14:textId="5E2602CE" w:rsidR="00F86543" w:rsidRPr="00F86543" w:rsidRDefault="00F86543" w:rsidP="00AC2FF0">
            <w:pPr>
              <w:numPr>
                <w:ilvl w:val="0"/>
                <w:numId w:val="29"/>
              </w:numPr>
              <w:spacing w:after="240"/>
              <w:jc w:val="both"/>
              <w:rPr>
                <w:rFonts w:ascii="Times New Roman" w:hAnsi="Times New Roman"/>
              </w:rPr>
            </w:pPr>
            <w:r w:rsidRPr="00F86543">
              <w:rPr>
                <w:rFonts w:ascii="Times New Roman" w:hAnsi="Times New Roman"/>
              </w:rPr>
              <w:t>Lower comfort</w:t>
            </w:r>
            <w:r w:rsidR="00A30220">
              <w:rPr>
                <w:rFonts w:ascii="Times New Roman" w:hAnsi="Times New Roman"/>
              </w:rPr>
              <w:t xml:space="preserve"> numeric value (lower = more comfortable)</w:t>
            </w:r>
          </w:p>
          <w:p w14:paraId="7C3A2767" w14:textId="77777777" w:rsidR="00DC200F" w:rsidRDefault="00DC200F" w:rsidP="00AC2FF0">
            <w:pPr>
              <w:numPr>
                <w:ilvl w:val="0"/>
                <w:numId w:val="29"/>
              </w:numPr>
              <w:spacing w:after="240"/>
              <w:jc w:val="both"/>
              <w:rPr>
                <w:rFonts w:ascii="Times New Roman" w:hAnsi="Times New Roman"/>
              </w:rPr>
            </w:pPr>
            <w:r>
              <w:rPr>
                <w:rFonts w:ascii="Times New Roman" w:hAnsi="Times New Roman"/>
              </w:rPr>
              <w:t>Shorter estimated travel time</w:t>
            </w:r>
          </w:p>
          <w:p w14:paraId="5E068AF5" w14:textId="77777777" w:rsidR="00F86543" w:rsidRPr="00F86543" w:rsidRDefault="00DC200F" w:rsidP="00AC2FF0">
            <w:pPr>
              <w:numPr>
                <w:ilvl w:val="0"/>
                <w:numId w:val="29"/>
              </w:numPr>
              <w:spacing w:after="240"/>
              <w:jc w:val="both"/>
              <w:rPr>
                <w:rFonts w:ascii="Times New Roman" w:hAnsi="Times New Roman"/>
              </w:rPr>
            </w:pPr>
            <w:r>
              <w:rPr>
                <w:rFonts w:ascii="Times New Roman" w:hAnsi="Times New Roman"/>
              </w:rPr>
              <w:t xml:space="preserve">Lower estimated travel </w:t>
            </w:r>
            <w:r w:rsidR="00F86543" w:rsidRPr="00F86543">
              <w:rPr>
                <w:rFonts w:ascii="Times New Roman" w:hAnsi="Times New Roman"/>
              </w:rPr>
              <w:t>cost</w:t>
            </w:r>
          </w:p>
          <w:p w14:paraId="55A2AF05" w14:textId="5AFF06D3" w:rsidR="00DC200F" w:rsidRPr="008B2BB0" w:rsidRDefault="00F86543" w:rsidP="00AC2FF0">
            <w:pPr>
              <w:numPr>
                <w:ilvl w:val="0"/>
                <w:numId w:val="29"/>
              </w:numPr>
              <w:spacing w:after="240"/>
              <w:jc w:val="both"/>
              <w:rPr>
                <w:rFonts w:ascii="Times New Roman" w:hAnsi="Times New Roman"/>
              </w:rPr>
            </w:pPr>
            <w:r w:rsidRPr="00F86543">
              <w:rPr>
                <w:rFonts w:ascii="Times New Roman" w:hAnsi="Times New Roman"/>
              </w:rPr>
              <w:t>Fewer transfers</w:t>
            </w:r>
          </w:p>
        </w:tc>
      </w:tr>
      <w:tr w:rsidR="00DC200F" w14:paraId="728CFB20" w14:textId="77777777" w:rsidTr="00185FB6">
        <w:tc>
          <w:tcPr>
            <w:tcW w:w="1710" w:type="dxa"/>
            <w:vMerge/>
          </w:tcPr>
          <w:p w14:paraId="5F056052" w14:textId="77777777" w:rsidR="00DC200F" w:rsidRDefault="00DC200F">
            <w:pPr>
              <w:rPr>
                <w:b/>
                <w:bCs/>
              </w:rPr>
            </w:pPr>
          </w:p>
        </w:tc>
        <w:tc>
          <w:tcPr>
            <w:tcW w:w="934" w:type="dxa"/>
          </w:tcPr>
          <w:p w14:paraId="6C4D0679" w14:textId="740DF402" w:rsidR="00DC200F" w:rsidRDefault="00DC200F">
            <w:pPr>
              <w:spacing w:after="240"/>
              <w:jc w:val="both"/>
              <w:rPr>
                <w:rFonts w:ascii="Times New Roman" w:hAnsi="Times New Roman"/>
              </w:rPr>
            </w:pPr>
            <w:r>
              <w:rPr>
                <w:rFonts w:ascii="Times New Roman" w:hAnsi="Times New Roman"/>
              </w:rPr>
              <w:t>4.</w:t>
            </w:r>
            <w:r w:rsidR="001279C4">
              <w:rPr>
                <w:rFonts w:ascii="Times New Roman" w:hAnsi="Times New Roman"/>
              </w:rPr>
              <w:t>8</w:t>
            </w:r>
            <w:r>
              <w:rPr>
                <w:rFonts w:ascii="Times New Roman" w:hAnsi="Times New Roman"/>
              </w:rPr>
              <w:t>.3.</w:t>
            </w:r>
          </w:p>
        </w:tc>
        <w:tc>
          <w:tcPr>
            <w:tcW w:w="7393" w:type="dxa"/>
          </w:tcPr>
          <w:p w14:paraId="61FE443E" w14:textId="64B1C467" w:rsidR="00DC200F" w:rsidRDefault="00DC200F">
            <w:pPr>
              <w:spacing w:after="240"/>
              <w:jc w:val="both"/>
              <w:rPr>
                <w:rFonts w:ascii="Times New Roman" w:hAnsi="Times New Roman"/>
              </w:rPr>
            </w:pPr>
            <w:r>
              <w:rPr>
                <w:rFonts w:ascii="Times New Roman" w:hAnsi="Times New Roman"/>
              </w:rPr>
              <w:t xml:space="preserve">Tie-breaking shall use numeric values </w:t>
            </w:r>
            <w:r w:rsidR="008531E8" w:rsidRPr="008531E8">
              <w:rPr>
                <w:rFonts w:ascii="Times New Roman" w:hAnsi="Times New Roman"/>
              </w:rPr>
              <w:t>rather than displayed</w:t>
            </w:r>
            <w:r>
              <w:rPr>
                <w:rFonts w:ascii="Times New Roman" w:hAnsi="Times New Roman"/>
              </w:rPr>
              <w:t xml:space="preserve"> labels to ensure deterministic ordering</w:t>
            </w:r>
            <w:r w:rsidR="008531E8" w:rsidRPr="008531E8">
              <w:rPr>
                <w:rFonts w:ascii="Times New Roman" w:hAnsi="Times New Roman"/>
              </w:rPr>
              <w:t>.</w:t>
            </w:r>
          </w:p>
        </w:tc>
      </w:tr>
      <w:tr w:rsidR="0016453A" w14:paraId="22918C9F" w14:textId="77777777" w:rsidTr="00185FB6">
        <w:tc>
          <w:tcPr>
            <w:tcW w:w="1710" w:type="dxa"/>
            <w:vMerge w:val="restart"/>
          </w:tcPr>
          <w:p w14:paraId="258AFD74" w14:textId="2C345B78" w:rsidR="0016453A" w:rsidRDefault="0016453A">
            <w:pPr>
              <w:rPr>
                <w:b/>
                <w:bCs/>
              </w:rPr>
            </w:pPr>
            <w:r>
              <w:rPr>
                <w:b/>
                <w:bCs/>
              </w:rPr>
              <w:t>FR-4.9. Route Selection Output</w:t>
            </w:r>
          </w:p>
        </w:tc>
        <w:tc>
          <w:tcPr>
            <w:tcW w:w="934" w:type="dxa"/>
          </w:tcPr>
          <w:p w14:paraId="602A044F" w14:textId="17909EEE" w:rsidR="0016453A" w:rsidRDefault="0016453A">
            <w:pPr>
              <w:spacing w:after="240"/>
              <w:jc w:val="both"/>
              <w:rPr>
                <w:rFonts w:ascii="Times New Roman" w:hAnsi="Times New Roman"/>
                <w:b/>
                <w:bCs/>
              </w:rPr>
            </w:pPr>
            <w:r>
              <w:rPr>
                <w:rFonts w:ascii="Times New Roman" w:hAnsi="Times New Roman"/>
              </w:rPr>
              <w:t>4.9.1.</w:t>
            </w:r>
          </w:p>
        </w:tc>
        <w:tc>
          <w:tcPr>
            <w:tcW w:w="7393" w:type="dxa"/>
          </w:tcPr>
          <w:p w14:paraId="46F43B3E" w14:textId="4EDCFAAD" w:rsidR="0016453A" w:rsidRDefault="0016453A">
            <w:pPr>
              <w:spacing w:after="240"/>
              <w:jc w:val="both"/>
              <w:rPr>
                <w:rFonts w:ascii="Times New Roman" w:hAnsi="Times New Roman"/>
              </w:rPr>
            </w:pPr>
            <w:r>
              <w:rPr>
                <w:rFonts w:ascii="Times New Roman" w:hAnsi="Times New Roman"/>
              </w:rPr>
              <w:t xml:space="preserve">The system shall </w:t>
            </w:r>
            <w:r w:rsidRPr="004F1BE3">
              <w:rPr>
                <w:rFonts w:ascii="Times New Roman" w:hAnsi="Times New Roman"/>
              </w:rPr>
              <w:t xml:space="preserve">display up to </w:t>
            </w:r>
            <w:r>
              <w:rPr>
                <w:rFonts w:ascii="Times New Roman" w:hAnsi="Times New Roman"/>
              </w:rPr>
              <w:t xml:space="preserve">5 ranked route options per trip request. </w:t>
            </w:r>
          </w:p>
        </w:tc>
      </w:tr>
      <w:tr w:rsidR="0016453A" w14:paraId="18A1E844" w14:textId="77777777" w:rsidTr="00185FB6">
        <w:tc>
          <w:tcPr>
            <w:tcW w:w="1710" w:type="dxa"/>
            <w:vMerge/>
          </w:tcPr>
          <w:p w14:paraId="44CC7419" w14:textId="77777777" w:rsidR="0016453A" w:rsidRDefault="0016453A">
            <w:pPr>
              <w:rPr>
                <w:b/>
                <w:bCs/>
              </w:rPr>
            </w:pPr>
          </w:p>
        </w:tc>
        <w:tc>
          <w:tcPr>
            <w:tcW w:w="934" w:type="dxa"/>
          </w:tcPr>
          <w:p w14:paraId="66F8922A" w14:textId="78745397" w:rsidR="0016453A" w:rsidRPr="004F1BE3" w:rsidRDefault="0016453A">
            <w:pPr>
              <w:spacing w:after="240"/>
              <w:jc w:val="both"/>
              <w:rPr>
                <w:rFonts w:ascii="Times New Roman" w:hAnsi="Times New Roman"/>
              </w:rPr>
            </w:pPr>
            <w:r>
              <w:rPr>
                <w:rFonts w:ascii="Times New Roman" w:hAnsi="Times New Roman"/>
              </w:rPr>
              <w:t xml:space="preserve">4.9.2. </w:t>
            </w:r>
          </w:p>
        </w:tc>
        <w:tc>
          <w:tcPr>
            <w:tcW w:w="7393" w:type="dxa"/>
          </w:tcPr>
          <w:p w14:paraId="690C5190" w14:textId="54B44E54" w:rsidR="0016453A" w:rsidRDefault="0016453A">
            <w:pPr>
              <w:spacing w:after="240"/>
              <w:jc w:val="both"/>
              <w:rPr>
                <w:rFonts w:ascii="Times New Roman" w:hAnsi="Times New Roman"/>
              </w:rPr>
            </w:pPr>
            <w:r>
              <w:rPr>
                <w:rFonts w:ascii="Times New Roman" w:hAnsi="Times New Roman"/>
              </w:rPr>
              <w:t xml:space="preserve">The system shall ensure category diversity by first selecting the best route </w:t>
            </w:r>
            <w:proofErr w:type="gramStart"/>
            <w:r>
              <w:rPr>
                <w:rFonts w:ascii="Times New Roman" w:hAnsi="Times New Roman"/>
              </w:rPr>
              <w:t>form</w:t>
            </w:r>
            <w:proofErr w:type="gramEnd"/>
            <w:r>
              <w:rPr>
                <w:rFonts w:ascii="Times New Roman" w:hAnsi="Times New Roman"/>
              </w:rPr>
              <w:t xml:space="preserve"> each category (Public Transport, Taxi, Drive) then filling remaining slots (up to 5) with the next best overall routes. </w:t>
            </w:r>
          </w:p>
        </w:tc>
      </w:tr>
      <w:tr w:rsidR="00457D23" w14:paraId="62D3A26A" w14:textId="77777777" w:rsidTr="00185FB6">
        <w:tc>
          <w:tcPr>
            <w:tcW w:w="1710" w:type="dxa"/>
            <w:vMerge/>
          </w:tcPr>
          <w:p w14:paraId="5DE041AF" w14:textId="77777777" w:rsidR="00457D23" w:rsidRDefault="00457D23">
            <w:pPr>
              <w:rPr>
                <w:b/>
                <w:bCs/>
              </w:rPr>
            </w:pPr>
          </w:p>
        </w:tc>
        <w:tc>
          <w:tcPr>
            <w:tcW w:w="934" w:type="dxa"/>
          </w:tcPr>
          <w:p w14:paraId="7F44BF52" w14:textId="4E4E2F89" w:rsidR="00457D23" w:rsidRDefault="00457D23">
            <w:pPr>
              <w:spacing w:after="240"/>
              <w:jc w:val="both"/>
              <w:rPr>
                <w:rFonts w:ascii="Times New Roman" w:hAnsi="Times New Roman"/>
              </w:rPr>
            </w:pPr>
            <w:r>
              <w:rPr>
                <w:rFonts w:ascii="Times New Roman" w:hAnsi="Times New Roman"/>
              </w:rPr>
              <w:t xml:space="preserve">4.9.3. </w:t>
            </w:r>
          </w:p>
        </w:tc>
        <w:tc>
          <w:tcPr>
            <w:tcW w:w="7393" w:type="dxa"/>
          </w:tcPr>
          <w:p w14:paraId="0B6CAA73" w14:textId="75DE96B1" w:rsidR="00457D23" w:rsidRDefault="00457D23">
            <w:pPr>
              <w:spacing w:after="240"/>
              <w:jc w:val="both"/>
              <w:rPr>
                <w:rFonts w:ascii="Times New Roman" w:hAnsi="Times New Roman"/>
              </w:rPr>
            </w:pPr>
            <w:r>
              <w:rPr>
                <w:rFonts w:ascii="Times New Roman" w:hAnsi="Times New Roman"/>
              </w:rPr>
              <w:t xml:space="preserve">Each represented route </w:t>
            </w:r>
            <w:proofErr w:type="gramStart"/>
            <w:r>
              <w:rPr>
                <w:rFonts w:ascii="Times New Roman" w:hAnsi="Times New Roman"/>
              </w:rPr>
              <w:t>option shall</w:t>
            </w:r>
            <w:proofErr w:type="gramEnd"/>
            <w:r>
              <w:rPr>
                <w:rFonts w:ascii="Times New Roman" w:hAnsi="Times New Roman"/>
              </w:rPr>
              <w:t xml:space="preserve"> represent a distinct travel alternative, as determined by different mode sequences, paths or transfer points. </w:t>
            </w:r>
          </w:p>
        </w:tc>
      </w:tr>
      <w:tr w:rsidR="0016453A" w14:paraId="56B4F4A7" w14:textId="77777777" w:rsidTr="00185FB6">
        <w:tc>
          <w:tcPr>
            <w:tcW w:w="1710" w:type="dxa"/>
            <w:vMerge/>
          </w:tcPr>
          <w:p w14:paraId="282939D4" w14:textId="77777777" w:rsidR="0016453A" w:rsidRDefault="0016453A">
            <w:pPr>
              <w:rPr>
                <w:b/>
                <w:bCs/>
              </w:rPr>
            </w:pPr>
          </w:p>
        </w:tc>
        <w:tc>
          <w:tcPr>
            <w:tcW w:w="934" w:type="dxa"/>
          </w:tcPr>
          <w:p w14:paraId="509C39EE" w14:textId="6BE61BD8" w:rsidR="0016453A" w:rsidRPr="008B2BB0" w:rsidRDefault="0016453A">
            <w:pPr>
              <w:spacing w:after="240"/>
              <w:jc w:val="both"/>
              <w:rPr>
                <w:rFonts w:ascii="Times New Roman" w:hAnsi="Times New Roman"/>
              </w:rPr>
            </w:pPr>
            <w:r>
              <w:rPr>
                <w:rFonts w:ascii="Times New Roman" w:hAnsi="Times New Roman"/>
              </w:rPr>
              <w:t>4.9.</w:t>
            </w:r>
            <w:r w:rsidR="00457D23">
              <w:rPr>
                <w:rFonts w:ascii="Times New Roman" w:hAnsi="Times New Roman"/>
              </w:rPr>
              <w:t>4</w:t>
            </w:r>
            <w:r>
              <w:rPr>
                <w:rFonts w:ascii="Times New Roman" w:hAnsi="Times New Roman"/>
              </w:rPr>
              <w:t>.</w:t>
            </w:r>
          </w:p>
        </w:tc>
        <w:tc>
          <w:tcPr>
            <w:tcW w:w="7393" w:type="dxa"/>
          </w:tcPr>
          <w:p w14:paraId="146736FB" w14:textId="016A436F" w:rsidR="0016453A" w:rsidRDefault="0016453A">
            <w:pPr>
              <w:spacing w:after="240"/>
              <w:jc w:val="both"/>
              <w:rPr>
                <w:rFonts w:ascii="Times New Roman" w:hAnsi="Times New Roman"/>
              </w:rPr>
            </w:pPr>
            <w:r>
              <w:rPr>
                <w:rFonts w:ascii="Times New Roman" w:hAnsi="Times New Roman"/>
              </w:rPr>
              <w:t xml:space="preserve">If no feasible routes can be generated, the system shall notify the User with </w:t>
            </w:r>
            <w:r w:rsidR="006D2A28">
              <w:rPr>
                <w:rFonts w:ascii="Times New Roman" w:hAnsi="Times New Roman"/>
              </w:rPr>
              <w:t>the</w:t>
            </w:r>
            <w:r w:rsidR="00457D23">
              <w:rPr>
                <w:rFonts w:ascii="Times New Roman" w:hAnsi="Times New Roman"/>
              </w:rPr>
              <w:t xml:space="preserve"> message “No routes found or API unavailable” and display a prompt to </w:t>
            </w:r>
            <w:r w:rsidR="006D2A28">
              <w:rPr>
                <w:rFonts w:ascii="Times New Roman" w:hAnsi="Times New Roman"/>
              </w:rPr>
              <w:t xml:space="preserve">modify constraints or search again. </w:t>
            </w:r>
          </w:p>
        </w:tc>
      </w:tr>
      <w:tr w:rsidR="00B342BE" w14:paraId="422A8F3A" w14:textId="77777777" w:rsidTr="00A3502F">
        <w:tc>
          <w:tcPr>
            <w:tcW w:w="1710" w:type="dxa"/>
            <w:vMerge w:val="restart"/>
          </w:tcPr>
          <w:p w14:paraId="08648547" w14:textId="447BAA61" w:rsidR="00B342BE" w:rsidRDefault="00B342BE">
            <w:pPr>
              <w:rPr>
                <w:b/>
                <w:bCs/>
              </w:rPr>
            </w:pPr>
            <w:r>
              <w:rPr>
                <w:b/>
                <w:bCs/>
              </w:rPr>
              <w:t>FR-4.10 Route Explanation</w:t>
            </w:r>
          </w:p>
        </w:tc>
        <w:tc>
          <w:tcPr>
            <w:tcW w:w="934" w:type="dxa"/>
          </w:tcPr>
          <w:p w14:paraId="1359AFB1" w14:textId="33B56D27" w:rsidR="00B342BE" w:rsidRDefault="00B342BE">
            <w:pPr>
              <w:spacing w:after="240"/>
              <w:jc w:val="both"/>
              <w:rPr>
                <w:rFonts w:ascii="Times New Roman" w:hAnsi="Times New Roman"/>
              </w:rPr>
            </w:pPr>
            <w:r>
              <w:rPr>
                <w:rFonts w:ascii="Times New Roman" w:hAnsi="Times New Roman"/>
              </w:rPr>
              <w:t>4.10.1.</w:t>
            </w:r>
          </w:p>
        </w:tc>
        <w:tc>
          <w:tcPr>
            <w:tcW w:w="7393" w:type="dxa"/>
          </w:tcPr>
          <w:p w14:paraId="72B5C3EF" w14:textId="7F5A6A85" w:rsidR="00B342BE" w:rsidRPr="00433F3F" w:rsidRDefault="00B342BE">
            <w:pPr>
              <w:spacing w:after="240"/>
              <w:jc w:val="both"/>
              <w:rPr>
                <w:rFonts w:ascii="Times New Roman" w:hAnsi="Times New Roman"/>
              </w:rPr>
            </w:pPr>
            <w:r>
              <w:rPr>
                <w:rFonts w:ascii="Times New Roman" w:hAnsi="Times New Roman"/>
              </w:rPr>
              <w:t xml:space="preserve">For each generated route option, the system shall provide a brief explanation composed of multiple descriptive pieces joined by periods </w:t>
            </w:r>
          </w:p>
        </w:tc>
      </w:tr>
      <w:tr w:rsidR="00B342BE" w14:paraId="46A2C02D" w14:textId="77777777" w:rsidTr="00A3502F">
        <w:tc>
          <w:tcPr>
            <w:tcW w:w="1710" w:type="dxa"/>
            <w:vMerge/>
          </w:tcPr>
          <w:p w14:paraId="79F327D4" w14:textId="77777777" w:rsidR="00B342BE" w:rsidRDefault="00B342BE">
            <w:pPr>
              <w:rPr>
                <w:b/>
                <w:bCs/>
              </w:rPr>
            </w:pPr>
          </w:p>
        </w:tc>
        <w:tc>
          <w:tcPr>
            <w:tcW w:w="934" w:type="dxa"/>
          </w:tcPr>
          <w:p w14:paraId="004BE2E3" w14:textId="31F5616D" w:rsidR="00B342BE" w:rsidRDefault="00B342BE">
            <w:pPr>
              <w:spacing w:after="240"/>
              <w:jc w:val="both"/>
              <w:rPr>
                <w:rFonts w:ascii="Times New Roman" w:hAnsi="Times New Roman"/>
              </w:rPr>
            </w:pPr>
            <w:r>
              <w:rPr>
                <w:rFonts w:ascii="Times New Roman" w:hAnsi="Times New Roman"/>
              </w:rPr>
              <w:t>4.10.2.</w:t>
            </w:r>
          </w:p>
        </w:tc>
        <w:tc>
          <w:tcPr>
            <w:tcW w:w="7393" w:type="dxa"/>
          </w:tcPr>
          <w:p w14:paraId="68C5EDD6" w14:textId="77777777" w:rsidR="00B342BE" w:rsidRDefault="00B342BE">
            <w:pPr>
              <w:spacing w:after="240"/>
              <w:jc w:val="both"/>
              <w:rPr>
                <w:rFonts w:ascii="Times New Roman" w:hAnsi="Times New Roman"/>
              </w:rPr>
            </w:pPr>
            <w:r>
              <w:rPr>
                <w:rFonts w:ascii="Times New Roman" w:hAnsi="Times New Roman"/>
              </w:rPr>
              <w:t>The explanation shall reference the User’s highest-</w:t>
            </w:r>
            <w:proofErr w:type="gramStart"/>
            <w:r>
              <w:rPr>
                <w:rFonts w:ascii="Times New Roman" w:hAnsi="Times New Roman"/>
              </w:rPr>
              <w:t>weighted</w:t>
            </w:r>
            <w:proofErr w:type="gramEnd"/>
            <w:r>
              <w:rPr>
                <w:rFonts w:ascii="Times New Roman" w:hAnsi="Times New Roman"/>
              </w:rPr>
              <w:t xml:space="preserve"> criterion and </w:t>
            </w:r>
            <w:proofErr w:type="spellStart"/>
            <w:r>
              <w:rPr>
                <w:rFonts w:ascii="Times New Roman" w:hAnsi="Times New Roman"/>
              </w:rPr>
              <w:t>summarise</w:t>
            </w:r>
            <w:proofErr w:type="spellEnd"/>
            <w:r>
              <w:rPr>
                <w:rFonts w:ascii="Times New Roman" w:hAnsi="Times New Roman"/>
              </w:rPr>
              <w:t xml:space="preserve"> how the route performs on that criterion:</w:t>
            </w:r>
          </w:p>
          <w:p w14:paraId="1DBB990F" w14:textId="6607C50B" w:rsidR="00B342BE" w:rsidRDefault="00B342BE" w:rsidP="00AC2FF0">
            <w:pPr>
              <w:numPr>
                <w:ilvl w:val="0"/>
                <w:numId w:val="32"/>
              </w:numPr>
              <w:spacing w:after="240"/>
              <w:jc w:val="both"/>
              <w:rPr>
                <w:rFonts w:ascii="Times New Roman" w:hAnsi="Times New Roman"/>
              </w:rPr>
            </w:pPr>
            <w:r>
              <w:rPr>
                <w:rFonts w:ascii="Times New Roman" w:hAnsi="Times New Roman"/>
              </w:rPr>
              <w:t xml:space="preserve">Time: Fastest option at </w:t>
            </w:r>
            <w:r w:rsidRPr="00C40689">
              <w:rPr>
                <w:rFonts w:ascii="Times New Roman" w:hAnsi="Times New Roman"/>
                <w:i/>
                <w:iCs/>
              </w:rPr>
              <w:t>X</w:t>
            </w:r>
            <w:r>
              <w:rPr>
                <w:rFonts w:ascii="Times New Roman" w:hAnsi="Times New Roman"/>
              </w:rPr>
              <w:t xml:space="preserve"> min</w:t>
            </w:r>
          </w:p>
          <w:p w14:paraId="0F9E5234" w14:textId="7CA9BAA5" w:rsidR="00B342BE" w:rsidRDefault="00B342BE" w:rsidP="00AC2FF0">
            <w:pPr>
              <w:numPr>
                <w:ilvl w:val="0"/>
                <w:numId w:val="32"/>
              </w:numPr>
              <w:spacing w:after="240"/>
              <w:jc w:val="both"/>
              <w:rPr>
                <w:rFonts w:ascii="Times New Roman" w:hAnsi="Times New Roman"/>
              </w:rPr>
            </w:pPr>
            <w:r>
              <w:rPr>
                <w:rFonts w:ascii="Times New Roman" w:hAnsi="Times New Roman"/>
              </w:rPr>
              <w:lastRenderedPageBreak/>
              <w:t xml:space="preserve">Cost: Cheapest at $ </w:t>
            </w:r>
            <w:r w:rsidRPr="00C40689">
              <w:rPr>
                <w:rFonts w:ascii="Times New Roman" w:hAnsi="Times New Roman"/>
                <w:i/>
                <w:iCs/>
              </w:rPr>
              <w:t>X</w:t>
            </w:r>
          </w:p>
          <w:p w14:paraId="5C6F8202" w14:textId="05FB0493" w:rsidR="00B342BE" w:rsidRDefault="00B342BE" w:rsidP="00AC2FF0">
            <w:pPr>
              <w:numPr>
                <w:ilvl w:val="0"/>
                <w:numId w:val="32"/>
              </w:numPr>
              <w:spacing w:after="240"/>
              <w:jc w:val="both"/>
              <w:rPr>
                <w:rFonts w:ascii="Times New Roman" w:hAnsi="Times New Roman"/>
              </w:rPr>
            </w:pPr>
            <w:r>
              <w:rPr>
                <w:rFonts w:ascii="Times New Roman" w:hAnsi="Times New Roman"/>
              </w:rPr>
              <w:t>Risk: Lowest risk:</w:t>
            </w:r>
            <w:r w:rsidRPr="00C40689">
              <w:rPr>
                <w:rFonts w:ascii="Times New Roman" w:hAnsi="Times New Roman"/>
                <w:i/>
                <w:iCs/>
              </w:rPr>
              <w:t xml:space="preserve"> Category</w:t>
            </w:r>
          </w:p>
          <w:p w14:paraId="7A4BBD1B" w14:textId="2B5C064F" w:rsidR="00B342BE" w:rsidRDefault="00B342BE" w:rsidP="00AC2FF0">
            <w:pPr>
              <w:numPr>
                <w:ilvl w:val="0"/>
                <w:numId w:val="32"/>
              </w:numPr>
              <w:spacing w:after="240"/>
              <w:jc w:val="both"/>
              <w:rPr>
                <w:rFonts w:ascii="Times New Roman" w:hAnsi="Times New Roman"/>
              </w:rPr>
            </w:pPr>
            <w:r>
              <w:rPr>
                <w:rFonts w:ascii="Times New Roman" w:hAnsi="Times New Roman"/>
              </w:rPr>
              <w:t xml:space="preserve">Comfort: Most comfortable: </w:t>
            </w:r>
            <w:r w:rsidRPr="00C40689">
              <w:rPr>
                <w:rFonts w:ascii="Times New Roman" w:hAnsi="Times New Roman"/>
                <w:i/>
                <w:iCs/>
              </w:rPr>
              <w:t>X</w:t>
            </w:r>
            <w:r>
              <w:rPr>
                <w:rFonts w:ascii="Times New Roman" w:hAnsi="Times New Roman"/>
              </w:rPr>
              <w:t xml:space="preserve"> min </w:t>
            </w:r>
            <w:proofErr w:type="gramStart"/>
            <w:r>
              <w:rPr>
                <w:rFonts w:ascii="Times New Roman" w:hAnsi="Times New Roman"/>
              </w:rPr>
              <w:t>walk</w:t>
            </w:r>
            <w:proofErr w:type="gramEnd"/>
            <w:r>
              <w:rPr>
                <w:rFonts w:ascii="Times New Roman" w:hAnsi="Times New Roman"/>
              </w:rPr>
              <w:t xml:space="preserve">, </w:t>
            </w:r>
            <w:r w:rsidRPr="00C40689">
              <w:rPr>
                <w:rFonts w:ascii="Times New Roman" w:hAnsi="Times New Roman"/>
                <w:i/>
                <w:iCs/>
              </w:rPr>
              <w:t>Y</w:t>
            </w:r>
            <w:r>
              <w:rPr>
                <w:rFonts w:ascii="Times New Roman" w:hAnsi="Times New Roman"/>
              </w:rPr>
              <w:t xml:space="preserve"> transfer(s)</w:t>
            </w:r>
          </w:p>
        </w:tc>
      </w:tr>
      <w:tr w:rsidR="00B342BE" w14:paraId="2CE3508D" w14:textId="77777777" w:rsidTr="00A3502F">
        <w:tc>
          <w:tcPr>
            <w:tcW w:w="1710" w:type="dxa"/>
            <w:vMerge/>
          </w:tcPr>
          <w:p w14:paraId="46C444BB" w14:textId="77777777" w:rsidR="00B342BE" w:rsidRDefault="00B342BE">
            <w:pPr>
              <w:rPr>
                <w:b/>
                <w:bCs/>
              </w:rPr>
            </w:pPr>
          </w:p>
        </w:tc>
        <w:tc>
          <w:tcPr>
            <w:tcW w:w="934" w:type="dxa"/>
          </w:tcPr>
          <w:p w14:paraId="728D9040" w14:textId="26B42EF0" w:rsidR="00B342BE" w:rsidRDefault="00B342BE">
            <w:pPr>
              <w:spacing w:after="240"/>
              <w:jc w:val="both"/>
              <w:rPr>
                <w:rFonts w:ascii="Times New Roman" w:hAnsi="Times New Roman"/>
              </w:rPr>
            </w:pPr>
            <w:r>
              <w:rPr>
                <w:rFonts w:ascii="Times New Roman" w:hAnsi="Times New Roman"/>
              </w:rPr>
              <w:t>4.10.3.</w:t>
            </w:r>
          </w:p>
        </w:tc>
        <w:tc>
          <w:tcPr>
            <w:tcW w:w="7393" w:type="dxa"/>
          </w:tcPr>
          <w:p w14:paraId="3BE3CAAE" w14:textId="6E71BC1E" w:rsidR="00B342BE" w:rsidRDefault="00B342BE">
            <w:pPr>
              <w:spacing w:after="240"/>
              <w:jc w:val="both"/>
              <w:rPr>
                <w:rFonts w:ascii="Times New Roman" w:hAnsi="Times New Roman"/>
              </w:rPr>
            </w:pPr>
            <w:r>
              <w:rPr>
                <w:rFonts w:ascii="Times New Roman" w:hAnsi="Times New Roman"/>
              </w:rPr>
              <w:t>The explanations shall include per-step crowding highlights where available (e.g. Crowded: Bus 143” or “Not crowded: MRT NSL”)</w:t>
            </w:r>
          </w:p>
        </w:tc>
      </w:tr>
      <w:tr w:rsidR="00B342BE" w14:paraId="170871E3" w14:textId="77777777" w:rsidTr="00A3502F">
        <w:tc>
          <w:tcPr>
            <w:tcW w:w="1710" w:type="dxa"/>
            <w:vMerge/>
          </w:tcPr>
          <w:p w14:paraId="7464AF81" w14:textId="77777777" w:rsidR="00B342BE" w:rsidRDefault="00B342BE">
            <w:pPr>
              <w:rPr>
                <w:b/>
                <w:bCs/>
              </w:rPr>
            </w:pPr>
          </w:p>
        </w:tc>
        <w:tc>
          <w:tcPr>
            <w:tcW w:w="934" w:type="dxa"/>
          </w:tcPr>
          <w:p w14:paraId="55ADE4B1" w14:textId="3BF60EB3" w:rsidR="00B342BE" w:rsidRDefault="00B342BE">
            <w:pPr>
              <w:spacing w:after="240"/>
              <w:jc w:val="both"/>
              <w:rPr>
                <w:rFonts w:ascii="Times New Roman" w:hAnsi="Times New Roman"/>
              </w:rPr>
            </w:pPr>
            <w:r>
              <w:rPr>
                <w:rFonts w:ascii="Times New Roman" w:hAnsi="Times New Roman"/>
              </w:rPr>
              <w:t>4.10.4.</w:t>
            </w:r>
          </w:p>
        </w:tc>
        <w:tc>
          <w:tcPr>
            <w:tcW w:w="7393" w:type="dxa"/>
          </w:tcPr>
          <w:p w14:paraId="0B2B4BD2" w14:textId="02333B1E" w:rsidR="00B342BE" w:rsidRPr="00C40689" w:rsidRDefault="00B342BE">
            <w:pPr>
              <w:spacing w:after="240"/>
              <w:jc w:val="both"/>
              <w:rPr>
                <w:rFonts w:ascii="Times New Roman" w:hAnsi="Times New Roman"/>
              </w:rPr>
            </w:pPr>
            <w:r>
              <w:rPr>
                <w:rFonts w:ascii="Times New Roman" w:hAnsi="Times New Roman"/>
              </w:rPr>
              <w:t xml:space="preserve">The explanation shall include the total walking time (e.g. </w:t>
            </w:r>
            <w:r>
              <w:rPr>
                <w:rFonts w:ascii="Times New Roman" w:hAnsi="Times New Roman"/>
                <w:i/>
                <w:iCs/>
              </w:rPr>
              <w:t>X</w:t>
            </w:r>
            <w:r>
              <w:rPr>
                <w:rFonts w:ascii="Times New Roman" w:hAnsi="Times New Roman"/>
              </w:rPr>
              <w:t xml:space="preserve"> min walking)</w:t>
            </w:r>
          </w:p>
        </w:tc>
      </w:tr>
      <w:tr w:rsidR="00B342BE" w14:paraId="408A29B3" w14:textId="77777777" w:rsidTr="00A3502F">
        <w:tc>
          <w:tcPr>
            <w:tcW w:w="1710" w:type="dxa"/>
            <w:vMerge/>
          </w:tcPr>
          <w:p w14:paraId="6F47D5E3" w14:textId="77777777" w:rsidR="00B342BE" w:rsidRDefault="00B342BE">
            <w:pPr>
              <w:rPr>
                <w:b/>
                <w:bCs/>
              </w:rPr>
            </w:pPr>
          </w:p>
        </w:tc>
        <w:tc>
          <w:tcPr>
            <w:tcW w:w="934" w:type="dxa"/>
          </w:tcPr>
          <w:p w14:paraId="31E549DF" w14:textId="03D877FD" w:rsidR="00B342BE" w:rsidRDefault="00B342BE">
            <w:pPr>
              <w:spacing w:after="240"/>
              <w:jc w:val="both"/>
              <w:rPr>
                <w:rFonts w:ascii="Times New Roman" w:hAnsi="Times New Roman"/>
              </w:rPr>
            </w:pPr>
            <w:r>
              <w:rPr>
                <w:rFonts w:ascii="Times New Roman" w:hAnsi="Times New Roman"/>
              </w:rPr>
              <w:t>4.10.5.</w:t>
            </w:r>
          </w:p>
        </w:tc>
        <w:tc>
          <w:tcPr>
            <w:tcW w:w="7393" w:type="dxa"/>
          </w:tcPr>
          <w:p w14:paraId="444FB2C6" w14:textId="46DADEFA" w:rsidR="00B342BE" w:rsidRDefault="00B342BE">
            <w:pPr>
              <w:spacing w:after="240"/>
              <w:jc w:val="both"/>
              <w:rPr>
                <w:rFonts w:ascii="Times New Roman" w:hAnsi="Times New Roman"/>
              </w:rPr>
            </w:pPr>
            <w:r>
              <w:rPr>
                <w:rFonts w:ascii="Times New Roman" w:hAnsi="Times New Roman"/>
              </w:rPr>
              <w:t xml:space="preserve">If fallback data as used in computing any risk indicator for the route, the explanation shall include the notation </w:t>
            </w:r>
            <w:r w:rsidR="001D0656">
              <w:rPr>
                <w:rFonts w:ascii="Times New Roman" w:hAnsi="Times New Roman"/>
              </w:rPr>
              <w:t>“(some data is estimated)”</w:t>
            </w:r>
          </w:p>
        </w:tc>
      </w:tr>
    </w:tbl>
    <w:p w14:paraId="6776202E" w14:textId="77777777" w:rsidR="00A762F2" w:rsidRDefault="00A762F2" w:rsidP="00A762F2"/>
    <w:p w14:paraId="61E9E846" w14:textId="090D3DFB" w:rsidR="00F429D8" w:rsidRDefault="00C13E32" w:rsidP="00AC2FF0">
      <w:pPr>
        <w:pStyle w:val="Heading2"/>
        <w:numPr>
          <w:ilvl w:val="1"/>
          <w:numId w:val="34"/>
        </w:numPr>
        <w:jc w:val="both"/>
        <w:rPr>
          <w:rFonts w:ascii="Times New Roman" w:hAnsi="Times New Roman"/>
        </w:rPr>
      </w:pPr>
      <w:bookmarkStart w:id="54" w:name="_Toc222998648"/>
      <w:bookmarkStart w:id="55" w:name="OLE_LINK5"/>
      <w:r w:rsidRPr="117A40C9">
        <w:rPr>
          <w:rFonts w:ascii="Times New Roman" w:hAnsi="Times New Roman"/>
        </w:rPr>
        <w:t>Data Freshness, Fallback &amp; Settings</w:t>
      </w:r>
      <w:bookmarkEnd w:id="54"/>
    </w:p>
    <w:p w14:paraId="6580B85E" w14:textId="77777777" w:rsidR="00F429D8" w:rsidRDefault="00F429D8" w:rsidP="00AC2FF0">
      <w:pPr>
        <w:pStyle w:val="Heading3"/>
        <w:numPr>
          <w:ilvl w:val="2"/>
          <w:numId w:val="34"/>
        </w:numPr>
        <w:spacing w:before="0"/>
        <w:jc w:val="both"/>
        <w:rPr>
          <w:rFonts w:ascii="Times New Roman" w:hAnsi="Times New Roman"/>
        </w:rPr>
      </w:pPr>
      <w:r w:rsidRPr="117A40C9">
        <w:rPr>
          <w:rFonts w:ascii="Times New Roman" w:hAnsi="Times New Roman"/>
        </w:rPr>
        <w:t>Description and Priority</w:t>
      </w:r>
    </w:p>
    <w:p w14:paraId="0CEF2651" w14:textId="5E913BC4" w:rsidR="00E14B24" w:rsidRPr="003E5034" w:rsidRDefault="003E5034" w:rsidP="003E5034">
      <w:pPr>
        <w:spacing w:after="240"/>
        <w:jc w:val="both"/>
        <w:rPr>
          <w:rFonts w:ascii="Times New Roman" w:hAnsi="Times New Roman"/>
        </w:rPr>
      </w:pPr>
      <w:r w:rsidRPr="003E5034">
        <w:rPr>
          <w:rFonts w:ascii="Times New Roman" w:hAnsi="Times New Roman"/>
        </w:rPr>
        <w:t xml:space="preserve">This feature manages real-time data freshness evaluation, fallback data handling, user-initiated data refresh, and system settings such as </w:t>
      </w:r>
      <w:proofErr w:type="spellStart"/>
      <w:r w:rsidRPr="003E5034">
        <w:rPr>
          <w:rFonts w:ascii="Times New Roman" w:hAnsi="Times New Roman"/>
        </w:rPr>
        <w:t>localisation</w:t>
      </w:r>
      <w:proofErr w:type="spellEnd"/>
      <w:r w:rsidRPr="003E5034">
        <w:rPr>
          <w:rFonts w:ascii="Times New Roman" w:hAnsi="Times New Roman"/>
        </w:rPr>
        <w:t xml:space="preserve"> and default preference updates. It ensures that route recommendations remain consistent, transparent, and adaptable to User preferences and data availability conditions.</w:t>
      </w:r>
    </w:p>
    <w:p w14:paraId="49300E99" w14:textId="4D9DB7DC" w:rsidR="00236F8A" w:rsidRDefault="00F429D8" w:rsidP="117A40C9">
      <w:pPr>
        <w:spacing w:after="240"/>
        <w:jc w:val="both"/>
        <w:rPr>
          <w:rFonts w:ascii="Times New Roman" w:hAnsi="Times New Roman"/>
        </w:rPr>
      </w:pPr>
      <w:r w:rsidRPr="117A40C9">
        <w:rPr>
          <w:rFonts w:ascii="Times New Roman" w:hAnsi="Times New Roman"/>
        </w:rPr>
        <w:t xml:space="preserve">Priority: </w:t>
      </w:r>
      <w:r w:rsidR="00236F8A" w:rsidRPr="117A40C9">
        <w:rPr>
          <w:rFonts w:ascii="Times New Roman" w:hAnsi="Times New Roman"/>
        </w:rPr>
        <w:t>Medium</w:t>
      </w:r>
    </w:p>
    <w:p w14:paraId="6E04EDB7" w14:textId="77777777" w:rsidR="00F429D8" w:rsidRDefault="00F429D8" w:rsidP="00AC2FF0">
      <w:pPr>
        <w:pStyle w:val="Heading3"/>
        <w:numPr>
          <w:ilvl w:val="2"/>
          <w:numId w:val="34"/>
        </w:numPr>
        <w:spacing w:before="0"/>
        <w:jc w:val="both"/>
        <w:rPr>
          <w:rFonts w:ascii="Times New Roman" w:hAnsi="Times New Roman"/>
        </w:rPr>
      </w:pPr>
      <w:r w:rsidRPr="117A40C9">
        <w:rPr>
          <w:rFonts w:ascii="Times New Roman" w:hAnsi="Times New Roman"/>
        </w:rPr>
        <w:t>Stimulus/Response Sequences</w:t>
      </w:r>
    </w:p>
    <w:p w14:paraId="08D15BA3" w14:textId="170A5A3F"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System retrieves real</w:t>
      </w:r>
      <w:r w:rsidR="00B55DB3" w:rsidRPr="117A40C9">
        <w:rPr>
          <w:rFonts w:ascii="Times New Roman" w:hAnsi="Times New Roman"/>
        </w:rPr>
        <w:t xml:space="preserve">-time transport data </w:t>
      </w:r>
      <w:r w:rsidRPr="00E37494">
        <w:rPr>
          <w:rFonts w:ascii="Times New Roman" w:hAnsi="Times New Roman"/>
        </w:rPr>
        <w:t>for the current route search.</w:t>
      </w:r>
    </w:p>
    <w:p w14:paraId="62B5287F" w14:textId="0DDCC934"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 xml:space="preserve">System evaluates the freshness of each </w:t>
      </w:r>
      <w:r w:rsidR="00B55DB3" w:rsidRPr="117A40C9">
        <w:rPr>
          <w:rFonts w:ascii="Times New Roman" w:hAnsi="Times New Roman"/>
        </w:rPr>
        <w:t>retrieved</w:t>
      </w:r>
      <w:r w:rsidRPr="00E37494">
        <w:rPr>
          <w:rFonts w:ascii="Times New Roman" w:hAnsi="Times New Roman"/>
        </w:rPr>
        <w:t xml:space="preserve"> data source against </w:t>
      </w:r>
      <w:r w:rsidR="00074017">
        <w:rPr>
          <w:rFonts w:ascii="Times New Roman" w:hAnsi="Times New Roman"/>
        </w:rPr>
        <w:t xml:space="preserve">TTL thresholds. </w:t>
      </w:r>
    </w:p>
    <w:p w14:paraId="5ADF7763" w14:textId="52AC92B0"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If any required data source is outdated</w:t>
      </w:r>
      <w:r w:rsidR="00074017">
        <w:rPr>
          <w:rFonts w:ascii="Times New Roman" w:hAnsi="Times New Roman"/>
        </w:rPr>
        <w:t xml:space="preserve"> (TTL expired)</w:t>
      </w:r>
      <w:r w:rsidRPr="00E37494">
        <w:rPr>
          <w:rFonts w:ascii="Times New Roman" w:hAnsi="Times New Roman"/>
        </w:rPr>
        <w:t xml:space="preserve">, </w:t>
      </w:r>
      <w:r w:rsidR="00074017">
        <w:rPr>
          <w:rFonts w:ascii="Times New Roman" w:hAnsi="Times New Roman"/>
        </w:rPr>
        <w:t xml:space="preserve">system uses the most recent cached data </w:t>
      </w:r>
      <w:r w:rsidR="0010014C">
        <w:rPr>
          <w:rFonts w:ascii="Times New Roman" w:hAnsi="Times New Roman"/>
        </w:rPr>
        <w:t xml:space="preserve">as fallback </w:t>
      </w:r>
    </w:p>
    <w:p w14:paraId="49F3F658" w14:textId="788ABF2E"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 xml:space="preserve">System marks affected </w:t>
      </w:r>
      <w:r w:rsidR="0010014C">
        <w:rPr>
          <w:rFonts w:ascii="Times New Roman" w:hAnsi="Times New Roman"/>
        </w:rPr>
        <w:t>route recommendations accordingly via ‘</w:t>
      </w:r>
      <w:proofErr w:type="spellStart"/>
      <w:r w:rsidR="0010014C">
        <w:rPr>
          <w:rFonts w:ascii="Times New Roman" w:hAnsi="Times New Roman"/>
        </w:rPr>
        <w:t>uses_fallback</w:t>
      </w:r>
      <w:proofErr w:type="spellEnd"/>
      <w:r w:rsidR="0010014C">
        <w:rPr>
          <w:rFonts w:ascii="Times New Roman" w:hAnsi="Times New Roman"/>
        </w:rPr>
        <w:t>’ flag</w:t>
      </w:r>
    </w:p>
    <w:p w14:paraId="2F3E5E98" w14:textId="77777777"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User selects Refresh.</w:t>
      </w:r>
    </w:p>
    <w:p w14:paraId="06BFB1C8" w14:textId="4A3DE060" w:rsidR="00E37494" w:rsidRPr="00E37494" w:rsidRDefault="0010014C" w:rsidP="00AC2FF0">
      <w:pPr>
        <w:numPr>
          <w:ilvl w:val="0"/>
          <w:numId w:val="15"/>
        </w:numPr>
        <w:spacing w:after="240"/>
        <w:jc w:val="both"/>
        <w:rPr>
          <w:rFonts w:ascii="Times New Roman" w:hAnsi="Times New Roman"/>
        </w:rPr>
      </w:pPr>
      <w:r>
        <w:rPr>
          <w:rFonts w:ascii="Times New Roman" w:hAnsi="Times New Roman"/>
        </w:rPr>
        <w:t>System invalidates all cached data and re-initiates transport condition assessment.</w:t>
      </w:r>
    </w:p>
    <w:p w14:paraId="031400DB" w14:textId="428AE0F3"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System regenerates</w:t>
      </w:r>
      <w:r w:rsidR="0010014C">
        <w:rPr>
          <w:rFonts w:ascii="Times New Roman" w:hAnsi="Times New Roman"/>
        </w:rPr>
        <w:t xml:space="preserve"> and</w:t>
      </w:r>
      <w:r w:rsidRPr="00E37494">
        <w:rPr>
          <w:rFonts w:ascii="Times New Roman" w:hAnsi="Times New Roman"/>
        </w:rPr>
        <w:t xml:space="preserve"> re</w:t>
      </w:r>
      <w:r w:rsidR="0010014C">
        <w:rPr>
          <w:rFonts w:ascii="Times New Roman" w:hAnsi="Times New Roman"/>
        </w:rPr>
        <w:t>-</w:t>
      </w:r>
      <w:r w:rsidRPr="00E37494">
        <w:rPr>
          <w:rFonts w:ascii="Times New Roman" w:hAnsi="Times New Roman"/>
        </w:rPr>
        <w:t>ranks route</w:t>
      </w:r>
      <w:r w:rsidR="0010014C">
        <w:rPr>
          <w:rFonts w:ascii="Times New Roman" w:hAnsi="Times New Roman"/>
        </w:rPr>
        <w:t>s.</w:t>
      </w:r>
    </w:p>
    <w:p w14:paraId="317171B4" w14:textId="77777777"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User accesses the Settings screen.</w:t>
      </w:r>
    </w:p>
    <w:p w14:paraId="6823DD4F" w14:textId="7A7CBC1F" w:rsidR="00E37494" w:rsidRPr="00E37494" w:rsidRDefault="00E37494" w:rsidP="00AC2FF0">
      <w:pPr>
        <w:numPr>
          <w:ilvl w:val="0"/>
          <w:numId w:val="15"/>
        </w:numPr>
        <w:spacing w:after="240"/>
        <w:jc w:val="both"/>
        <w:rPr>
          <w:rFonts w:ascii="Times New Roman" w:hAnsi="Times New Roman"/>
        </w:rPr>
      </w:pPr>
      <w:r w:rsidRPr="00E37494">
        <w:rPr>
          <w:rFonts w:ascii="Times New Roman" w:hAnsi="Times New Roman"/>
        </w:rPr>
        <w:t xml:space="preserve">User modifies </w:t>
      </w:r>
      <w:r w:rsidR="000E3762">
        <w:rPr>
          <w:rFonts w:ascii="Times New Roman" w:hAnsi="Times New Roman"/>
        </w:rPr>
        <w:t xml:space="preserve">language or </w:t>
      </w:r>
      <w:r w:rsidRPr="00E37494">
        <w:rPr>
          <w:rFonts w:ascii="Times New Roman" w:hAnsi="Times New Roman"/>
        </w:rPr>
        <w:t xml:space="preserve">default preference </w:t>
      </w:r>
      <w:r w:rsidR="000E3762">
        <w:rPr>
          <w:rFonts w:ascii="Times New Roman" w:hAnsi="Times New Roman"/>
        </w:rPr>
        <w:t>weights</w:t>
      </w:r>
      <w:r w:rsidRPr="00E37494">
        <w:rPr>
          <w:rFonts w:ascii="Times New Roman" w:hAnsi="Times New Roman"/>
        </w:rPr>
        <w:t>.</w:t>
      </w:r>
    </w:p>
    <w:p w14:paraId="5CDD9C9B" w14:textId="42EE0527" w:rsidR="00236F8A" w:rsidRPr="00236F8A" w:rsidRDefault="00E37494" w:rsidP="00AC2FF0">
      <w:pPr>
        <w:numPr>
          <w:ilvl w:val="0"/>
          <w:numId w:val="15"/>
        </w:numPr>
        <w:spacing w:after="240"/>
        <w:jc w:val="both"/>
        <w:rPr>
          <w:rFonts w:ascii="Times New Roman" w:hAnsi="Times New Roman"/>
        </w:rPr>
      </w:pPr>
      <w:r w:rsidRPr="00E37494">
        <w:rPr>
          <w:rFonts w:ascii="Times New Roman" w:hAnsi="Times New Roman"/>
        </w:rPr>
        <w:t>System saves the updated settings and applies them to subsequent sessions or searches as appropriate.</w:t>
      </w:r>
    </w:p>
    <w:p w14:paraId="2767D9BA" w14:textId="77777777" w:rsidR="00F429D8" w:rsidRDefault="00F429D8" w:rsidP="00AC2FF0">
      <w:pPr>
        <w:pStyle w:val="Heading3"/>
        <w:numPr>
          <w:ilvl w:val="2"/>
          <w:numId w:val="34"/>
        </w:numPr>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0"/>
        <w:gridCol w:w="756"/>
        <w:gridCol w:w="6998"/>
      </w:tblGrid>
      <w:tr w:rsidR="003104F7" w14:paraId="29821CA4" w14:textId="77777777" w:rsidTr="008409DC">
        <w:tc>
          <w:tcPr>
            <w:tcW w:w="2110" w:type="dxa"/>
            <w:vMerge w:val="restart"/>
          </w:tcPr>
          <w:p w14:paraId="164EC483" w14:textId="564179F0" w:rsidR="003104F7" w:rsidRDefault="003104F7" w:rsidP="008409DC">
            <w:pPr>
              <w:spacing w:after="240"/>
              <w:rPr>
                <w:b/>
                <w:bCs/>
              </w:rPr>
            </w:pPr>
            <w:r>
              <w:rPr>
                <w:b/>
                <w:bCs/>
              </w:rPr>
              <w:lastRenderedPageBreak/>
              <w:t>FR-5.1. Data Freshness Management</w:t>
            </w:r>
          </w:p>
        </w:tc>
        <w:tc>
          <w:tcPr>
            <w:tcW w:w="756" w:type="dxa"/>
          </w:tcPr>
          <w:p w14:paraId="41467E92" w14:textId="57D44319" w:rsidR="003104F7" w:rsidRPr="004135CD" w:rsidRDefault="003104F7" w:rsidP="008409DC">
            <w:pPr>
              <w:spacing w:after="240"/>
            </w:pPr>
            <w:r>
              <w:rPr>
                <w:rFonts w:ascii="Times New Roman" w:hAnsi="Times New Roman"/>
              </w:rPr>
              <w:t>5.1.1.</w:t>
            </w:r>
          </w:p>
        </w:tc>
        <w:tc>
          <w:tcPr>
            <w:tcW w:w="6998" w:type="dxa"/>
          </w:tcPr>
          <w:p w14:paraId="66D58CA9" w14:textId="59E07B90" w:rsidR="003104F7" w:rsidRDefault="003104F7" w:rsidP="008409DC">
            <w:pPr>
              <w:spacing w:after="240"/>
              <w:jc w:val="both"/>
              <w:rPr>
                <w:rFonts w:ascii="Times New Roman" w:hAnsi="Times New Roman"/>
                <w:lang w:eastAsia="zh-CN"/>
              </w:rPr>
            </w:pPr>
            <w:r>
              <w:rPr>
                <w:rFonts w:ascii="Times New Roman" w:hAnsi="Times New Roman"/>
              </w:rPr>
              <w:t xml:space="preserve">The system shall maintain an in-memory </w:t>
            </w:r>
            <w:proofErr w:type="spellStart"/>
            <w:r>
              <w:rPr>
                <w:rFonts w:ascii="Times New Roman" w:hAnsi="Times New Roman"/>
              </w:rPr>
              <w:t>TTl</w:t>
            </w:r>
            <w:proofErr w:type="spellEnd"/>
            <w:r>
              <w:rPr>
                <w:rFonts w:ascii="Times New Roman" w:hAnsi="Times New Roman"/>
              </w:rPr>
              <w:t xml:space="preserve"> cache for all retrieved real-time transport data.</w:t>
            </w:r>
          </w:p>
        </w:tc>
      </w:tr>
      <w:tr w:rsidR="003104F7" w14:paraId="60EE030F" w14:textId="77777777" w:rsidTr="008409DC">
        <w:tc>
          <w:tcPr>
            <w:tcW w:w="2110" w:type="dxa"/>
            <w:vMerge/>
          </w:tcPr>
          <w:p w14:paraId="650780A3" w14:textId="77777777" w:rsidR="003104F7" w:rsidRDefault="003104F7" w:rsidP="008409DC">
            <w:pPr>
              <w:spacing w:after="240"/>
              <w:rPr>
                <w:b/>
                <w:bCs/>
              </w:rPr>
            </w:pPr>
          </w:p>
        </w:tc>
        <w:tc>
          <w:tcPr>
            <w:tcW w:w="756" w:type="dxa"/>
          </w:tcPr>
          <w:p w14:paraId="6999F7BC" w14:textId="66DBCB50" w:rsidR="003104F7" w:rsidRPr="003104F7" w:rsidRDefault="003104F7" w:rsidP="003104F7">
            <w:pPr>
              <w:spacing w:after="240"/>
              <w:jc w:val="both"/>
              <w:rPr>
                <w:rFonts w:ascii="Times New Roman" w:hAnsi="Times New Roman"/>
              </w:rPr>
            </w:pPr>
            <w:r>
              <w:rPr>
                <w:rFonts w:ascii="Times New Roman" w:hAnsi="Times New Roman"/>
              </w:rPr>
              <w:t xml:space="preserve">5.1.2. </w:t>
            </w:r>
          </w:p>
        </w:tc>
        <w:tc>
          <w:tcPr>
            <w:tcW w:w="6998" w:type="dxa"/>
          </w:tcPr>
          <w:p w14:paraId="6BDEE46C" w14:textId="3EDE0FF3" w:rsidR="003104F7" w:rsidRPr="004135CD" w:rsidRDefault="003104F7" w:rsidP="008409DC">
            <w:pPr>
              <w:spacing w:after="240"/>
            </w:pPr>
            <w:r>
              <w:rPr>
                <w:rFonts w:ascii="Times New Roman" w:hAnsi="Times New Roman"/>
              </w:rPr>
              <w:t xml:space="preserve">Each cached item shall record the retrieval timestamp and TTL in seconds. </w:t>
            </w:r>
          </w:p>
        </w:tc>
      </w:tr>
      <w:tr w:rsidR="003104F7" w14:paraId="18936B61" w14:textId="77777777" w:rsidTr="008409DC">
        <w:tc>
          <w:tcPr>
            <w:tcW w:w="2110" w:type="dxa"/>
            <w:vMerge/>
          </w:tcPr>
          <w:p w14:paraId="40FF0C6E" w14:textId="77777777" w:rsidR="003104F7" w:rsidRDefault="003104F7" w:rsidP="008409DC">
            <w:pPr>
              <w:spacing w:after="240"/>
              <w:rPr>
                <w:b/>
                <w:bCs/>
              </w:rPr>
            </w:pPr>
          </w:p>
        </w:tc>
        <w:tc>
          <w:tcPr>
            <w:tcW w:w="756" w:type="dxa"/>
          </w:tcPr>
          <w:p w14:paraId="52076B3D" w14:textId="25307D54" w:rsidR="003104F7" w:rsidRDefault="003104F7" w:rsidP="008409DC">
            <w:pPr>
              <w:spacing w:after="240"/>
              <w:rPr>
                <w:rFonts w:ascii="Times New Roman" w:hAnsi="Times New Roman"/>
              </w:rPr>
            </w:pPr>
            <w:r>
              <w:rPr>
                <w:rFonts w:ascii="Times New Roman" w:hAnsi="Times New Roman"/>
              </w:rPr>
              <w:t>5.1.3.</w:t>
            </w:r>
          </w:p>
        </w:tc>
        <w:tc>
          <w:tcPr>
            <w:tcW w:w="6998" w:type="dxa"/>
          </w:tcPr>
          <w:p w14:paraId="138CB89F" w14:textId="5B60579E" w:rsidR="003104F7" w:rsidRPr="004135CD" w:rsidRDefault="003104F7" w:rsidP="008409DC">
            <w:pPr>
              <w:spacing w:after="240"/>
            </w:pPr>
            <w:r>
              <w:rPr>
                <w:rFonts w:ascii="Times New Roman" w:hAnsi="Times New Roman"/>
              </w:rPr>
              <w:t xml:space="preserve">The system shall evaluate whether each data source meets its predefined freshness threshold by comparing elapsed time since retrieval against the TTL. </w:t>
            </w:r>
          </w:p>
        </w:tc>
      </w:tr>
      <w:tr w:rsidR="003104F7" w14:paraId="1EB55836" w14:textId="77777777" w:rsidTr="008409DC">
        <w:tc>
          <w:tcPr>
            <w:tcW w:w="2110" w:type="dxa"/>
            <w:vMerge/>
          </w:tcPr>
          <w:p w14:paraId="4DAFB34F" w14:textId="77777777" w:rsidR="003104F7" w:rsidRDefault="003104F7" w:rsidP="008409DC">
            <w:pPr>
              <w:spacing w:after="240"/>
              <w:rPr>
                <w:b/>
                <w:bCs/>
              </w:rPr>
            </w:pPr>
          </w:p>
        </w:tc>
        <w:tc>
          <w:tcPr>
            <w:tcW w:w="756" w:type="dxa"/>
          </w:tcPr>
          <w:p w14:paraId="687EB211" w14:textId="7BB89480" w:rsidR="003104F7" w:rsidRDefault="003104F7" w:rsidP="008409DC">
            <w:pPr>
              <w:spacing w:after="240"/>
              <w:rPr>
                <w:rFonts w:ascii="Times New Roman" w:hAnsi="Times New Roman"/>
              </w:rPr>
            </w:pPr>
            <w:r>
              <w:rPr>
                <w:rFonts w:ascii="Times New Roman" w:hAnsi="Times New Roman"/>
              </w:rPr>
              <w:t xml:space="preserve">5.1.4. </w:t>
            </w:r>
          </w:p>
        </w:tc>
        <w:tc>
          <w:tcPr>
            <w:tcW w:w="6998" w:type="dxa"/>
          </w:tcPr>
          <w:p w14:paraId="5F82243E" w14:textId="5345ACFE" w:rsidR="003104F7" w:rsidRDefault="003104F7" w:rsidP="008409DC">
            <w:pPr>
              <w:spacing w:after="240"/>
              <w:rPr>
                <w:rFonts w:ascii="Times New Roman" w:hAnsi="Times New Roman"/>
              </w:rPr>
            </w:pPr>
            <w:r>
              <w:rPr>
                <w:rFonts w:ascii="Times New Roman" w:hAnsi="Times New Roman"/>
              </w:rPr>
              <w:t>If a data source does not meet the freshness criteria, the system shall treat it as outdated.</w:t>
            </w:r>
          </w:p>
        </w:tc>
      </w:tr>
      <w:tr w:rsidR="008409DC" w14:paraId="7F976E49" w14:textId="77777777" w:rsidTr="008409DC">
        <w:tc>
          <w:tcPr>
            <w:tcW w:w="2110" w:type="dxa"/>
            <w:vMerge w:val="restart"/>
          </w:tcPr>
          <w:p w14:paraId="571DDB9A" w14:textId="77777777" w:rsidR="008409DC" w:rsidRDefault="008409DC" w:rsidP="004135CD">
            <w:pPr>
              <w:rPr>
                <w:b/>
                <w:bCs/>
              </w:rPr>
            </w:pPr>
            <w:r>
              <w:rPr>
                <w:b/>
                <w:bCs/>
              </w:rPr>
              <w:t>FR-5.2. Fallback Data Handling</w:t>
            </w:r>
          </w:p>
          <w:p w14:paraId="7F9192F8" w14:textId="77777777" w:rsidR="008409DC" w:rsidRDefault="008409DC" w:rsidP="004135CD">
            <w:pPr>
              <w:rPr>
                <w:b/>
                <w:bCs/>
              </w:rPr>
            </w:pPr>
          </w:p>
        </w:tc>
        <w:tc>
          <w:tcPr>
            <w:tcW w:w="756" w:type="dxa"/>
          </w:tcPr>
          <w:p w14:paraId="429FE045" w14:textId="3B638882" w:rsidR="008409DC" w:rsidRDefault="008409DC">
            <w:pPr>
              <w:spacing w:after="240"/>
              <w:jc w:val="both"/>
              <w:rPr>
                <w:rFonts w:ascii="Times New Roman" w:hAnsi="Times New Roman"/>
              </w:rPr>
            </w:pPr>
            <w:r>
              <w:rPr>
                <w:rFonts w:ascii="Times New Roman" w:hAnsi="Times New Roman"/>
              </w:rPr>
              <w:t>5.2.1.</w:t>
            </w:r>
          </w:p>
        </w:tc>
        <w:tc>
          <w:tcPr>
            <w:tcW w:w="6998" w:type="dxa"/>
          </w:tcPr>
          <w:p w14:paraId="0EC03AAB" w14:textId="6DBE6052" w:rsidR="008409DC" w:rsidRDefault="008409DC" w:rsidP="008409DC">
            <w:pPr>
              <w:spacing w:after="240"/>
              <w:jc w:val="both"/>
              <w:rPr>
                <w:rFonts w:ascii="Times New Roman" w:hAnsi="Times New Roman"/>
              </w:rPr>
            </w:pPr>
            <w:r>
              <w:rPr>
                <w:rFonts w:ascii="Times New Roman" w:hAnsi="Times New Roman"/>
              </w:rPr>
              <w:t xml:space="preserve">If real-time transport data is unavailable or outdated, the system shall use the most recent </w:t>
            </w:r>
            <w:r w:rsidR="00E13B6B">
              <w:rPr>
                <w:rFonts w:ascii="Times New Roman" w:hAnsi="Times New Roman"/>
              </w:rPr>
              <w:t>cached data for processing.</w:t>
            </w:r>
          </w:p>
        </w:tc>
      </w:tr>
      <w:tr w:rsidR="00E13B6B" w14:paraId="0220BF90" w14:textId="77777777" w:rsidTr="008409DC">
        <w:tc>
          <w:tcPr>
            <w:tcW w:w="2110" w:type="dxa"/>
            <w:vMerge/>
          </w:tcPr>
          <w:p w14:paraId="3F7C1371" w14:textId="77777777" w:rsidR="00E13B6B" w:rsidRDefault="00E13B6B" w:rsidP="004135CD">
            <w:pPr>
              <w:rPr>
                <w:b/>
                <w:bCs/>
              </w:rPr>
            </w:pPr>
          </w:p>
        </w:tc>
        <w:tc>
          <w:tcPr>
            <w:tcW w:w="756" w:type="dxa"/>
          </w:tcPr>
          <w:p w14:paraId="1602AB52" w14:textId="2B2C244A" w:rsidR="00E13B6B" w:rsidRDefault="00E13B6B">
            <w:pPr>
              <w:spacing w:after="240"/>
              <w:jc w:val="both"/>
              <w:rPr>
                <w:rFonts w:ascii="Times New Roman" w:hAnsi="Times New Roman"/>
              </w:rPr>
            </w:pPr>
            <w:r>
              <w:rPr>
                <w:rFonts w:ascii="Times New Roman" w:hAnsi="Times New Roman"/>
              </w:rPr>
              <w:t xml:space="preserve">5.2.2. </w:t>
            </w:r>
          </w:p>
        </w:tc>
        <w:tc>
          <w:tcPr>
            <w:tcW w:w="6998" w:type="dxa"/>
          </w:tcPr>
          <w:p w14:paraId="7F733763" w14:textId="3DE6F679" w:rsidR="00E13B6B" w:rsidRDefault="00E13B6B" w:rsidP="008409DC">
            <w:pPr>
              <w:spacing w:after="240"/>
              <w:jc w:val="both"/>
              <w:rPr>
                <w:rFonts w:ascii="Times New Roman" w:hAnsi="Times New Roman"/>
              </w:rPr>
            </w:pPr>
            <w:r>
              <w:rPr>
                <w:rFonts w:ascii="Times New Roman" w:hAnsi="Times New Roman"/>
              </w:rPr>
              <w:t xml:space="preserve">If no cached data exists and the API call fails, the system shall return </w:t>
            </w:r>
            <w:proofErr w:type="gramStart"/>
            <w:r>
              <w:rPr>
                <w:rFonts w:ascii="Times New Roman" w:hAnsi="Times New Roman"/>
              </w:rPr>
              <w:t>am</w:t>
            </w:r>
            <w:proofErr w:type="gramEnd"/>
            <w:r>
              <w:rPr>
                <w:rFonts w:ascii="Times New Roman" w:hAnsi="Times New Roman"/>
              </w:rPr>
              <w:t xml:space="preserve"> empty data structure. </w:t>
            </w:r>
          </w:p>
        </w:tc>
      </w:tr>
      <w:tr w:rsidR="008409DC" w14:paraId="1DE6F398" w14:textId="77777777" w:rsidTr="008409DC">
        <w:tc>
          <w:tcPr>
            <w:tcW w:w="2110" w:type="dxa"/>
            <w:vMerge/>
          </w:tcPr>
          <w:p w14:paraId="2C2BFFED" w14:textId="77777777" w:rsidR="008409DC" w:rsidRDefault="008409DC" w:rsidP="004135CD">
            <w:pPr>
              <w:rPr>
                <w:b/>
                <w:bCs/>
              </w:rPr>
            </w:pPr>
          </w:p>
        </w:tc>
        <w:tc>
          <w:tcPr>
            <w:tcW w:w="756" w:type="dxa"/>
          </w:tcPr>
          <w:p w14:paraId="2F05E298" w14:textId="551AB60F" w:rsidR="008409DC" w:rsidRDefault="008409DC">
            <w:pPr>
              <w:spacing w:after="240"/>
              <w:jc w:val="both"/>
              <w:rPr>
                <w:rFonts w:ascii="Times New Roman" w:hAnsi="Times New Roman"/>
              </w:rPr>
            </w:pPr>
            <w:r>
              <w:rPr>
                <w:rFonts w:ascii="Times New Roman" w:hAnsi="Times New Roman"/>
              </w:rPr>
              <w:t>5.2.</w:t>
            </w:r>
            <w:r w:rsidR="001A5C58">
              <w:rPr>
                <w:rFonts w:ascii="Times New Roman" w:hAnsi="Times New Roman"/>
              </w:rPr>
              <w:t>3</w:t>
            </w:r>
            <w:r>
              <w:rPr>
                <w:rFonts w:ascii="Times New Roman" w:hAnsi="Times New Roman"/>
              </w:rPr>
              <w:t>.</w:t>
            </w:r>
          </w:p>
        </w:tc>
        <w:tc>
          <w:tcPr>
            <w:tcW w:w="6998" w:type="dxa"/>
          </w:tcPr>
          <w:p w14:paraId="0FD29D3D" w14:textId="1A4A7D06" w:rsidR="008409DC" w:rsidRDefault="008409DC">
            <w:pPr>
              <w:spacing w:after="240"/>
              <w:jc w:val="both"/>
              <w:rPr>
                <w:rFonts w:ascii="Times New Roman" w:hAnsi="Times New Roman"/>
              </w:rPr>
            </w:pPr>
            <w:r w:rsidRPr="5DBC4B4C">
              <w:rPr>
                <w:rFonts w:ascii="Times New Roman" w:hAnsi="Times New Roman"/>
              </w:rPr>
              <w:t xml:space="preserve">The system shall identify which transport </w:t>
            </w:r>
            <w:r w:rsidR="00C66215" w:rsidRPr="5DBC4B4C">
              <w:rPr>
                <w:rFonts w:ascii="Times New Roman" w:hAnsi="Times New Roman"/>
              </w:rPr>
              <w:t xml:space="preserve">data </w:t>
            </w:r>
            <w:r w:rsidRPr="5DBC4B4C">
              <w:rPr>
                <w:rFonts w:ascii="Times New Roman" w:hAnsi="Times New Roman"/>
              </w:rPr>
              <w:t>sources are operating in fallback mode</w:t>
            </w:r>
            <w:r w:rsidR="00C66215" w:rsidRPr="5DBC4B4C">
              <w:rPr>
                <w:rFonts w:ascii="Times New Roman" w:hAnsi="Times New Roman"/>
              </w:rPr>
              <w:t>.</w:t>
            </w:r>
          </w:p>
        </w:tc>
      </w:tr>
      <w:tr w:rsidR="008409DC" w14:paraId="64E3926F" w14:textId="77777777" w:rsidTr="008409DC">
        <w:tc>
          <w:tcPr>
            <w:tcW w:w="2110" w:type="dxa"/>
            <w:vMerge/>
          </w:tcPr>
          <w:p w14:paraId="70CCB10C" w14:textId="77777777" w:rsidR="008409DC" w:rsidRDefault="008409DC" w:rsidP="004135CD">
            <w:pPr>
              <w:rPr>
                <w:b/>
                <w:bCs/>
              </w:rPr>
            </w:pPr>
          </w:p>
        </w:tc>
        <w:tc>
          <w:tcPr>
            <w:tcW w:w="756" w:type="dxa"/>
          </w:tcPr>
          <w:p w14:paraId="77B106AD" w14:textId="01043AA5" w:rsidR="008409DC" w:rsidRDefault="008409DC">
            <w:pPr>
              <w:spacing w:after="240"/>
              <w:jc w:val="both"/>
              <w:rPr>
                <w:rFonts w:ascii="Times New Roman" w:hAnsi="Times New Roman"/>
              </w:rPr>
            </w:pPr>
            <w:r>
              <w:rPr>
                <w:rFonts w:ascii="Times New Roman" w:hAnsi="Times New Roman"/>
              </w:rPr>
              <w:t>5.2.</w:t>
            </w:r>
            <w:r w:rsidR="001A5C58">
              <w:rPr>
                <w:rFonts w:ascii="Times New Roman" w:hAnsi="Times New Roman"/>
              </w:rPr>
              <w:t>4</w:t>
            </w:r>
            <w:r>
              <w:rPr>
                <w:rFonts w:ascii="Times New Roman" w:hAnsi="Times New Roman"/>
              </w:rPr>
              <w:t xml:space="preserve">. </w:t>
            </w:r>
          </w:p>
        </w:tc>
        <w:tc>
          <w:tcPr>
            <w:tcW w:w="6998" w:type="dxa"/>
          </w:tcPr>
          <w:p w14:paraId="5D5A1BA6" w14:textId="1C5334F0" w:rsidR="008409DC" w:rsidRDefault="0060288D">
            <w:pPr>
              <w:spacing w:after="240"/>
              <w:jc w:val="both"/>
              <w:rPr>
                <w:rFonts w:ascii="Times New Roman" w:hAnsi="Times New Roman"/>
              </w:rPr>
            </w:pPr>
            <w:r>
              <w:rPr>
                <w:rFonts w:ascii="Times New Roman" w:hAnsi="Times New Roman"/>
              </w:rPr>
              <w:t xml:space="preserve">Different segments within the </w:t>
            </w:r>
            <w:r w:rsidR="00B322C9">
              <w:rPr>
                <w:rFonts w:ascii="Times New Roman" w:hAnsi="Times New Roman"/>
              </w:rPr>
              <w:t xml:space="preserve">same route may independently use </w:t>
            </w:r>
            <w:r w:rsidR="00054A7F">
              <w:rPr>
                <w:rFonts w:ascii="Times New Roman" w:hAnsi="Times New Roman"/>
              </w:rPr>
              <w:t xml:space="preserve">real-time or fallback data. </w:t>
            </w:r>
          </w:p>
        </w:tc>
      </w:tr>
      <w:tr w:rsidR="008409DC" w14:paraId="0336D6EE" w14:textId="77777777" w:rsidTr="008409DC">
        <w:tc>
          <w:tcPr>
            <w:tcW w:w="2110" w:type="dxa"/>
            <w:vMerge w:val="restart"/>
          </w:tcPr>
          <w:p w14:paraId="5E2892B5" w14:textId="77777777" w:rsidR="008409DC" w:rsidRDefault="008409DC" w:rsidP="004135CD">
            <w:pPr>
              <w:rPr>
                <w:b/>
                <w:bCs/>
              </w:rPr>
            </w:pPr>
            <w:r>
              <w:rPr>
                <w:b/>
                <w:bCs/>
              </w:rPr>
              <w:t xml:space="preserve">FR-5.3. Impact Awareness on Route Recommendations </w:t>
            </w:r>
          </w:p>
          <w:p w14:paraId="6F6EE140" w14:textId="77777777" w:rsidR="008409DC" w:rsidRDefault="008409DC" w:rsidP="004135CD">
            <w:pPr>
              <w:rPr>
                <w:b/>
                <w:bCs/>
              </w:rPr>
            </w:pPr>
          </w:p>
        </w:tc>
        <w:tc>
          <w:tcPr>
            <w:tcW w:w="756" w:type="dxa"/>
          </w:tcPr>
          <w:p w14:paraId="491D3F15" w14:textId="739DC9EF" w:rsidR="008409DC" w:rsidRDefault="008409DC">
            <w:pPr>
              <w:spacing w:after="240"/>
              <w:jc w:val="both"/>
              <w:rPr>
                <w:rFonts w:ascii="Times New Roman" w:hAnsi="Times New Roman"/>
              </w:rPr>
            </w:pPr>
            <w:r>
              <w:rPr>
                <w:rFonts w:ascii="Times New Roman" w:hAnsi="Times New Roman"/>
              </w:rPr>
              <w:t>5.3.1.</w:t>
            </w:r>
          </w:p>
        </w:tc>
        <w:tc>
          <w:tcPr>
            <w:tcW w:w="6998" w:type="dxa"/>
          </w:tcPr>
          <w:p w14:paraId="0BC44279" w14:textId="6CCBA039" w:rsidR="008409DC" w:rsidRDefault="008409DC">
            <w:pPr>
              <w:spacing w:after="240"/>
              <w:jc w:val="both"/>
              <w:rPr>
                <w:rFonts w:ascii="Times New Roman" w:hAnsi="Times New Roman"/>
              </w:rPr>
            </w:pPr>
            <w:r>
              <w:rPr>
                <w:rFonts w:ascii="Times New Roman" w:hAnsi="Times New Roman"/>
              </w:rPr>
              <w:t xml:space="preserve">If fallback data is used during </w:t>
            </w:r>
            <w:r w:rsidR="000868D3" w:rsidRPr="000868D3">
              <w:rPr>
                <w:rFonts w:ascii="Times New Roman" w:hAnsi="Times New Roman"/>
              </w:rPr>
              <w:t>transport condition</w:t>
            </w:r>
            <w:r>
              <w:rPr>
                <w:rFonts w:ascii="Times New Roman" w:hAnsi="Times New Roman"/>
              </w:rPr>
              <w:t xml:space="preserve"> assessment or route generation, the system shall mark the affected route recommendations accordingly</w:t>
            </w:r>
            <w:r w:rsidR="000868D3" w:rsidRPr="000868D3">
              <w:rPr>
                <w:rFonts w:ascii="Times New Roman" w:hAnsi="Times New Roman"/>
              </w:rPr>
              <w:t>.</w:t>
            </w:r>
          </w:p>
        </w:tc>
      </w:tr>
      <w:tr w:rsidR="008409DC" w14:paraId="2CDECAEB" w14:textId="77777777" w:rsidTr="008409DC">
        <w:tc>
          <w:tcPr>
            <w:tcW w:w="2110" w:type="dxa"/>
            <w:vMerge/>
          </w:tcPr>
          <w:p w14:paraId="1F0E993A" w14:textId="77777777" w:rsidR="008409DC" w:rsidRDefault="008409DC" w:rsidP="004135CD">
            <w:pPr>
              <w:rPr>
                <w:b/>
                <w:bCs/>
              </w:rPr>
            </w:pPr>
          </w:p>
        </w:tc>
        <w:tc>
          <w:tcPr>
            <w:tcW w:w="756" w:type="dxa"/>
          </w:tcPr>
          <w:p w14:paraId="0E191174" w14:textId="48363BA3" w:rsidR="008409DC" w:rsidRDefault="008409DC">
            <w:pPr>
              <w:spacing w:after="240"/>
              <w:jc w:val="both"/>
              <w:rPr>
                <w:rFonts w:ascii="Times New Roman" w:hAnsi="Times New Roman"/>
              </w:rPr>
            </w:pPr>
            <w:r>
              <w:rPr>
                <w:rFonts w:ascii="Times New Roman" w:hAnsi="Times New Roman"/>
              </w:rPr>
              <w:t>5.3.2.</w:t>
            </w:r>
          </w:p>
        </w:tc>
        <w:tc>
          <w:tcPr>
            <w:tcW w:w="6998" w:type="dxa"/>
          </w:tcPr>
          <w:p w14:paraId="72BF3846" w14:textId="1FC0359A" w:rsidR="008409DC" w:rsidRDefault="00054A7F">
            <w:pPr>
              <w:spacing w:after="240"/>
              <w:jc w:val="both"/>
              <w:rPr>
                <w:rFonts w:ascii="Times New Roman" w:hAnsi="Times New Roman"/>
              </w:rPr>
            </w:pPr>
            <w:r>
              <w:rPr>
                <w:rFonts w:ascii="Times New Roman" w:hAnsi="Times New Roman"/>
              </w:rPr>
              <w:t xml:space="preserve">The route explanation shall include the notation “(some data is estimated)” when the route uses fallback data. </w:t>
            </w:r>
          </w:p>
        </w:tc>
      </w:tr>
      <w:tr w:rsidR="00380CF5" w14:paraId="10A62EFF" w14:textId="77777777" w:rsidTr="008409DC">
        <w:tc>
          <w:tcPr>
            <w:tcW w:w="2110" w:type="dxa"/>
            <w:vMerge/>
          </w:tcPr>
          <w:p w14:paraId="463DA187" w14:textId="77777777" w:rsidR="00380CF5" w:rsidRDefault="00380CF5" w:rsidP="004135CD">
            <w:pPr>
              <w:rPr>
                <w:b/>
                <w:bCs/>
              </w:rPr>
            </w:pPr>
          </w:p>
        </w:tc>
        <w:tc>
          <w:tcPr>
            <w:tcW w:w="756" w:type="dxa"/>
          </w:tcPr>
          <w:p w14:paraId="456A921B" w14:textId="5FCFE4F3" w:rsidR="00380CF5" w:rsidRDefault="00380CF5">
            <w:pPr>
              <w:spacing w:after="240"/>
              <w:jc w:val="both"/>
              <w:rPr>
                <w:rFonts w:ascii="Times New Roman" w:hAnsi="Times New Roman"/>
              </w:rPr>
            </w:pPr>
            <w:r>
              <w:rPr>
                <w:rFonts w:ascii="Times New Roman" w:hAnsi="Times New Roman"/>
              </w:rPr>
              <w:t>5.3.3.</w:t>
            </w:r>
          </w:p>
        </w:tc>
        <w:tc>
          <w:tcPr>
            <w:tcW w:w="6998" w:type="dxa"/>
          </w:tcPr>
          <w:p w14:paraId="2473FC63" w14:textId="71126DEA" w:rsidR="00380CF5" w:rsidRDefault="00380CF5">
            <w:pPr>
              <w:spacing w:after="240"/>
              <w:jc w:val="both"/>
              <w:rPr>
                <w:rFonts w:ascii="Times New Roman" w:hAnsi="Times New Roman"/>
              </w:rPr>
            </w:pPr>
            <w:r>
              <w:rPr>
                <w:rFonts w:ascii="Times New Roman" w:hAnsi="Times New Roman"/>
              </w:rPr>
              <w:t>The Settings screen shall display the status of each data source as either “Live” (real-time) or “Fallback” (stale/</w:t>
            </w:r>
            <w:r w:rsidR="0095642E">
              <w:rPr>
                <w:rFonts w:ascii="Times New Roman" w:hAnsi="Times New Roman"/>
              </w:rPr>
              <w:t>unavailable</w:t>
            </w:r>
            <w:r>
              <w:rPr>
                <w:rFonts w:ascii="Times New Roman" w:hAnsi="Times New Roman"/>
              </w:rPr>
              <w:t xml:space="preserve">), w9th </w:t>
            </w:r>
            <w:proofErr w:type="spellStart"/>
            <w:r w:rsidR="0095642E">
              <w:rPr>
                <w:rFonts w:ascii="Times New Roman" w:hAnsi="Times New Roman"/>
              </w:rPr>
              <w:t>colour</w:t>
            </w:r>
            <w:proofErr w:type="spellEnd"/>
            <w:r>
              <w:rPr>
                <w:rFonts w:ascii="Times New Roman" w:hAnsi="Times New Roman"/>
              </w:rPr>
              <w:t xml:space="preserve"> coded badges (green for Live, amber for Fallback)</w:t>
            </w:r>
            <w:r w:rsidR="0095642E">
              <w:rPr>
                <w:rFonts w:ascii="Times New Roman" w:hAnsi="Times New Roman"/>
              </w:rPr>
              <w:t>.</w:t>
            </w:r>
          </w:p>
        </w:tc>
      </w:tr>
      <w:tr w:rsidR="008409DC" w14:paraId="2EA7A84D" w14:textId="77777777" w:rsidTr="008409DC">
        <w:tc>
          <w:tcPr>
            <w:tcW w:w="2110" w:type="dxa"/>
            <w:vMerge/>
          </w:tcPr>
          <w:p w14:paraId="6BA257EE" w14:textId="77777777" w:rsidR="008409DC" w:rsidRDefault="008409DC" w:rsidP="004135CD">
            <w:pPr>
              <w:rPr>
                <w:b/>
                <w:bCs/>
              </w:rPr>
            </w:pPr>
          </w:p>
        </w:tc>
        <w:tc>
          <w:tcPr>
            <w:tcW w:w="756" w:type="dxa"/>
          </w:tcPr>
          <w:p w14:paraId="4E142824" w14:textId="1FA2714B" w:rsidR="008409DC" w:rsidRDefault="008409DC">
            <w:pPr>
              <w:spacing w:after="240"/>
              <w:jc w:val="both"/>
              <w:rPr>
                <w:rFonts w:ascii="Times New Roman" w:hAnsi="Times New Roman"/>
              </w:rPr>
            </w:pPr>
            <w:r>
              <w:rPr>
                <w:rFonts w:ascii="Times New Roman" w:hAnsi="Times New Roman"/>
              </w:rPr>
              <w:t>5.3.</w:t>
            </w:r>
            <w:r w:rsidR="00380CF5">
              <w:rPr>
                <w:rFonts w:ascii="Times New Roman" w:hAnsi="Times New Roman"/>
              </w:rPr>
              <w:t>4</w:t>
            </w:r>
            <w:r>
              <w:rPr>
                <w:rFonts w:ascii="Times New Roman" w:hAnsi="Times New Roman"/>
              </w:rPr>
              <w:t>.</w:t>
            </w:r>
          </w:p>
        </w:tc>
        <w:tc>
          <w:tcPr>
            <w:tcW w:w="6998" w:type="dxa"/>
          </w:tcPr>
          <w:p w14:paraId="7654CF75" w14:textId="35C7E9B9" w:rsidR="008409DC" w:rsidRDefault="008409DC">
            <w:pPr>
              <w:spacing w:after="240"/>
              <w:jc w:val="both"/>
              <w:rPr>
                <w:rFonts w:ascii="Times New Roman" w:hAnsi="Times New Roman"/>
              </w:rPr>
            </w:pPr>
            <w:r w:rsidRPr="5DBC4B4C">
              <w:rPr>
                <w:rFonts w:ascii="Times New Roman" w:hAnsi="Times New Roman"/>
              </w:rPr>
              <w:t>The system shall allow route generation</w:t>
            </w:r>
            <w:r w:rsidR="000868D3" w:rsidRPr="5DBC4B4C">
              <w:rPr>
                <w:rFonts w:ascii="Times New Roman" w:hAnsi="Times New Roman"/>
              </w:rPr>
              <w:t>, scoring,</w:t>
            </w:r>
            <w:r w:rsidRPr="5DBC4B4C">
              <w:rPr>
                <w:rFonts w:ascii="Times New Roman" w:hAnsi="Times New Roman"/>
              </w:rPr>
              <w:t xml:space="preserve"> and ranking to proceed when fallback data is used, unless no relevant data is available</w:t>
            </w:r>
            <w:r w:rsidR="000868D3" w:rsidRPr="5DBC4B4C">
              <w:rPr>
                <w:rFonts w:ascii="Times New Roman" w:hAnsi="Times New Roman"/>
              </w:rPr>
              <w:t>.</w:t>
            </w:r>
          </w:p>
        </w:tc>
      </w:tr>
      <w:tr w:rsidR="008409DC" w14:paraId="2E9A6C0D" w14:textId="77777777" w:rsidTr="008409DC">
        <w:tc>
          <w:tcPr>
            <w:tcW w:w="2110" w:type="dxa"/>
            <w:vMerge w:val="restart"/>
          </w:tcPr>
          <w:p w14:paraId="296B1598" w14:textId="77777777" w:rsidR="008409DC" w:rsidRDefault="008409DC" w:rsidP="004135CD">
            <w:pPr>
              <w:rPr>
                <w:b/>
                <w:bCs/>
              </w:rPr>
            </w:pPr>
            <w:r>
              <w:rPr>
                <w:b/>
                <w:bCs/>
              </w:rPr>
              <w:t xml:space="preserve">FR-5.4. User-Initiated Data Refresh </w:t>
            </w:r>
          </w:p>
          <w:p w14:paraId="69E01A10" w14:textId="77777777" w:rsidR="008409DC" w:rsidRDefault="008409DC" w:rsidP="004135CD">
            <w:pPr>
              <w:rPr>
                <w:b/>
                <w:bCs/>
              </w:rPr>
            </w:pPr>
          </w:p>
        </w:tc>
        <w:tc>
          <w:tcPr>
            <w:tcW w:w="756" w:type="dxa"/>
          </w:tcPr>
          <w:p w14:paraId="377FA4FA" w14:textId="0D584171" w:rsidR="008409DC" w:rsidRDefault="008409DC">
            <w:pPr>
              <w:spacing w:after="240"/>
              <w:jc w:val="both"/>
              <w:rPr>
                <w:rFonts w:ascii="Times New Roman" w:hAnsi="Times New Roman"/>
              </w:rPr>
            </w:pPr>
            <w:r>
              <w:rPr>
                <w:rFonts w:ascii="Times New Roman" w:hAnsi="Times New Roman"/>
              </w:rPr>
              <w:t>5.4.1.</w:t>
            </w:r>
          </w:p>
        </w:tc>
        <w:tc>
          <w:tcPr>
            <w:tcW w:w="6998" w:type="dxa"/>
          </w:tcPr>
          <w:p w14:paraId="5554BB18" w14:textId="37D1AE95" w:rsidR="008409DC" w:rsidRDefault="00141590" w:rsidP="008409DC">
            <w:pPr>
              <w:spacing w:after="240"/>
              <w:jc w:val="both"/>
              <w:rPr>
                <w:rFonts w:ascii="Times New Roman" w:hAnsi="Times New Roman"/>
              </w:rPr>
            </w:pPr>
            <w:r>
              <w:rPr>
                <w:rFonts w:ascii="Times New Roman" w:hAnsi="Times New Roman"/>
              </w:rPr>
              <w:t xml:space="preserve">The system shall provide a Refresh button on the results page, the main view and the Settings screen. </w:t>
            </w:r>
          </w:p>
        </w:tc>
      </w:tr>
      <w:tr w:rsidR="008409DC" w14:paraId="59CED0FC" w14:textId="77777777" w:rsidTr="008409DC">
        <w:tc>
          <w:tcPr>
            <w:tcW w:w="2110" w:type="dxa"/>
            <w:vMerge/>
          </w:tcPr>
          <w:p w14:paraId="0DF28B12" w14:textId="77777777" w:rsidR="008409DC" w:rsidRDefault="008409DC" w:rsidP="004135CD">
            <w:pPr>
              <w:rPr>
                <w:b/>
                <w:bCs/>
              </w:rPr>
            </w:pPr>
          </w:p>
        </w:tc>
        <w:tc>
          <w:tcPr>
            <w:tcW w:w="756" w:type="dxa"/>
          </w:tcPr>
          <w:p w14:paraId="2CCDED42" w14:textId="130FEB59" w:rsidR="008409DC" w:rsidRDefault="008409DC">
            <w:pPr>
              <w:spacing w:after="240"/>
              <w:jc w:val="both"/>
              <w:rPr>
                <w:rFonts w:ascii="Times New Roman" w:hAnsi="Times New Roman"/>
              </w:rPr>
            </w:pPr>
            <w:r>
              <w:rPr>
                <w:rFonts w:ascii="Times New Roman" w:hAnsi="Times New Roman"/>
              </w:rPr>
              <w:t>5.4.2.</w:t>
            </w:r>
          </w:p>
        </w:tc>
        <w:tc>
          <w:tcPr>
            <w:tcW w:w="6998" w:type="dxa"/>
          </w:tcPr>
          <w:p w14:paraId="7313CDE5" w14:textId="26FC3349" w:rsidR="008409DC" w:rsidRDefault="008409DC">
            <w:pPr>
              <w:spacing w:after="240"/>
              <w:jc w:val="both"/>
              <w:rPr>
                <w:rFonts w:ascii="Times New Roman" w:hAnsi="Times New Roman"/>
              </w:rPr>
            </w:pPr>
            <w:r>
              <w:rPr>
                <w:rFonts w:ascii="Times New Roman" w:hAnsi="Times New Roman"/>
              </w:rPr>
              <w:t xml:space="preserve">Upon </w:t>
            </w:r>
            <w:proofErr w:type="gramStart"/>
            <w:r>
              <w:rPr>
                <w:rFonts w:ascii="Times New Roman" w:hAnsi="Times New Roman"/>
              </w:rPr>
              <w:t>refresh</w:t>
            </w:r>
            <w:proofErr w:type="gramEnd"/>
            <w:r w:rsidR="0060693A">
              <w:rPr>
                <w:rFonts w:ascii="Times New Roman" w:hAnsi="Times New Roman"/>
              </w:rPr>
              <w:t xml:space="preserve"> from the results page or main </w:t>
            </w:r>
            <w:proofErr w:type="gramStart"/>
            <w:r w:rsidR="0060693A">
              <w:rPr>
                <w:rFonts w:ascii="Times New Roman" w:hAnsi="Times New Roman"/>
              </w:rPr>
              <w:t>view</w:t>
            </w:r>
            <w:proofErr w:type="gramEnd"/>
            <w:r>
              <w:rPr>
                <w:rFonts w:ascii="Times New Roman" w:hAnsi="Times New Roman"/>
              </w:rPr>
              <w:t>, the system s</w:t>
            </w:r>
            <w:r w:rsidR="0060693A">
              <w:rPr>
                <w:rFonts w:ascii="Times New Roman" w:hAnsi="Times New Roman"/>
              </w:rPr>
              <w:t xml:space="preserve">hall re-fetch routes using the same search parameters with fresh data. </w:t>
            </w:r>
          </w:p>
        </w:tc>
      </w:tr>
      <w:tr w:rsidR="0060693A" w14:paraId="397C54E8" w14:textId="77777777" w:rsidTr="008409DC">
        <w:tc>
          <w:tcPr>
            <w:tcW w:w="2110" w:type="dxa"/>
            <w:vMerge/>
          </w:tcPr>
          <w:p w14:paraId="746E578E" w14:textId="77777777" w:rsidR="0060693A" w:rsidRDefault="0060693A" w:rsidP="004135CD">
            <w:pPr>
              <w:rPr>
                <w:b/>
                <w:bCs/>
              </w:rPr>
            </w:pPr>
          </w:p>
        </w:tc>
        <w:tc>
          <w:tcPr>
            <w:tcW w:w="756" w:type="dxa"/>
          </w:tcPr>
          <w:p w14:paraId="4821D97F" w14:textId="2F04F333" w:rsidR="0060693A" w:rsidRDefault="0060693A">
            <w:pPr>
              <w:spacing w:after="240"/>
              <w:jc w:val="both"/>
              <w:rPr>
                <w:rFonts w:ascii="Times New Roman" w:hAnsi="Times New Roman"/>
              </w:rPr>
            </w:pPr>
            <w:r>
              <w:rPr>
                <w:rFonts w:ascii="Times New Roman" w:hAnsi="Times New Roman"/>
              </w:rPr>
              <w:t>5.4.3.</w:t>
            </w:r>
          </w:p>
        </w:tc>
        <w:tc>
          <w:tcPr>
            <w:tcW w:w="6998" w:type="dxa"/>
          </w:tcPr>
          <w:p w14:paraId="55A1C12A" w14:textId="7618B58A" w:rsidR="0060693A" w:rsidRDefault="0060693A">
            <w:pPr>
              <w:spacing w:after="240"/>
              <w:jc w:val="both"/>
              <w:rPr>
                <w:rFonts w:ascii="Times New Roman" w:hAnsi="Times New Roman"/>
              </w:rPr>
            </w:pPr>
            <w:r>
              <w:rPr>
                <w:rFonts w:ascii="Times New Roman" w:hAnsi="Times New Roman"/>
              </w:rPr>
              <w:t>Upon refresh from the Settings screen, the system shall invalidate all cached data via the ‘re</w:t>
            </w:r>
            <w:r w:rsidR="00624F43">
              <w:rPr>
                <w:rFonts w:ascii="Times New Roman" w:hAnsi="Times New Roman"/>
              </w:rPr>
              <w:t xml:space="preserve">fresh’ button, clearing the entire in-memory </w:t>
            </w:r>
            <w:r w:rsidR="004A67A4">
              <w:rPr>
                <w:rFonts w:ascii="Times New Roman" w:hAnsi="Times New Roman"/>
              </w:rPr>
              <w:t xml:space="preserve">cache. </w:t>
            </w:r>
          </w:p>
        </w:tc>
      </w:tr>
      <w:tr w:rsidR="008409DC" w14:paraId="3D95D2D1" w14:textId="77777777" w:rsidTr="008409DC">
        <w:tc>
          <w:tcPr>
            <w:tcW w:w="2110" w:type="dxa"/>
            <w:vMerge/>
          </w:tcPr>
          <w:p w14:paraId="67524692" w14:textId="77777777" w:rsidR="008409DC" w:rsidRDefault="008409DC" w:rsidP="004135CD">
            <w:pPr>
              <w:rPr>
                <w:b/>
                <w:bCs/>
              </w:rPr>
            </w:pPr>
          </w:p>
        </w:tc>
        <w:tc>
          <w:tcPr>
            <w:tcW w:w="756" w:type="dxa"/>
          </w:tcPr>
          <w:p w14:paraId="5A6A2B6D" w14:textId="08685434" w:rsidR="008409DC" w:rsidRDefault="008409DC">
            <w:pPr>
              <w:spacing w:after="240"/>
              <w:jc w:val="both"/>
              <w:rPr>
                <w:rFonts w:ascii="Times New Roman" w:hAnsi="Times New Roman"/>
              </w:rPr>
            </w:pPr>
            <w:r>
              <w:rPr>
                <w:rFonts w:ascii="Times New Roman" w:hAnsi="Times New Roman"/>
              </w:rPr>
              <w:t>5.4.3.</w:t>
            </w:r>
          </w:p>
        </w:tc>
        <w:tc>
          <w:tcPr>
            <w:tcW w:w="6998" w:type="dxa"/>
          </w:tcPr>
          <w:p w14:paraId="3610CD04" w14:textId="3A3D6930" w:rsidR="008409DC" w:rsidRDefault="008409DC">
            <w:pPr>
              <w:spacing w:after="240"/>
              <w:jc w:val="both"/>
              <w:rPr>
                <w:rFonts w:ascii="Times New Roman" w:hAnsi="Times New Roman"/>
              </w:rPr>
            </w:pPr>
            <w:r>
              <w:rPr>
                <w:rFonts w:ascii="Times New Roman" w:hAnsi="Times New Roman"/>
              </w:rPr>
              <w:t xml:space="preserve">The system shall regenerate and </w:t>
            </w:r>
            <w:r w:rsidR="003034E6" w:rsidRPr="003034E6">
              <w:rPr>
                <w:rFonts w:ascii="Times New Roman" w:hAnsi="Times New Roman"/>
              </w:rPr>
              <w:t>re</w:t>
            </w:r>
            <w:r w:rsidR="004A67A4">
              <w:rPr>
                <w:rFonts w:ascii="Times New Roman" w:hAnsi="Times New Roman"/>
              </w:rPr>
              <w:t>-</w:t>
            </w:r>
            <w:r w:rsidR="003034E6" w:rsidRPr="003034E6">
              <w:rPr>
                <w:rFonts w:ascii="Times New Roman" w:hAnsi="Times New Roman"/>
              </w:rPr>
              <w:t>rank</w:t>
            </w:r>
            <w:r>
              <w:rPr>
                <w:rFonts w:ascii="Times New Roman" w:hAnsi="Times New Roman"/>
              </w:rPr>
              <w:t xml:space="preserve"> route options after a successful data refresh</w:t>
            </w:r>
            <w:r w:rsidR="003034E6" w:rsidRPr="003034E6">
              <w:rPr>
                <w:rFonts w:ascii="Times New Roman" w:hAnsi="Times New Roman"/>
              </w:rPr>
              <w:t>.</w:t>
            </w:r>
          </w:p>
        </w:tc>
      </w:tr>
      <w:tr w:rsidR="002B5F25" w14:paraId="4601B7DB" w14:textId="77777777" w:rsidTr="008409DC">
        <w:tc>
          <w:tcPr>
            <w:tcW w:w="2110" w:type="dxa"/>
            <w:vMerge w:val="restart"/>
          </w:tcPr>
          <w:p w14:paraId="396F3D6D" w14:textId="77777777" w:rsidR="002B5F25" w:rsidRDefault="002B5F25" w:rsidP="004135CD">
            <w:pPr>
              <w:rPr>
                <w:b/>
                <w:bCs/>
              </w:rPr>
            </w:pPr>
            <w:r>
              <w:rPr>
                <w:b/>
                <w:bCs/>
              </w:rPr>
              <w:lastRenderedPageBreak/>
              <w:t xml:space="preserve">FR-5.5 User Settings &amp; </w:t>
            </w:r>
            <w:proofErr w:type="spellStart"/>
            <w:r>
              <w:rPr>
                <w:b/>
                <w:bCs/>
              </w:rPr>
              <w:t>Localisation</w:t>
            </w:r>
            <w:proofErr w:type="spellEnd"/>
          </w:p>
          <w:p w14:paraId="752FEA83" w14:textId="77777777" w:rsidR="002B5F25" w:rsidRDefault="002B5F25" w:rsidP="004135CD">
            <w:pPr>
              <w:rPr>
                <w:b/>
                <w:bCs/>
              </w:rPr>
            </w:pPr>
          </w:p>
        </w:tc>
        <w:tc>
          <w:tcPr>
            <w:tcW w:w="756" w:type="dxa"/>
          </w:tcPr>
          <w:p w14:paraId="46D83C73" w14:textId="7B4D0A29" w:rsidR="002B5F25" w:rsidRDefault="002B5F25">
            <w:pPr>
              <w:spacing w:after="240"/>
              <w:jc w:val="both"/>
              <w:rPr>
                <w:rFonts w:ascii="Times New Roman" w:hAnsi="Times New Roman"/>
              </w:rPr>
            </w:pPr>
            <w:r>
              <w:rPr>
                <w:rFonts w:ascii="Times New Roman" w:hAnsi="Times New Roman"/>
              </w:rPr>
              <w:t>5.5.1</w:t>
            </w:r>
            <w:r w:rsidR="009068AE">
              <w:rPr>
                <w:rFonts w:ascii="Times New Roman" w:hAnsi="Times New Roman"/>
              </w:rPr>
              <w:t>.</w:t>
            </w:r>
          </w:p>
        </w:tc>
        <w:tc>
          <w:tcPr>
            <w:tcW w:w="6998" w:type="dxa"/>
          </w:tcPr>
          <w:p w14:paraId="4A44A1D8" w14:textId="59AE2B70" w:rsidR="002B5F25" w:rsidRDefault="002B5F25" w:rsidP="008409DC">
            <w:pPr>
              <w:spacing w:after="240"/>
              <w:jc w:val="both"/>
              <w:rPr>
                <w:rFonts w:ascii="Times New Roman" w:hAnsi="Times New Roman"/>
              </w:rPr>
            </w:pPr>
            <w:r>
              <w:rPr>
                <w:rFonts w:ascii="Times New Roman" w:hAnsi="Times New Roman"/>
              </w:rPr>
              <w:t>The system shall allow the User to access the Settings screen.</w:t>
            </w:r>
          </w:p>
        </w:tc>
      </w:tr>
      <w:tr w:rsidR="002B5F25" w14:paraId="5E75360E" w14:textId="77777777" w:rsidTr="008409DC">
        <w:tc>
          <w:tcPr>
            <w:tcW w:w="2110" w:type="dxa"/>
            <w:vMerge/>
          </w:tcPr>
          <w:p w14:paraId="4C4DC46E" w14:textId="77777777" w:rsidR="002B5F25" w:rsidRDefault="002B5F25" w:rsidP="004135CD">
            <w:pPr>
              <w:rPr>
                <w:b/>
                <w:bCs/>
              </w:rPr>
            </w:pPr>
          </w:p>
        </w:tc>
        <w:tc>
          <w:tcPr>
            <w:tcW w:w="756" w:type="dxa"/>
          </w:tcPr>
          <w:p w14:paraId="5E75933D" w14:textId="5C9FD8CD" w:rsidR="002B5F25" w:rsidRDefault="002B5F25">
            <w:pPr>
              <w:spacing w:after="240"/>
              <w:jc w:val="both"/>
              <w:rPr>
                <w:rFonts w:ascii="Times New Roman" w:hAnsi="Times New Roman"/>
              </w:rPr>
            </w:pPr>
            <w:r>
              <w:rPr>
                <w:rFonts w:ascii="Times New Roman" w:hAnsi="Times New Roman"/>
              </w:rPr>
              <w:t>5.5.2</w:t>
            </w:r>
            <w:r w:rsidR="009068AE">
              <w:rPr>
                <w:rFonts w:ascii="Times New Roman" w:hAnsi="Times New Roman"/>
              </w:rPr>
              <w:t>.</w:t>
            </w:r>
          </w:p>
        </w:tc>
        <w:tc>
          <w:tcPr>
            <w:tcW w:w="6998" w:type="dxa"/>
          </w:tcPr>
          <w:p w14:paraId="68D55F52" w14:textId="77777777" w:rsidR="002B5F25" w:rsidRDefault="002B5F25">
            <w:pPr>
              <w:spacing w:after="240"/>
              <w:jc w:val="both"/>
              <w:rPr>
                <w:rFonts w:ascii="Times New Roman" w:hAnsi="Times New Roman"/>
              </w:rPr>
            </w:pPr>
            <w:r>
              <w:rPr>
                <w:rFonts w:ascii="Times New Roman" w:hAnsi="Times New Roman"/>
              </w:rPr>
              <w:t>The system shall allow the User to select a display language</w:t>
            </w:r>
            <w:r w:rsidR="00A84626">
              <w:rPr>
                <w:rFonts w:ascii="Times New Roman" w:hAnsi="Times New Roman"/>
              </w:rPr>
              <w:t xml:space="preserve"> from the following options:</w:t>
            </w:r>
          </w:p>
          <w:p w14:paraId="5354F699" w14:textId="16712ABC" w:rsidR="00A84626" w:rsidRDefault="00A84626" w:rsidP="00AC2FF0">
            <w:pPr>
              <w:numPr>
                <w:ilvl w:val="0"/>
                <w:numId w:val="32"/>
              </w:numPr>
              <w:spacing w:after="240"/>
              <w:jc w:val="both"/>
              <w:rPr>
                <w:rFonts w:ascii="Times New Roman" w:hAnsi="Times New Roman"/>
              </w:rPr>
            </w:pPr>
            <w:r>
              <w:rPr>
                <w:rFonts w:ascii="Times New Roman" w:hAnsi="Times New Roman"/>
              </w:rPr>
              <w:t xml:space="preserve">English </w:t>
            </w:r>
          </w:p>
          <w:p w14:paraId="756AD530" w14:textId="4F2E4A49" w:rsidR="00A84626" w:rsidRDefault="00A84626" w:rsidP="00AC2FF0">
            <w:pPr>
              <w:numPr>
                <w:ilvl w:val="0"/>
                <w:numId w:val="32"/>
              </w:numPr>
              <w:spacing w:after="240"/>
              <w:jc w:val="both"/>
              <w:rPr>
                <w:rFonts w:ascii="Times New Roman" w:hAnsi="Times New Roman"/>
              </w:rPr>
            </w:pPr>
            <w:r>
              <w:rPr>
                <w:rFonts w:ascii="Times New Roman" w:hAnsi="Times New Roman"/>
              </w:rPr>
              <w:t>Chinese Simplified</w:t>
            </w:r>
          </w:p>
          <w:p w14:paraId="7DB0C879" w14:textId="77777777" w:rsidR="00A84626" w:rsidRDefault="00A84626" w:rsidP="00AC2FF0">
            <w:pPr>
              <w:numPr>
                <w:ilvl w:val="0"/>
                <w:numId w:val="32"/>
              </w:numPr>
              <w:spacing w:after="240"/>
              <w:jc w:val="both"/>
              <w:rPr>
                <w:rFonts w:ascii="Times New Roman" w:hAnsi="Times New Roman"/>
              </w:rPr>
            </w:pPr>
            <w:r>
              <w:rPr>
                <w:rFonts w:ascii="Times New Roman" w:hAnsi="Times New Roman"/>
              </w:rPr>
              <w:t>Malay</w:t>
            </w:r>
          </w:p>
          <w:p w14:paraId="5F9E7ED9" w14:textId="06685C86" w:rsidR="00A84626" w:rsidRDefault="00A84626" w:rsidP="00AC2FF0">
            <w:pPr>
              <w:numPr>
                <w:ilvl w:val="0"/>
                <w:numId w:val="32"/>
              </w:numPr>
              <w:spacing w:after="240"/>
              <w:jc w:val="both"/>
              <w:rPr>
                <w:rFonts w:ascii="Times New Roman" w:hAnsi="Times New Roman"/>
              </w:rPr>
            </w:pPr>
            <w:r>
              <w:rPr>
                <w:rFonts w:ascii="Times New Roman" w:hAnsi="Times New Roman"/>
              </w:rPr>
              <w:t xml:space="preserve">Tamil </w:t>
            </w:r>
          </w:p>
        </w:tc>
      </w:tr>
      <w:tr w:rsidR="002B5F25" w14:paraId="6CFBA0B9" w14:textId="77777777" w:rsidTr="008409DC">
        <w:tc>
          <w:tcPr>
            <w:tcW w:w="2110" w:type="dxa"/>
            <w:vMerge/>
          </w:tcPr>
          <w:p w14:paraId="51A78E27" w14:textId="77777777" w:rsidR="002B5F25" w:rsidRDefault="002B5F25" w:rsidP="004135CD">
            <w:pPr>
              <w:rPr>
                <w:b/>
                <w:bCs/>
              </w:rPr>
            </w:pPr>
          </w:p>
        </w:tc>
        <w:tc>
          <w:tcPr>
            <w:tcW w:w="756" w:type="dxa"/>
          </w:tcPr>
          <w:p w14:paraId="24054A8E" w14:textId="24A6EAAF" w:rsidR="002B5F25" w:rsidRDefault="002B5F25">
            <w:pPr>
              <w:spacing w:after="240"/>
              <w:jc w:val="both"/>
              <w:rPr>
                <w:rFonts w:ascii="Times New Roman" w:hAnsi="Times New Roman"/>
              </w:rPr>
            </w:pPr>
            <w:r>
              <w:rPr>
                <w:rFonts w:ascii="Times New Roman" w:hAnsi="Times New Roman"/>
              </w:rPr>
              <w:t>5.5.3</w:t>
            </w:r>
            <w:r w:rsidR="009068AE">
              <w:rPr>
                <w:rFonts w:ascii="Times New Roman" w:hAnsi="Times New Roman"/>
              </w:rPr>
              <w:t>.</w:t>
            </w:r>
          </w:p>
        </w:tc>
        <w:tc>
          <w:tcPr>
            <w:tcW w:w="6998" w:type="dxa"/>
          </w:tcPr>
          <w:p w14:paraId="7A0A0200" w14:textId="1B9A4B27" w:rsidR="002B5F25" w:rsidRDefault="002B5F25">
            <w:pPr>
              <w:spacing w:after="240"/>
              <w:jc w:val="both"/>
              <w:rPr>
                <w:rFonts w:ascii="Times New Roman" w:hAnsi="Times New Roman"/>
              </w:rPr>
            </w:pPr>
            <w:r>
              <w:rPr>
                <w:rFonts w:ascii="Times New Roman" w:hAnsi="Times New Roman"/>
              </w:rPr>
              <w:t>The system shall apply the selected language to all user-facing text, including labels, error messages, and help messages.</w:t>
            </w:r>
          </w:p>
        </w:tc>
      </w:tr>
      <w:tr w:rsidR="002B5F25" w14:paraId="4636EFC9" w14:textId="77777777" w:rsidTr="008409DC">
        <w:tc>
          <w:tcPr>
            <w:tcW w:w="2110" w:type="dxa"/>
            <w:vMerge/>
          </w:tcPr>
          <w:p w14:paraId="0C51DA9D" w14:textId="77777777" w:rsidR="002B5F25" w:rsidRDefault="002B5F25" w:rsidP="004135CD">
            <w:pPr>
              <w:rPr>
                <w:b/>
                <w:bCs/>
              </w:rPr>
            </w:pPr>
          </w:p>
        </w:tc>
        <w:tc>
          <w:tcPr>
            <w:tcW w:w="756" w:type="dxa"/>
          </w:tcPr>
          <w:p w14:paraId="3B3C60D3" w14:textId="28BABFEB" w:rsidR="002B5F25" w:rsidRDefault="002B5F25">
            <w:pPr>
              <w:spacing w:after="240"/>
              <w:jc w:val="both"/>
              <w:rPr>
                <w:rFonts w:ascii="Times New Roman" w:hAnsi="Times New Roman"/>
              </w:rPr>
            </w:pPr>
            <w:r>
              <w:rPr>
                <w:rFonts w:ascii="Times New Roman" w:hAnsi="Times New Roman"/>
              </w:rPr>
              <w:t>5.5.4</w:t>
            </w:r>
            <w:r w:rsidR="009068AE">
              <w:rPr>
                <w:rFonts w:ascii="Times New Roman" w:hAnsi="Times New Roman"/>
              </w:rPr>
              <w:t>.</w:t>
            </w:r>
          </w:p>
        </w:tc>
        <w:tc>
          <w:tcPr>
            <w:tcW w:w="6998" w:type="dxa"/>
          </w:tcPr>
          <w:p w14:paraId="165B4370" w14:textId="73A5A4AE" w:rsidR="002B5F25" w:rsidRDefault="002B5F25">
            <w:pPr>
              <w:spacing w:after="240"/>
              <w:jc w:val="both"/>
              <w:rPr>
                <w:rFonts w:ascii="Times New Roman" w:hAnsi="Times New Roman"/>
              </w:rPr>
            </w:pPr>
            <w:r>
              <w:rPr>
                <w:rFonts w:ascii="Times New Roman" w:hAnsi="Times New Roman"/>
              </w:rPr>
              <w:t>The system shall save the selected language for future sessions.</w:t>
            </w:r>
          </w:p>
        </w:tc>
      </w:tr>
      <w:tr w:rsidR="002B5F25" w14:paraId="504DF8F1" w14:textId="77777777" w:rsidTr="008409DC">
        <w:tc>
          <w:tcPr>
            <w:tcW w:w="2110" w:type="dxa"/>
            <w:vMerge/>
          </w:tcPr>
          <w:p w14:paraId="4499D287" w14:textId="77777777" w:rsidR="002B5F25" w:rsidRDefault="002B5F25" w:rsidP="004135CD">
            <w:pPr>
              <w:rPr>
                <w:b/>
                <w:bCs/>
              </w:rPr>
            </w:pPr>
          </w:p>
        </w:tc>
        <w:tc>
          <w:tcPr>
            <w:tcW w:w="756" w:type="dxa"/>
          </w:tcPr>
          <w:p w14:paraId="5C2E5D15" w14:textId="10005ACA" w:rsidR="002B5F25" w:rsidRDefault="002B5F25">
            <w:pPr>
              <w:spacing w:after="240"/>
              <w:jc w:val="both"/>
              <w:rPr>
                <w:rFonts w:ascii="Times New Roman" w:hAnsi="Times New Roman"/>
              </w:rPr>
            </w:pPr>
            <w:r>
              <w:rPr>
                <w:rFonts w:ascii="Times New Roman" w:hAnsi="Times New Roman"/>
              </w:rPr>
              <w:t>5.5.5</w:t>
            </w:r>
            <w:r w:rsidR="009068AE">
              <w:rPr>
                <w:rFonts w:ascii="Times New Roman" w:hAnsi="Times New Roman"/>
              </w:rPr>
              <w:t>.</w:t>
            </w:r>
          </w:p>
        </w:tc>
        <w:tc>
          <w:tcPr>
            <w:tcW w:w="6998" w:type="dxa"/>
          </w:tcPr>
          <w:p w14:paraId="79B5D8E0" w14:textId="7462A351" w:rsidR="002B5F25" w:rsidRDefault="002B5F25">
            <w:pPr>
              <w:spacing w:after="240"/>
              <w:jc w:val="both"/>
              <w:rPr>
                <w:rFonts w:ascii="Times New Roman" w:hAnsi="Times New Roman"/>
              </w:rPr>
            </w:pPr>
            <w:r>
              <w:rPr>
                <w:rFonts w:ascii="Times New Roman" w:hAnsi="Times New Roman"/>
              </w:rPr>
              <w:t xml:space="preserve">The </w:t>
            </w:r>
            <w:proofErr w:type="gramStart"/>
            <w:r w:rsidR="00A84626">
              <w:rPr>
                <w:rFonts w:ascii="Times New Roman" w:hAnsi="Times New Roman"/>
              </w:rPr>
              <w:t>system shall</w:t>
            </w:r>
            <w:proofErr w:type="gramEnd"/>
            <w:r w:rsidR="00A84626">
              <w:rPr>
                <w:rFonts w:ascii="Times New Roman" w:hAnsi="Times New Roman"/>
              </w:rPr>
              <w:t xml:space="preserve"> allow the User to view and update default preference weights through the Settings screen via slider controls (range 0.0</w:t>
            </w:r>
            <w:r w:rsidR="009068AE">
              <w:rPr>
                <w:rFonts w:ascii="Times New Roman" w:hAnsi="Times New Roman"/>
              </w:rPr>
              <w:t>-1.0, step 0.05).</w:t>
            </w:r>
          </w:p>
        </w:tc>
      </w:tr>
      <w:tr w:rsidR="002B5F25" w14:paraId="454E379C" w14:textId="77777777" w:rsidTr="008409DC">
        <w:tc>
          <w:tcPr>
            <w:tcW w:w="2110" w:type="dxa"/>
            <w:vMerge/>
          </w:tcPr>
          <w:p w14:paraId="7198F0FD" w14:textId="77777777" w:rsidR="002B5F25" w:rsidRDefault="002B5F25" w:rsidP="004135CD">
            <w:pPr>
              <w:rPr>
                <w:b/>
                <w:bCs/>
              </w:rPr>
            </w:pPr>
          </w:p>
        </w:tc>
        <w:tc>
          <w:tcPr>
            <w:tcW w:w="756" w:type="dxa"/>
          </w:tcPr>
          <w:p w14:paraId="13620775" w14:textId="5E983399" w:rsidR="002B5F25" w:rsidRDefault="002B5F25">
            <w:pPr>
              <w:spacing w:after="240"/>
              <w:jc w:val="both"/>
              <w:rPr>
                <w:rFonts w:ascii="Times New Roman" w:hAnsi="Times New Roman"/>
              </w:rPr>
            </w:pPr>
            <w:r>
              <w:rPr>
                <w:rFonts w:ascii="Times New Roman" w:hAnsi="Times New Roman"/>
              </w:rPr>
              <w:t>5.5.</w:t>
            </w:r>
            <w:r w:rsidR="009068AE">
              <w:rPr>
                <w:rFonts w:ascii="Times New Roman" w:hAnsi="Times New Roman"/>
              </w:rPr>
              <w:t>6.</w:t>
            </w:r>
          </w:p>
        </w:tc>
        <w:tc>
          <w:tcPr>
            <w:tcW w:w="6998" w:type="dxa"/>
          </w:tcPr>
          <w:p w14:paraId="32C4DC8F" w14:textId="30390B2D" w:rsidR="002B5F25" w:rsidRDefault="002B5F25">
            <w:pPr>
              <w:spacing w:after="240"/>
              <w:jc w:val="both"/>
              <w:rPr>
                <w:rFonts w:ascii="Times New Roman" w:hAnsi="Times New Roman"/>
              </w:rPr>
            </w:pPr>
            <w:r w:rsidRPr="5DBC4B4C">
              <w:rPr>
                <w:rFonts w:ascii="Times New Roman" w:hAnsi="Times New Roman"/>
              </w:rPr>
              <w:t xml:space="preserve">Upon saving changes, the system shall apply the updated default preference </w:t>
            </w:r>
            <w:r w:rsidR="00681FB4" w:rsidRPr="5DBC4B4C">
              <w:rPr>
                <w:rFonts w:ascii="Times New Roman" w:hAnsi="Times New Roman"/>
              </w:rPr>
              <w:t>values</w:t>
            </w:r>
            <w:r w:rsidRPr="5DBC4B4C">
              <w:rPr>
                <w:rFonts w:ascii="Times New Roman" w:hAnsi="Times New Roman"/>
              </w:rPr>
              <w:t xml:space="preserve"> to subsequent </w:t>
            </w:r>
            <w:r w:rsidR="00681FB4" w:rsidRPr="5DBC4B4C">
              <w:rPr>
                <w:rFonts w:ascii="Times New Roman" w:hAnsi="Times New Roman"/>
              </w:rPr>
              <w:t>route searches</w:t>
            </w:r>
            <w:r w:rsidRPr="5DBC4B4C">
              <w:rPr>
                <w:rFonts w:ascii="Times New Roman" w:hAnsi="Times New Roman"/>
              </w:rPr>
              <w:t>.</w:t>
            </w:r>
          </w:p>
        </w:tc>
      </w:tr>
      <w:bookmarkEnd w:id="47"/>
    </w:tbl>
    <w:p w14:paraId="5EBD368C" w14:textId="77777777" w:rsidR="00EC6461" w:rsidRPr="00EC6461" w:rsidRDefault="00EC6461" w:rsidP="117A40C9">
      <w:pPr>
        <w:rPr>
          <w:rFonts w:ascii="Times New Roman" w:hAnsi="Times New Roman"/>
        </w:rPr>
      </w:pPr>
    </w:p>
    <w:p w14:paraId="508678DD" w14:textId="77777777" w:rsidR="00274B62" w:rsidRDefault="00274B62" w:rsidP="00AC2FF0">
      <w:pPr>
        <w:pStyle w:val="Heading1"/>
        <w:numPr>
          <w:ilvl w:val="0"/>
          <w:numId w:val="34"/>
        </w:numPr>
        <w:rPr>
          <w:rFonts w:ascii="Times New Roman" w:hAnsi="Times New Roman"/>
        </w:rPr>
      </w:pPr>
      <w:bookmarkStart w:id="56" w:name="_Toc222998649"/>
      <w:bookmarkStart w:id="57" w:name="_Toc439994690"/>
      <w:bookmarkEnd w:id="55"/>
      <w:r w:rsidRPr="117A40C9">
        <w:rPr>
          <w:rFonts w:ascii="Times New Roman" w:hAnsi="Times New Roman"/>
        </w:rPr>
        <w:t>Other Nonfunctional Requirements</w:t>
      </w:r>
      <w:bookmarkEnd w:id="56"/>
    </w:p>
    <w:p w14:paraId="51D7A5A1" w14:textId="77777777" w:rsidR="00274B62" w:rsidRDefault="00274B62" w:rsidP="00AC2FF0">
      <w:pPr>
        <w:pStyle w:val="Heading2"/>
        <w:numPr>
          <w:ilvl w:val="1"/>
          <w:numId w:val="34"/>
        </w:numPr>
        <w:rPr>
          <w:rFonts w:ascii="Times New Roman" w:hAnsi="Times New Roman"/>
        </w:rPr>
      </w:pPr>
      <w:bookmarkStart w:id="58" w:name="_Toc222998650"/>
      <w:r w:rsidRPr="117A40C9">
        <w:rPr>
          <w:rFonts w:ascii="Times New Roman" w:hAnsi="Times New Roman"/>
        </w:rPr>
        <w:t>Performance Requirements</w:t>
      </w:r>
      <w:bookmarkEnd w:id="57"/>
      <w:bookmarkEnd w:id="58"/>
    </w:p>
    <w:tbl>
      <w:tblPr>
        <w:tblW w:w="0" w:type="auto"/>
        <w:tblCellMar>
          <w:top w:w="15" w:type="dxa"/>
          <w:left w:w="15" w:type="dxa"/>
          <w:bottom w:w="15" w:type="dxa"/>
          <w:right w:w="15" w:type="dxa"/>
        </w:tblCellMar>
        <w:tblLook w:val="04A0" w:firstRow="1" w:lastRow="0" w:firstColumn="1" w:lastColumn="0" w:noHBand="0" w:noVBand="1"/>
      </w:tblPr>
      <w:tblGrid>
        <w:gridCol w:w="2046"/>
        <w:gridCol w:w="7802"/>
      </w:tblGrid>
      <w:tr w:rsidR="0082121B" w:rsidRPr="00EC6461" w14:paraId="63A49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0554F" w14:textId="77777777" w:rsidR="00EC6461" w:rsidRPr="004135CD" w:rsidRDefault="00EC6461" w:rsidP="117A40C9">
            <w:pPr>
              <w:rPr>
                <w:rFonts w:ascii="Times New Roman" w:hAnsi="Times New Roman"/>
                <w:b/>
                <w:bCs/>
              </w:rPr>
            </w:pPr>
            <w:r w:rsidRPr="004135CD">
              <w:rPr>
                <w:rFonts w:ascii="Times New Roman" w:hAnsi="Times New Roman"/>
                <w:b/>
                <w:bCs/>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57ECE" w14:textId="77777777" w:rsidR="00EC6461" w:rsidRPr="00EC6461" w:rsidRDefault="00EC6461" w:rsidP="117A40C9">
            <w:pPr>
              <w:jc w:val="both"/>
              <w:rPr>
                <w:rFonts w:ascii="Times New Roman" w:hAnsi="Times New Roman"/>
              </w:rPr>
            </w:pPr>
            <w:r w:rsidRPr="5DBC4B4C">
              <w:rPr>
                <w:rFonts w:ascii="Times New Roman" w:hAnsi="Times New Roman"/>
              </w:rPr>
              <w:t>The system shall return route recommendations within 5 seconds after the user submits a valid origin and destination under normal network conditions. </w:t>
            </w:r>
          </w:p>
          <w:p w14:paraId="69CE8D22" w14:textId="77777777" w:rsidR="00EC6461" w:rsidRPr="00EC6461" w:rsidRDefault="00EC6461" w:rsidP="117A40C9">
            <w:pPr>
              <w:jc w:val="both"/>
              <w:rPr>
                <w:rFonts w:ascii="Times New Roman" w:hAnsi="Times New Roman"/>
              </w:rPr>
            </w:pPr>
          </w:p>
          <w:p w14:paraId="34094B90" w14:textId="77777777" w:rsidR="00EC6461" w:rsidRPr="00EC6461" w:rsidRDefault="00EC6461" w:rsidP="117A40C9">
            <w:pPr>
              <w:jc w:val="both"/>
              <w:rPr>
                <w:rFonts w:ascii="Times New Roman" w:hAnsi="Times New Roman"/>
              </w:rPr>
            </w:pPr>
            <w:r w:rsidRPr="117A40C9">
              <w:rPr>
                <w:rFonts w:ascii="Times New Roman" w:hAnsi="Times New Roman"/>
              </w:rPr>
              <w:t>The system shall refresh real-time transport data at intervals of no more than 5 minutes. </w:t>
            </w:r>
          </w:p>
        </w:tc>
      </w:tr>
      <w:tr w:rsidR="0082121B" w:rsidRPr="00EC6461" w14:paraId="166C8A6E" w14:textId="77777777">
        <w:trPr>
          <w:trHeight w:val="1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9FA93" w14:textId="77777777" w:rsidR="00EC6461" w:rsidRPr="004135CD" w:rsidRDefault="00EC6461" w:rsidP="117A40C9">
            <w:pPr>
              <w:rPr>
                <w:rFonts w:ascii="Times New Roman" w:hAnsi="Times New Roman"/>
                <w:b/>
                <w:bCs/>
              </w:rPr>
            </w:pPr>
            <w:r w:rsidRPr="004135CD">
              <w:rPr>
                <w:rFonts w:ascii="Times New Roman" w:hAnsi="Times New Roman"/>
                <w:b/>
                <w:bCs/>
              </w:rPr>
              <w:t>Supportability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E7D84" w14:textId="77777777" w:rsidR="00EC6461" w:rsidRPr="00EC6461" w:rsidRDefault="00EC6461" w:rsidP="117A40C9">
            <w:pPr>
              <w:jc w:val="both"/>
              <w:rPr>
                <w:rFonts w:ascii="Times New Roman" w:hAnsi="Times New Roman"/>
              </w:rPr>
            </w:pPr>
            <w:r w:rsidRPr="117A40C9">
              <w:rPr>
                <w:rFonts w:ascii="Times New Roman" w:hAnsi="Times New Roman"/>
              </w:rPr>
              <w:t xml:space="preserve">The system </w:t>
            </w:r>
            <w:proofErr w:type="gramStart"/>
            <w:r w:rsidRPr="117A40C9">
              <w:rPr>
                <w:rFonts w:ascii="Times New Roman" w:hAnsi="Times New Roman"/>
              </w:rPr>
              <w:t>shall</w:t>
            </w:r>
            <w:proofErr w:type="gramEnd"/>
            <w:r w:rsidRPr="117A40C9">
              <w:rPr>
                <w:rFonts w:ascii="Times New Roman" w:hAnsi="Times New Roman"/>
              </w:rPr>
              <w:t xml:space="preserve"> support at least 200 concurrent users during peak commuting hours.</w:t>
            </w:r>
          </w:p>
          <w:p w14:paraId="47021FEC" w14:textId="77777777" w:rsidR="00EC6461" w:rsidRPr="00EC6461" w:rsidRDefault="00EC6461" w:rsidP="117A40C9">
            <w:pPr>
              <w:jc w:val="both"/>
              <w:rPr>
                <w:rFonts w:ascii="Times New Roman" w:hAnsi="Times New Roman"/>
              </w:rPr>
            </w:pPr>
          </w:p>
          <w:p w14:paraId="378F7AF3" w14:textId="77777777" w:rsidR="00EC6461" w:rsidRPr="00EC6461" w:rsidRDefault="00EC6461" w:rsidP="117A40C9">
            <w:pPr>
              <w:jc w:val="both"/>
              <w:rPr>
                <w:rFonts w:ascii="Times New Roman" w:hAnsi="Times New Roman"/>
              </w:rPr>
            </w:pPr>
            <w:r w:rsidRPr="5DBC4B4C">
              <w:rPr>
                <w:rFonts w:ascii="Times New Roman" w:hAnsi="Times New Roman"/>
              </w:rPr>
              <w:t>Under the above load, the system shall return route recommendations within 5 seconds after the user submits a valid origin and destination.</w:t>
            </w:r>
          </w:p>
        </w:tc>
      </w:tr>
      <w:tr w:rsidR="0082121B" w:rsidRPr="00EC6461" w14:paraId="381DB1A1"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762BE" w14:textId="77777777" w:rsidR="00EC6461" w:rsidRPr="004135CD" w:rsidRDefault="00EC6461" w:rsidP="117A40C9">
            <w:pPr>
              <w:rPr>
                <w:rFonts w:ascii="Times New Roman" w:hAnsi="Times New Roman"/>
                <w:b/>
                <w:bCs/>
              </w:rPr>
            </w:pPr>
            <w:r w:rsidRPr="004135CD">
              <w:rPr>
                <w:rFonts w:ascii="Times New Roman" w:hAnsi="Times New Roman"/>
                <w:b/>
                <w:bCs/>
              </w:rPr>
              <w:t>Scalability</w:t>
            </w:r>
          </w:p>
          <w:p w14:paraId="7F64097B" w14:textId="77777777" w:rsidR="00EC6461" w:rsidRPr="004135CD" w:rsidRDefault="00EC6461" w:rsidP="117A40C9">
            <w:pPr>
              <w:rPr>
                <w:rFonts w:ascii="Times New Roman" w:hAnsi="Times New Roman"/>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CBA8E" w14:textId="7A0845D6" w:rsidR="00EC6461" w:rsidRPr="00EC6461" w:rsidRDefault="00EC6461" w:rsidP="117A40C9">
            <w:pPr>
              <w:jc w:val="both"/>
              <w:rPr>
                <w:rFonts w:ascii="Times New Roman" w:hAnsi="Times New Roman"/>
              </w:rPr>
            </w:pPr>
            <w:r w:rsidRPr="117A40C9">
              <w:rPr>
                <w:rFonts w:ascii="Times New Roman" w:hAnsi="Times New Roman"/>
              </w:rPr>
              <w:t xml:space="preserve">The system shall allow new transport modes to be added by extending the route-generation module and updating </w:t>
            </w:r>
            <w:r w:rsidR="0097313D" w:rsidRPr="117A40C9">
              <w:rPr>
                <w:rFonts w:ascii="Times New Roman" w:hAnsi="Times New Roman"/>
              </w:rPr>
              <w:t xml:space="preserve">the </w:t>
            </w:r>
            <w:r w:rsidRPr="117A40C9">
              <w:rPr>
                <w:rFonts w:ascii="Times New Roman" w:hAnsi="Times New Roman"/>
              </w:rPr>
              <w:t>configuration, without changing existing functional requirements or user workflows.</w:t>
            </w:r>
          </w:p>
        </w:tc>
      </w:tr>
      <w:tr w:rsidR="0082121B" w:rsidRPr="00EC6461" w14:paraId="781ED728" w14:textId="77777777">
        <w:trPr>
          <w:trHeight w:val="14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4315F" w14:textId="77777777" w:rsidR="00EC6461" w:rsidRPr="004135CD" w:rsidRDefault="00EC6461" w:rsidP="117A40C9">
            <w:pPr>
              <w:rPr>
                <w:rFonts w:ascii="Times New Roman" w:hAnsi="Times New Roman"/>
                <w:b/>
                <w:bCs/>
              </w:rPr>
            </w:pPr>
            <w:r w:rsidRPr="004135CD">
              <w:rPr>
                <w:rFonts w:ascii="Times New Roman" w:hAnsi="Times New Roman"/>
                <w:b/>
                <w:bCs/>
              </w:rPr>
              <w:lastRenderedPageBreak/>
              <w:t>Availability &amp; Resilience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F914" w14:textId="77777777" w:rsidR="00EC6461" w:rsidRPr="00EC6461" w:rsidRDefault="00EC6461" w:rsidP="117A40C9">
            <w:pPr>
              <w:jc w:val="both"/>
              <w:rPr>
                <w:rFonts w:ascii="Times New Roman" w:hAnsi="Times New Roman"/>
              </w:rPr>
            </w:pPr>
            <w:r w:rsidRPr="117A40C9">
              <w:rPr>
                <w:rFonts w:ascii="Times New Roman" w:hAnsi="Times New Roman"/>
              </w:rPr>
              <w:t xml:space="preserve">The </w:t>
            </w:r>
            <w:proofErr w:type="gramStart"/>
            <w:r w:rsidRPr="117A40C9">
              <w:rPr>
                <w:rFonts w:ascii="Times New Roman" w:hAnsi="Times New Roman"/>
              </w:rPr>
              <w:t>system shall</w:t>
            </w:r>
            <w:proofErr w:type="gramEnd"/>
            <w:r w:rsidRPr="117A40C9">
              <w:rPr>
                <w:rFonts w:ascii="Times New Roman" w:hAnsi="Times New Roman"/>
              </w:rPr>
              <w:t xml:space="preserve"> remain usable and allow route search even when one or more data sources are unavailable, by falling back to cached data.</w:t>
            </w:r>
          </w:p>
          <w:p w14:paraId="529E5FDD" w14:textId="77777777" w:rsidR="00EC6461" w:rsidRPr="00EC6461" w:rsidRDefault="00EC6461" w:rsidP="117A40C9">
            <w:pPr>
              <w:jc w:val="both"/>
              <w:rPr>
                <w:rFonts w:ascii="Times New Roman" w:hAnsi="Times New Roman"/>
              </w:rPr>
            </w:pPr>
            <w:r w:rsidRPr="117A40C9">
              <w:rPr>
                <w:rFonts w:ascii="Times New Roman" w:hAnsi="Times New Roman"/>
              </w:rPr>
              <w:t>The system shall display the timestamp of the latest successfully retrieved data on the results screen.</w:t>
            </w:r>
          </w:p>
          <w:p w14:paraId="20D074D5" w14:textId="77777777" w:rsidR="00EC6461" w:rsidRPr="00EC6461" w:rsidRDefault="00EC6461" w:rsidP="117A40C9">
            <w:pPr>
              <w:jc w:val="both"/>
              <w:rPr>
                <w:rFonts w:ascii="Times New Roman" w:hAnsi="Times New Roman"/>
              </w:rPr>
            </w:pPr>
            <w:r w:rsidRPr="5DBC4B4C">
              <w:rPr>
                <w:rFonts w:ascii="Times New Roman" w:hAnsi="Times New Roman"/>
              </w:rPr>
              <w:t>If cached data is older than 15 minutes, the system shall show a warning that results may be less accurate.</w:t>
            </w:r>
          </w:p>
        </w:tc>
      </w:tr>
    </w:tbl>
    <w:p w14:paraId="5CC5A715" w14:textId="77777777" w:rsidR="00EC6461" w:rsidRPr="00EC6461" w:rsidRDefault="00EC6461" w:rsidP="117A40C9">
      <w:pPr>
        <w:rPr>
          <w:rFonts w:ascii="Times New Roman" w:hAnsi="Times New Roman"/>
        </w:rPr>
      </w:pPr>
    </w:p>
    <w:p w14:paraId="064D0C9F" w14:textId="77777777" w:rsidR="00274B62" w:rsidRDefault="00274B62" w:rsidP="00AC2FF0">
      <w:pPr>
        <w:pStyle w:val="Heading2"/>
        <w:numPr>
          <w:ilvl w:val="1"/>
          <w:numId w:val="34"/>
        </w:numPr>
        <w:rPr>
          <w:rFonts w:ascii="Times New Roman" w:hAnsi="Times New Roman"/>
        </w:rPr>
      </w:pPr>
      <w:bookmarkStart w:id="59" w:name="_Toc439994691"/>
      <w:bookmarkStart w:id="60" w:name="_Toc222998651"/>
      <w:r w:rsidRPr="117A40C9">
        <w:rPr>
          <w:rFonts w:ascii="Times New Roman" w:hAnsi="Times New Roman"/>
        </w:rPr>
        <w:t>Safety Requirements</w:t>
      </w:r>
      <w:bookmarkEnd w:id="59"/>
      <w:bookmarkEnd w:id="60"/>
    </w:p>
    <w:p w14:paraId="08E26217" w14:textId="4CEEBB92" w:rsidR="00585497" w:rsidRDefault="00997EA3" w:rsidP="005D0AF7">
      <w:pPr>
        <w:numPr>
          <w:ilvl w:val="0"/>
          <w:numId w:val="6"/>
        </w:numPr>
        <w:jc w:val="both"/>
        <w:rPr>
          <w:rFonts w:ascii="Times New Roman" w:hAnsi="Times New Roman"/>
        </w:rPr>
      </w:pPr>
      <w:r w:rsidRPr="5DBC4B4C">
        <w:rPr>
          <w:rFonts w:ascii="Times New Roman" w:hAnsi="Times New Roman"/>
        </w:rPr>
        <w:t xml:space="preserve">The system shall not provide any route recommendations that include illegal or unsafe transport behavior, such as entering prohibited areas and </w:t>
      </w:r>
      <w:r w:rsidR="005554C6" w:rsidRPr="5DBC4B4C">
        <w:rPr>
          <w:rFonts w:ascii="Times New Roman" w:hAnsi="Times New Roman"/>
        </w:rPr>
        <w:t>going against Singapore’s transportation laws</w:t>
      </w:r>
    </w:p>
    <w:p w14:paraId="0D315C1E" w14:textId="77777777" w:rsidR="00585497" w:rsidRDefault="00585497" w:rsidP="117A40C9">
      <w:pPr>
        <w:jc w:val="both"/>
        <w:rPr>
          <w:rFonts w:ascii="Times New Roman" w:hAnsi="Times New Roman"/>
        </w:rPr>
      </w:pPr>
    </w:p>
    <w:p w14:paraId="61535408" w14:textId="6858428B" w:rsidR="005554C6" w:rsidRPr="00997EA3" w:rsidRDefault="009F19B6" w:rsidP="005D0AF7">
      <w:pPr>
        <w:numPr>
          <w:ilvl w:val="0"/>
          <w:numId w:val="6"/>
        </w:numPr>
        <w:jc w:val="both"/>
        <w:rPr>
          <w:rFonts w:ascii="Times New Roman" w:hAnsi="Times New Roman"/>
        </w:rPr>
      </w:pPr>
      <w:r w:rsidRPr="5DBC4B4C">
        <w:rPr>
          <w:rFonts w:ascii="Times New Roman" w:hAnsi="Times New Roman"/>
        </w:rPr>
        <w:t xml:space="preserve">The system </w:t>
      </w:r>
      <w:proofErr w:type="gramStart"/>
      <w:r w:rsidRPr="5DBC4B4C">
        <w:rPr>
          <w:rFonts w:ascii="Times New Roman" w:hAnsi="Times New Roman"/>
        </w:rPr>
        <w:t>shall</w:t>
      </w:r>
      <w:proofErr w:type="gramEnd"/>
      <w:r w:rsidR="00DE49A1" w:rsidRPr="5DBC4B4C">
        <w:rPr>
          <w:rFonts w:ascii="Times New Roman" w:hAnsi="Times New Roman"/>
        </w:rPr>
        <w:t xml:space="preserve"> have a simple design to prevent distraction-related incidents </w:t>
      </w:r>
      <w:r w:rsidR="00E77C8B" w:rsidRPr="5DBC4B4C">
        <w:rPr>
          <w:rFonts w:ascii="Times New Roman" w:hAnsi="Times New Roman"/>
        </w:rPr>
        <w:t xml:space="preserve">during the </w:t>
      </w:r>
      <w:r w:rsidR="00E1062C" w:rsidRPr="5DBC4B4C">
        <w:rPr>
          <w:rFonts w:ascii="Times New Roman" w:hAnsi="Times New Roman"/>
        </w:rPr>
        <w:t>use</w:t>
      </w:r>
      <w:r w:rsidR="00E77C8B" w:rsidRPr="5DBC4B4C">
        <w:rPr>
          <w:rFonts w:ascii="Times New Roman" w:hAnsi="Times New Roman"/>
        </w:rPr>
        <w:t xml:space="preserve"> of the system</w:t>
      </w:r>
    </w:p>
    <w:p w14:paraId="2E9F4BBA" w14:textId="77777777" w:rsidR="00274B62" w:rsidRDefault="00274B62" w:rsidP="00AC2FF0">
      <w:pPr>
        <w:pStyle w:val="Heading2"/>
        <w:numPr>
          <w:ilvl w:val="1"/>
          <w:numId w:val="34"/>
        </w:numPr>
        <w:rPr>
          <w:rFonts w:ascii="Times New Roman" w:hAnsi="Times New Roman"/>
        </w:rPr>
      </w:pPr>
      <w:bookmarkStart w:id="61" w:name="_Toc439994692"/>
      <w:bookmarkStart w:id="62" w:name="_Toc222998652"/>
      <w:r w:rsidRPr="117A40C9">
        <w:rPr>
          <w:rFonts w:ascii="Times New Roman" w:hAnsi="Times New Roman"/>
        </w:rPr>
        <w:t>Security Requirements</w:t>
      </w:r>
      <w:bookmarkEnd w:id="61"/>
      <w:bookmarkEnd w:id="62"/>
    </w:p>
    <w:p w14:paraId="77DF4E23" w14:textId="4A4BDD87" w:rsidR="00585497" w:rsidRPr="00585497" w:rsidRDefault="00585497" w:rsidP="005D0AF7">
      <w:pPr>
        <w:numPr>
          <w:ilvl w:val="0"/>
          <w:numId w:val="7"/>
        </w:numPr>
        <w:jc w:val="both"/>
        <w:rPr>
          <w:rFonts w:ascii="Times New Roman" w:hAnsi="Times New Roman"/>
        </w:rPr>
      </w:pPr>
      <w:r w:rsidRPr="5DBC4B4C">
        <w:rPr>
          <w:rFonts w:ascii="Times New Roman" w:hAnsi="Times New Roman"/>
        </w:rPr>
        <w:t>The system shall not leak any personal information in accordance with Singapore’s Personal Data Protection Act</w:t>
      </w:r>
    </w:p>
    <w:p w14:paraId="122AD9FC" w14:textId="77777777" w:rsidR="00CA24B0" w:rsidRDefault="00CA24B0" w:rsidP="117A40C9">
      <w:pPr>
        <w:jc w:val="both"/>
        <w:rPr>
          <w:rFonts w:ascii="Times New Roman" w:hAnsi="Times New Roman"/>
        </w:rPr>
      </w:pPr>
    </w:p>
    <w:p w14:paraId="4562454F" w14:textId="0B665DB9" w:rsidR="00CA24B0" w:rsidRPr="00585497" w:rsidRDefault="00CA24B0" w:rsidP="005D0AF7">
      <w:pPr>
        <w:numPr>
          <w:ilvl w:val="0"/>
          <w:numId w:val="7"/>
        </w:numPr>
        <w:jc w:val="both"/>
        <w:rPr>
          <w:rFonts w:ascii="Times New Roman" w:hAnsi="Times New Roman"/>
        </w:rPr>
      </w:pPr>
      <w:r w:rsidRPr="117A40C9">
        <w:rPr>
          <w:rFonts w:ascii="Times New Roman" w:hAnsi="Times New Roman"/>
        </w:rPr>
        <w:t>Th</w:t>
      </w:r>
      <w:r w:rsidR="003A1E7E" w:rsidRPr="117A40C9">
        <w:rPr>
          <w:rFonts w:ascii="Times New Roman" w:hAnsi="Times New Roman"/>
        </w:rPr>
        <w:t>e system shall encrypt client applications and backend services using industry-standard protocols</w:t>
      </w:r>
    </w:p>
    <w:p w14:paraId="2BDD87B4" w14:textId="77777777" w:rsidR="00274B62" w:rsidRDefault="00274B62" w:rsidP="00AC2FF0">
      <w:pPr>
        <w:pStyle w:val="Heading2"/>
        <w:numPr>
          <w:ilvl w:val="1"/>
          <w:numId w:val="34"/>
        </w:numPr>
        <w:rPr>
          <w:rFonts w:ascii="Times New Roman" w:hAnsi="Times New Roman"/>
        </w:rPr>
      </w:pPr>
      <w:bookmarkStart w:id="63" w:name="_Toc439994693"/>
      <w:bookmarkStart w:id="64" w:name="_Toc222998653"/>
      <w:r w:rsidRPr="117A40C9">
        <w:rPr>
          <w:rFonts w:ascii="Times New Roman" w:hAnsi="Times New Roman"/>
        </w:rPr>
        <w:t>Software Quality Attributes</w:t>
      </w:r>
      <w:bookmarkEnd w:id="63"/>
      <w:bookmarkEnd w:id="64"/>
    </w:p>
    <w:tbl>
      <w:tblPr>
        <w:tblW w:w="0" w:type="auto"/>
        <w:tblCellMar>
          <w:top w:w="15" w:type="dxa"/>
          <w:left w:w="15" w:type="dxa"/>
          <w:bottom w:w="15" w:type="dxa"/>
          <w:right w:w="15" w:type="dxa"/>
        </w:tblCellMar>
        <w:tblLook w:val="04A0" w:firstRow="1" w:lastRow="0" w:firstColumn="1" w:lastColumn="0" w:noHBand="0" w:noVBand="1"/>
      </w:tblPr>
      <w:tblGrid>
        <w:gridCol w:w="1274"/>
        <w:gridCol w:w="8574"/>
      </w:tblGrid>
      <w:tr w:rsidR="00505AE7" w:rsidRPr="00EC6461" w14:paraId="5FE4B1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843FB" w14:textId="77777777" w:rsidR="0097091E" w:rsidRPr="00EC6461" w:rsidRDefault="0097091E" w:rsidP="117A40C9">
            <w:pPr>
              <w:rPr>
                <w:rFonts w:ascii="Times New Roman" w:hAnsi="Times New Roman"/>
              </w:rPr>
            </w:pPr>
            <w:bookmarkStart w:id="65" w:name="_Toc439994694"/>
            <w:r w:rsidRPr="117A40C9">
              <w:rPr>
                <w:rFonts w:ascii="Times New Roman" w:hAnsi="Times New Roman"/>
              </w:rPr>
              <w:t>Reliability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4F12A" w14:textId="69EC1C1B" w:rsidR="0097091E" w:rsidRPr="00EC6461" w:rsidRDefault="0097091E" w:rsidP="117A40C9">
            <w:pPr>
              <w:jc w:val="both"/>
              <w:rPr>
                <w:rFonts w:ascii="Times New Roman" w:hAnsi="Times New Roman"/>
              </w:rPr>
            </w:pPr>
            <w:r w:rsidRPr="117A40C9">
              <w:rPr>
                <w:rFonts w:ascii="Times New Roman" w:hAnsi="Times New Roman"/>
              </w:rPr>
              <w:t xml:space="preserve">The system </w:t>
            </w:r>
            <w:proofErr w:type="gramStart"/>
            <w:r w:rsidRPr="117A40C9">
              <w:rPr>
                <w:rFonts w:ascii="Times New Roman" w:hAnsi="Times New Roman"/>
              </w:rPr>
              <w:t>shall</w:t>
            </w:r>
            <w:proofErr w:type="gramEnd"/>
            <w:r w:rsidRPr="117A40C9">
              <w:rPr>
                <w:rFonts w:ascii="Times New Roman" w:hAnsi="Times New Roman"/>
              </w:rPr>
              <w:t xml:space="preserve"> continue to provide route recommendations using the most recently cached data when one or more real-time data sources are unavailable.</w:t>
            </w:r>
          </w:p>
        </w:tc>
      </w:tr>
      <w:tr w:rsidR="00505AE7" w:rsidRPr="00EC6461" w14:paraId="18120F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EBC4E" w14:textId="77777777" w:rsidR="0097091E" w:rsidRPr="00EC6461" w:rsidRDefault="0097091E" w:rsidP="117A40C9">
            <w:pPr>
              <w:rPr>
                <w:rFonts w:ascii="Times New Roman" w:hAnsi="Times New Roman"/>
              </w:rPr>
            </w:pPr>
            <w:r w:rsidRPr="117A40C9">
              <w:rPr>
                <w:rFonts w:ascii="Times New Roman" w:hAnsi="Times New Roman"/>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AE0D1" w14:textId="77777777" w:rsidR="0097091E" w:rsidRPr="00EC6461" w:rsidRDefault="0097091E" w:rsidP="117A40C9">
            <w:pPr>
              <w:jc w:val="both"/>
              <w:rPr>
                <w:rFonts w:ascii="Times New Roman" w:hAnsi="Times New Roman"/>
              </w:rPr>
            </w:pPr>
            <w:r w:rsidRPr="5DBC4B4C">
              <w:rPr>
                <w:rFonts w:ascii="Times New Roman" w:hAnsi="Times New Roman"/>
              </w:rPr>
              <w:t xml:space="preserve">The system </w:t>
            </w:r>
            <w:proofErr w:type="gramStart"/>
            <w:r w:rsidRPr="5DBC4B4C">
              <w:rPr>
                <w:rFonts w:ascii="Times New Roman" w:hAnsi="Times New Roman"/>
              </w:rPr>
              <w:t>shall</w:t>
            </w:r>
            <w:proofErr w:type="gramEnd"/>
            <w:r w:rsidRPr="5DBC4B4C">
              <w:rPr>
                <w:rFonts w:ascii="Times New Roman" w:hAnsi="Times New Roman"/>
              </w:rPr>
              <w:t xml:space="preserve"> provide a route comparison view that displays, for each route, at minimum: estimated travel time, route-level delay risk level, route-level crowding risk level, and estimated travel cost (if applicable).</w:t>
            </w:r>
          </w:p>
          <w:p w14:paraId="2FCF7BA8" w14:textId="77777777" w:rsidR="0097091E" w:rsidRPr="00EC6461" w:rsidRDefault="0097091E" w:rsidP="117A40C9">
            <w:pPr>
              <w:jc w:val="both"/>
              <w:rPr>
                <w:rFonts w:ascii="Times New Roman" w:hAnsi="Times New Roman"/>
              </w:rPr>
            </w:pPr>
          </w:p>
          <w:p w14:paraId="56BB80C5" w14:textId="77777777" w:rsidR="0097091E" w:rsidRDefault="0097091E" w:rsidP="117A40C9">
            <w:pPr>
              <w:jc w:val="both"/>
              <w:rPr>
                <w:rFonts w:ascii="Times New Roman" w:hAnsi="Times New Roman"/>
              </w:rPr>
            </w:pPr>
            <w:r w:rsidRPr="117A40C9">
              <w:rPr>
                <w:rFonts w:ascii="Times New Roman" w:hAnsi="Times New Roman"/>
              </w:rPr>
              <w:t xml:space="preserve">The system shall display </w:t>
            </w:r>
            <w:proofErr w:type="gramStart"/>
            <w:r w:rsidRPr="117A40C9">
              <w:rPr>
                <w:rFonts w:ascii="Times New Roman" w:hAnsi="Times New Roman"/>
              </w:rPr>
              <w:t>help</w:t>
            </w:r>
            <w:proofErr w:type="gramEnd"/>
            <w:r w:rsidRPr="117A40C9">
              <w:rPr>
                <w:rFonts w:ascii="Times New Roman" w:hAnsi="Times New Roman"/>
              </w:rPr>
              <w:t xml:space="preserve"> messages in the user’s selected language. </w:t>
            </w:r>
          </w:p>
          <w:p w14:paraId="4C26F55F" w14:textId="77777777" w:rsidR="00A33CF5" w:rsidRDefault="00A33CF5" w:rsidP="117A40C9">
            <w:pPr>
              <w:jc w:val="both"/>
              <w:rPr>
                <w:rFonts w:ascii="Times New Roman" w:hAnsi="Times New Roman"/>
              </w:rPr>
            </w:pPr>
          </w:p>
          <w:p w14:paraId="45C7ABAE" w14:textId="0DA029C9" w:rsidR="0097091E" w:rsidRPr="00EC6461" w:rsidRDefault="00A33CF5" w:rsidP="117A40C9">
            <w:pPr>
              <w:jc w:val="both"/>
              <w:rPr>
                <w:rFonts w:ascii="Times New Roman" w:hAnsi="Times New Roman"/>
              </w:rPr>
            </w:pPr>
            <w:r w:rsidRPr="117A40C9">
              <w:rPr>
                <w:rFonts w:ascii="Times New Roman" w:hAnsi="Times New Roman"/>
              </w:rPr>
              <w:t xml:space="preserve">The system’s design </w:t>
            </w:r>
            <w:proofErr w:type="gramStart"/>
            <w:r w:rsidRPr="117A40C9">
              <w:rPr>
                <w:rFonts w:ascii="Times New Roman" w:hAnsi="Times New Roman"/>
              </w:rPr>
              <w:t>shall</w:t>
            </w:r>
            <w:proofErr w:type="gramEnd"/>
            <w:r w:rsidRPr="117A40C9">
              <w:rPr>
                <w:rFonts w:ascii="Times New Roman" w:hAnsi="Times New Roman"/>
              </w:rPr>
              <w:t xml:space="preserve"> prioritize ease of use, where first-time users can obtain route recommendations within three interactions or fewer.</w:t>
            </w:r>
          </w:p>
        </w:tc>
      </w:tr>
    </w:tbl>
    <w:p w14:paraId="137D0887" w14:textId="77777777" w:rsidR="00274B62" w:rsidRDefault="00274B62" w:rsidP="00AC2FF0">
      <w:pPr>
        <w:pStyle w:val="Heading2"/>
        <w:numPr>
          <w:ilvl w:val="1"/>
          <w:numId w:val="34"/>
        </w:numPr>
        <w:rPr>
          <w:rFonts w:ascii="Times New Roman" w:hAnsi="Times New Roman"/>
        </w:rPr>
      </w:pPr>
      <w:bookmarkStart w:id="66" w:name="_Toc222998654"/>
      <w:r w:rsidRPr="117A40C9">
        <w:rPr>
          <w:rFonts w:ascii="Times New Roman" w:hAnsi="Times New Roman"/>
        </w:rPr>
        <w:t>Business Rules</w:t>
      </w:r>
      <w:bookmarkEnd w:id="65"/>
      <w:bookmarkEnd w:id="66"/>
    </w:p>
    <w:p w14:paraId="3A1784F9" w14:textId="0AA99302" w:rsidR="00BE7951" w:rsidRPr="00BE7951" w:rsidRDefault="00EE3585" w:rsidP="00AC2FF0">
      <w:pPr>
        <w:numPr>
          <w:ilvl w:val="0"/>
          <w:numId w:val="11"/>
        </w:numPr>
        <w:jc w:val="both"/>
        <w:rPr>
          <w:rFonts w:ascii="Times New Roman" w:hAnsi="Times New Roman"/>
        </w:rPr>
      </w:pPr>
      <w:r w:rsidRPr="117A40C9">
        <w:rPr>
          <w:rFonts w:ascii="Times New Roman" w:hAnsi="Times New Roman"/>
        </w:rPr>
        <w:t>The system shall generate route recommendations solely based on user-selected preferences, LTA</w:t>
      </w:r>
      <w:r w:rsidR="00213DC8" w:rsidRPr="117A40C9">
        <w:rPr>
          <w:rFonts w:ascii="Times New Roman" w:hAnsi="Times New Roman"/>
        </w:rPr>
        <w:t>,</w:t>
      </w:r>
      <w:r w:rsidRPr="117A40C9">
        <w:rPr>
          <w:rFonts w:ascii="Times New Roman" w:hAnsi="Times New Roman"/>
        </w:rPr>
        <w:t xml:space="preserve"> and Google Maps transport data, without prioritizing any specific transport operators</w:t>
      </w:r>
      <w:ins w:id="67" w:author="Microsoft Word" w:date="2026-02-25T22:02:00Z">
        <w:r w:rsidRPr="117A40C9">
          <w:rPr>
            <w:rFonts w:ascii="Times New Roman" w:hAnsi="Times New Roman"/>
          </w:rPr>
          <w:t xml:space="preserve">. </w:t>
        </w:r>
      </w:ins>
    </w:p>
    <w:p w14:paraId="6D03F0DE" w14:textId="77777777" w:rsidR="00EE3585" w:rsidRDefault="00EE3585" w:rsidP="117A40C9">
      <w:pPr>
        <w:jc w:val="both"/>
        <w:rPr>
          <w:rFonts w:ascii="Times New Roman" w:hAnsi="Times New Roman"/>
        </w:rPr>
      </w:pPr>
    </w:p>
    <w:p w14:paraId="34AE3CEC" w14:textId="2406B306" w:rsidR="00EE3585" w:rsidRPr="00BE7951" w:rsidRDefault="00EE3585" w:rsidP="00AC2FF0">
      <w:pPr>
        <w:numPr>
          <w:ilvl w:val="0"/>
          <w:numId w:val="10"/>
        </w:numPr>
        <w:jc w:val="both"/>
        <w:rPr>
          <w:rFonts w:ascii="Times New Roman" w:hAnsi="Times New Roman"/>
        </w:rPr>
      </w:pPr>
      <w:r w:rsidRPr="117A40C9">
        <w:rPr>
          <w:rFonts w:ascii="Times New Roman" w:hAnsi="Times New Roman"/>
        </w:rPr>
        <w:t>T</w:t>
      </w:r>
      <w:r w:rsidR="00EB4478" w:rsidRPr="117A40C9">
        <w:rPr>
          <w:rFonts w:ascii="Times New Roman" w:hAnsi="Times New Roman"/>
        </w:rPr>
        <w:t xml:space="preserve">he use of data sources by the system shall only be </w:t>
      </w:r>
      <w:r w:rsidR="00213DC8" w:rsidRPr="117A40C9">
        <w:rPr>
          <w:rFonts w:ascii="Times New Roman" w:hAnsi="Times New Roman"/>
        </w:rPr>
        <w:t>configured by authorized system administrators</w:t>
      </w:r>
    </w:p>
    <w:p w14:paraId="292C5006" w14:textId="300EB38A" w:rsidR="00EE3585" w:rsidRPr="00BE7951" w:rsidRDefault="00EE3585" w:rsidP="117A40C9">
      <w:pPr>
        <w:jc w:val="both"/>
        <w:rPr>
          <w:rFonts w:ascii="Times New Roman" w:hAnsi="Times New Roman"/>
        </w:rPr>
      </w:pPr>
    </w:p>
    <w:p w14:paraId="04DBA6E7" w14:textId="6AFB359F" w:rsidR="117A40C9" w:rsidRDefault="117A40C9" w:rsidP="00960BE5">
      <w:pPr>
        <w:rPr>
          <w:rFonts w:ascii="Times New Roman" w:hAnsi="Times New Roman"/>
        </w:rPr>
      </w:pPr>
    </w:p>
    <w:p w14:paraId="71725076" w14:textId="42451557" w:rsidR="00274B62" w:rsidRDefault="00960BE5" w:rsidP="00AC2FF0">
      <w:pPr>
        <w:pStyle w:val="Heading1"/>
        <w:numPr>
          <w:ilvl w:val="0"/>
          <w:numId w:val="34"/>
        </w:numPr>
        <w:rPr>
          <w:rFonts w:ascii="Times New Roman" w:hAnsi="Times New Roman"/>
        </w:rPr>
      </w:pPr>
      <w:bookmarkStart w:id="68" w:name="_Toc439994695"/>
      <w:bookmarkStart w:id="69" w:name="_Toc222998655"/>
      <w:r>
        <w:rPr>
          <w:rFonts w:ascii="Times New Roman" w:hAnsi="Times New Roman"/>
        </w:rPr>
        <w:br w:type="page"/>
      </w:r>
      <w:r w:rsidR="00274B62" w:rsidRPr="117A40C9">
        <w:rPr>
          <w:rFonts w:ascii="Times New Roman" w:hAnsi="Times New Roman"/>
        </w:rPr>
        <w:lastRenderedPageBreak/>
        <w:t>Other Requirements</w:t>
      </w:r>
      <w:bookmarkEnd w:id="68"/>
      <w:bookmarkEnd w:id="69"/>
    </w:p>
    <w:p w14:paraId="2C029BA6" w14:textId="77777777" w:rsidR="00274B62" w:rsidRDefault="00274B62" w:rsidP="117A40C9">
      <w:pPr>
        <w:pStyle w:val="TOCEntry"/>
        <w:spacing w:before="0"/>
        <w:rPr>
          <w:rFonts w:ascii="Times New Roman" w:hAnsi="Times New Roman"/>
        </w:rPr>
      </w:pPr>
      <w:bookmarkStart w:id="70" w:name="_Toc439994696"/>
      <w:bookmarkStart w:id="71" w:name="_Toc222998656"/>
      <w:r w:rsidRPr="117A40C9">
        <w:rPr>
          <w:rFonts w:ascii="Times New Roman" w:hAnsi="Times New Roman"/>
        </w:rPr>
        <w:t>Appendix A: Glossary</w:t>
      </w:r>
      <w:bookmarkEnd w:id="70"/>
      <w:bookmarkEnd w:id="71"/>
    </w:p>
    <w:p w14:paraId="4FCD2766" w14:textId="28EB4317" w:rsidR="000840E0" w:rsidRDefault="000840E0" w:rsidP="00AC2FF0">
      <w:pPr>
        <w:pStyle w:val="Heading2"/>
        <w:numPr>
          <w:ilvl w:val="1"/>
          <w:numId w:val="34"/>
        </w:numPr>
        <w:spacing w:before="0"/>
        <w:rPr>
          <w:rFonts w:ascii="Times New Roman" w:hAnsi="Times New Roman"/>
        </w:rPr>
      </w:pPr>
      <w:bookmarkStart w:id="72" w:name="_Toc222998657"/>
      <w:bookmarkStart w:id="73" w:name="OLE_LINK6"/>
      <w:r w:rsidRPr="117A40C9">
        <w:rPr>
          <w:rFonts w:ascii="Times New Roman" w:hAnsi="Times New Roman"/>
        </w:rPr>
        <w:t>Data Dictionary</w:t>
      </w:r>
      <w:bookmarkEnd w:id="72"/>
    </w:p>
    <w:tbl>
      <w:tblPr>
        <w:tblW w:w="0" w:type="auto"/>
        <w:tblCellMar>
          <w:top w:w="15" w:type="dxa"/>
          <w:left w:w="15" w:type="dxa"/>
          <w:bottom w:w="15" w:type="dxa"/>
          <w:right w:w="15" w:type="dxa"/>
        </w:tblCellMar>
        <w:tblLook w:val="04A0" w:firstRow="1" w:lastRow="0" w:firstColumn="1" w:lastColumn="0" w:noHBand="0" w:noVBand="1"/>
      </w:tblPr>
      <w:tblGrid>
        <w:gridCol w:w="1250"/>
        <w:gridCol w:w="1383"/>
        <w:gridCol w:w="1550"/>
        <w:gridCol w:w="2561"/>
        <w:gridCol w:w="1472"/>
        <w:gridCol w:w="2081"/>
      </w:tblGrid>
      <w:tr w:rsidR="00780F73" w:rsidRPr="00780F73" w14:paraId="13A0CB0F" w14:textId="77777777">
        <w:trPr>
          <w:trHeight w:val="6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bookmarkEnd w:id="73"/>
          <w:p w14:paraId="3507110E"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Term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2627A4"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Type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CBAB73"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Definition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D7D31C4"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Attributes / Data Elements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6EB27FB"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Relationships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669CB16" w14:textId="77777777" w:rsidR="00780F73" w:rsidRPr="00780F73" w:rsidRDefault="00780F73" w:rsidP="00780F73">
            <w:pPr>
              <w:spacing w:line="240" w:lineRule="auto"/>
              <w:jc w:val="center"/>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Constraints / Notes</w:t>
            </w:r>
          </w:p>
        </w:tc>
      </w:tr>
      <w:tr w:rsidR="00780F73" w:rsidRPr="00780F73" w14:paraId="47305055" w14:textId="77777777">
        <w:trPr>
          <w:trHeight w:val="226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A9ABD8B"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User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D662EB9"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41B560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 commuter who uses </w:t>
            </w:r>
            <w:proofErr w:type="spellStart"/>
            <w:r w:rsidRPr="00780F73">
              <w:rPr>
                <w:rFonts w:ascii="Arial" w:eastAsia="Times New Roman" w:hAnsi="Arial" w:cs="Arial"/>
                <w:b/>
                <w:bCs/>
                <w:color w:val="000000"/>
                <w:sz w:val="20"/>
                <w:lang w:eastAsia="zh-CN"/>
              </w:rPr>
              <w:t>SGTravelBud</w:t>
            </w:r>
            <w:proofErr w:type="spellEnd"/>
            <w:r w:rsidRPr="00780F73">
              <w:rPr>
                <w:rFonts w:ascii="Arial" w:eastAsia="Times New Roman" w:hAnsi="Arial" w:cs="Arial"/>
                <w:b/>
                <w:bCs/>
                <w:color w:val="000000"/>
                <w:sz w:val="20"/>
                <w:lang w:eastAsia="zh-CN"/>
              </w:rPr>
              <w:t xml:space="preserve"> to search for and compare travel routes.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BF6CA8"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Arial" w:eastAsia="Times New Roman" w:hAnsi="Arial" w:cs="Arial"/>
                <w:b/>
                <w:bCs/>
                <w:color w:val="000000"/>
                <w:sz w:val="18"/>
                <w:szCs w:val="18"/>
                <w:lang w:eastAsia="zh-CN"/>
              </w:rPr>
              <w:t>userId</w:t>
            </w:r>
            <w:proofErr w:type="spellEnd"/>
            <w:r w:rsidRPr="00780F73">
              <w:rPr>
                <w:rFonts w:ascii="Arial" w:eastAsia="Times New Roman" w:hAnsi="Arial" w:cs="Arial"/>
                <w:b/>
                <w:bCs/>
                <w:color w:val="000000"/>
                <w:sz w:val="20"/>
                <w:lang w:eastAsia="zh-CN"/>
              </w:rPr>
              <w:t xml:space="preserve">, </w:t>
            </w:r>
            <w:proofErr w:type="spellStart"/>
            <w:r w:rsidRPr="00780F73">
              <w:rPr>
                <w:rFonts w:ascii="Arial" w:eastAsia="Times New Roman" w:hAnsi="Arial" w:cs="Arial"/>
                <w:b/>
                <w:bCs/>
                <w:color w:val="000000"/>
                <w:sz w:val="18"/>
                <w:szCs w:val="18"/>
                <w:lang w:eastAsia="zh-CN"/>
              </w:rPr>
              <w:t>selectedLanguage</w:t>
            </w:r>
            <w:proofErr w:type="spellEnd"/>
            <w:r w:rsidRPr="00780F73">
              <w:rPr>
                <w:rFonts w:ascii="Arial" w:eastAsia="Times New Roman" w:hAnsi="Arial" w:cs="Arial"/>
                <w:b/>
                <w:bCs/>
                <w:color w:val="000000"/>
                <w:sz w:val="20"/>
                <w:lang w:eastAsia="zh-CN"/>
              </w:rPr>
              <w:t xml:space="preserve">, </w:t>
            </w:r>
            <w:proofErr w:type="spellStart"/>
            <w:r w:rsidRPr="00780F73">
              <w:rPr>
                <w:rFonts w:ascii="Arial" w:eastAsia="Times New Roman" w:hAnsi="Arial" w:cs="Arial"/>
                <w:b/>
                <w:bCs/>
                <w:color w:val="000000"/>
                <w:sz w:val="18"/>
                <w:szCs w:val="18"/>
                <w:lang w:eastAsia="zh-CN"/>
              </w:rPr>
              <w:t>unitFormat</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B8526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One User owns one set of saved default preference values; one User performs </w:t>
            </w:r>
            <w:proofErr w:type="gramStart"/>
            <w:r w:rsidRPr="00780F73">
              <w:rPr>
                <w:rFonts w:ascii="Arial" w:eastAsia="Times New Roman" w:hAnsi="Arial" w:cs="Arial"/>
                <w:b/>
                <w:bCs/>
                <w:color w:val="000000"/>
                <w:sz w:val="20"/>
                <w:lang w:eastAsia="zh-CN"/>
              </w:rPr>
              <w:t>0..</w:t>
            </w:r>
            <w:proofErr w:type="gramEnd"/>
            <w:r w:rsidRPr="00780F73">
              <w:rPr>
                <w:rFonts w:ascii="Arial" w:eastAsia="Times New Roman" w:hAnsi="Arial" w:cs="Arial"/>
                <w:b/>
                <w:bCs/>
                <w:color w:val="000000"/>
                <w:sz w:val="20"/>
                <w:lang w:eastAsia="zh-CN"/>
              </w:rPr>
              <w:t>* route searches.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3D3BEB"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20"/>
                <w:lang w:eastAsia="zh-CN"/>
              </w:rPr>
              <w:t>selectedLanguage</w:t>
            </w:r>
            <w:proofErr w:type="spellEnd"/>
            <w:r w:rsidRPr="00780F73">
              <w:rPr>
                <w:rFonts w:ascii="Arial" w:eastAsia="Times New Roman" w:hAnsi="Arial" w:cs="Arial"/>
                <w:b/>
                <w:bCs/>
                <w:color w:val="000000"/>
                <w:sz w:val="20"/>
                <w:lang w:eastAsia="zh-CN"/>
              </w:rPr>
              <w:t xml:space="preserve"> and </w:t>
            </w:r>
            <w:proofErr w:type="spellStart"/>
            <w:r w:rsidRPr="00780F73">
              <w:rPr>
                <w:rFonts w:ascii="Roboto Mono" w:eastAsia="Times New Roman" w:hAnsi="Roboto Mono"/>
                <w:b/>
                <w:bCs/>
                <w:color w:val="000000"/>
                <w:sz w:val="20"/>
                <w:lang w:eastAsia="zh-CN"/>
              </w:rPr>
              <w:t>unitFormat</w:t>
            </w:r>
            <w:proofErr w:type="spellEnd"/>
            <w:r w:rsidRPr="00780F73">
              <w:rPr>
                <w:rFonts w:ascii="Arial" w:eastAsia="Times New Roman" w:hAnsi="Arial" w:cs="Arial"/>
                <w:b/>
                <w:bCs/>
                <w:color w:val="000000"/>
                <w:sz w:val="20"/>
                <w:lang w:eastAsia="zh-CN"/>
              </w:rPr>
              <w:t xml:space="preserve"> must be valid supported options.</w:t>
            </w:r>
          </w:p>
        </w:tc>
      </w:tr>
      <w:tr w:rsidR="00780F73" w:rsidRPr="00780F73" w14:paraId="10A70A2E" w14:textId="77777777">
        <w:trPr>
          <w:trHeight w:val="30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869BE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Default Preference Values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E18C52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4FBB17"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saved set of default route search preferences and constraints used by the route search page and Settings screen.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8C92011"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defaultWeightTime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defaultWeightCost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defaultWeightRisk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defaultWeightComfort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maxWalk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maxTransfers</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maxBudget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enabledCategories</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normalisedWeights</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6E02DA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Belongs to one User; </w:t>
            </w:r>
            <w:proofErr w:type="gramStart"/>
            <w:r w:rsidRPr="00780F73">
              <w:rPr>
                <w:rFonts w:ascii="Arial" w:eastAsia="Times New Roman" w:hAnsi="Arial" w:cs="Arial"/>
                <w:b/>
                <w:bCs/>
                <w:color w:val="000000"/>
                <w:sz w:val="20"/>
                <w:lang w:eastAsia="zh-CN"/>
              </w:rPr>
              <w:t>may be</w:t>
            </w:r>
            <w:proofErr w:type="gramEnd"/>
            <w:r w:rsidRPr="00780F73">
              <w:rPr>
                <w:rFonts w:ascii="Arial" w:eastAsia="Times New Roman" w:hAnsi="Arial" w:cs="Arial"/>
                <w:b/>
                <w:bCs/>
                <w:color w:val="000000"/>
                <w:sz w:val="20"/>
                <w:lang w:eastAsia="zh-CN"/>
              </w:rPr>
              <w:t xml:space="preserve"> loaded into </w:t>
            </w:r>
            <w:proofErr w:type="gramStart"/>
            <w:r w:rsidRPr="00780F73">
              <w:rPr>
                <w:rFonts w:ascii="Arial" w:eastAsia="Times New Roman" w:hAnsi="Arial" w:cs="Arial"/>
                <w:b/>
                <w:bCs/>
                <w:color w:val="000000"/>
                <w:sz w:val="20"/>
                <w:lang w:eastAsia="zh-CN"/>
              </w:rPr>
              <w:t>0..</w:t>
            </w:r>
            <w:proofErr w:type="gramEnd"/>
            <w:r w:rsidRPr="00780F73">
              <w:rPr>
                <w:rFonts w:ascii="Arial" w:eastAsia="Times New Roman" w:hAnsi="Arial" w:cs="Arial"/>
                <w:b/>
                <w:bCs/>
                <w:color w:val="000000"/>
                <w:sz w:val="20"/>
                <w:lang w:eastAsia="zh-CN"/>
              </w:rPr>
              <w:t>* route searches.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4434B6"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At least one route category must remain enabled. The sum of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weights must equal 1.0.</w:t>
            </w:r>
          </w:p>
        </w:tc>
      </w:tr>
      <w:tr w:rsidR="00780F73" w:rsidRPr="00780F73" w14:paraId="4728F306" w14:textId="77777777">
        <w:trPr>
          <w:trHeight w:val="334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3E34F0"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Trip Request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481DE2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534B836"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route search request made by the User, containing the selected origin, destination, active preference values, and active route filtering constraints.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8BF059"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20"/>
                <w:lang w:eastAsia="zh-CN"/>
              </w:rPr>
              <w:t>requestId</w:t>
            </w:r>
            <w:proofErr w:type="spellEnd"/>
            <w:r w:rsidRPr="00780F73">
              <w:rPr>
                <w:rFonts w:ascii="Arial" w:eastAsia="Times New Roman" w:hAnsi="Arial" w:cs="Arial"/>
                <w:b/>
                <w:bCs/>
                <w:color w:val="000000"/>
                <w:sz w:val="20"/>
                <w:lang w:eastAsia="zh-CN"/>
              </w:rPr>
              <w:t xml:space="preserve">, </w:t>
            </w:r>
            <w:r w:rsidRPr="00780F73">
              <w:rPr>
                <w:rFonts w:ascii="Roboto Mono" w:eastAsia="Times New Roman" w:hAnsi="Roboto Mono"/>
                <w:b/>
                <w:bCs/>
                <w:color w:val="000000"/>
                <w:sz w:val="20"/>
                <w:lang w:eastAsia="zh-CN"/>
              </w:rPr>
              <w:t>origin</w:t>
            </w:r>
            <w:r w:rsidRPr="00780F73">
              <w:rPr>
                <w:rFonts w:ascii="Arial" w:eastAsia="Times New Roman" w:hAnsi="Arial" w:cs="Arial"/>
                <w:b/>
                <w:bCs/>
                <w:color w:val="000000"/>
                <w:sz w:val="20"/>
                <w:lang w:eastAsia="zh-CN"/>
              </w:rPr>
              <w:t xml:space="preserve">, </w:t>
            </w:r>
            <w:r w:rsidRPr="00780F73">
              <w:rPr>
                <w:rFonts w:ascii="Roboto Mono" w:eastAsia="Times New Roman" w:hAnsi="Roboto Mono"/>
                <w:b/>
                <w:bCs/>
                <w:color w:val="000000"/>
                <w:sz w:val="20"/>
                <w:lang w:eastAsia="zh-CN"/>
              </w:rPr>
              <w:t>destination</w:t>
            </w:r>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wTime</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wCost</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wRisk</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wComfort</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maxWalk</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maxTransfers</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maxBudget</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enabledCategories</w:t>
            </w:r>
            <w:proofErr w:type="spellEnd"/>
            <w:r w:rsidRPr="00780F73">
              <w:rPr>
                <w:rFonts w:ascii="Arial" w:eastAsia="Times New Roman" w:hAnsi="Arial" w:cs="Arial"/>
                <w:b/>
                <w:bCs/>
                <w:color w:val="000000"/>
                <w:sz w:val="20"/>
                <w:lang w:eastAsia="zh-CN"/>
              </w:rPr>
              <w:t xml:space="preserve">, </w:t>
            </w:r>
            <w:proofErr w:type="spellStart"/>
            <w:r w:rsidRPr="00780F73">
              <w:rPr>
                <w:rFonts w:ascii="Roboto Mono" w:eastAsia="Times New Roman" w:hAnsi="Roboto Mono"/>
                <w:b/>
                <w:bCs/>
                <w:color w:val="000000"/>
                <w:sz w:val="20"/>
                <w:lang w:eastAsia="zh-CN"/>
              </w:rPr>
              <w:t>validationStatus</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903C0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Belongs to one User; uses one active set of default or adjusted preference values; may generate </w:t>
            </w:r>
            <w:proofErr w:type="gramStart"/>
            <w:r w:rsidRPr="00780F73">
              <w:rPr>
                <w:rFonts w:ascii="Arial" w:eastAsia="Times New Roman" w:hAnsi="Arial" w:cs="Arial"/>
                <w:b/>
                <w:bCs/>
                <w:color w:val="000000"/>
                <w:sz w:val="20"/>
                <w:lang w:eastAsia="zh-CN"/>
              </w:rPr>
              <w:t>0..</w:t>
            </w:r>
            <w:proofErr w:type="gramEnd"/>
            <w:r w:rsidRPr="00780F73">
              <w:rPr>
                <w:rFonts w:ascii="Arial" w:eastAsia="Times New Roman" w:hAnsi="Arial" w:cs="Arial"/>
                <w:b/>
                <w:bCs/>
                <w:color w:val="000000"/>
                <w:sz w:val="20"/>
                <w:lang w:eastAsia="zh-CN"/>
              </w:rPr>
              <w:t>* Route Options.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5CC7FF" w14:textId="77777777" w:rsidR="00780F73" w:rsidRPr="00780F73" w:rsidRDefault="00780F73" w:rsidP="00780F73">
            <w:pPr>
              <w:spacing w:before="240" w:after="240" w:line="240" w:lineRule="auto"/>
              <w:rPr>
                <w:rFonts w:ascii="Times New Roman" w:eastAsia="Times New Roman" w:hAnsi="Times New Roman"/>
                <w:szCs w:val="24"/>
                <w:lang w:eastAsia="zh-CN"/>
              </w:rPr>
            </w:pPr>
            <w:r w:rsidRPr="00780F73">
              <w:rPr>
                <w:rFonts w:ascii="Roboto Mono" w:eastAsia="Times New Roman" w:hAnsi="Roboto Mono"/>
                <w:b/>
                <w:bCs/>
                <w:color w:val="000000"/>
                <w:sz w:val="20"/>
                <w:lang w:eastAsia="zh-CN"/>
              </w:rPr>
              <w:t>origin</w:t>
            </w:r>
            <w:r w:rsidRPr="00780F73">
              <w:rPr>
                <w:rFonts w:ascii="Arial" w:eastAsia="Times New Roman" w:hAnsi="Arial" w:cs="Arial"/>
                <w:b/>
                <w:bCs/>
                <w:color w:val="000000"/>
                <w:sz w:val="20"/>
                <w:lang w:eastAsia="zh-CN"/>
              </w:rPr>
              <w:t xml:space="preserve"> and </w:t>
            </w:r>
            <w:r w:rsidRPr="00780F73">
              <w:rPr>
                <w:rFonts w:ascii="Roboto Mono" w:eastAsia="Times New Roman" w:hAnsi="Roboto Mono"/>
                <w:b/>
                <w:bCs/>
                <w:color w:val="000000"/>
                <w:sz w:val="20"/>
                <w:lang w:eastAsia="zh-CN"/>
              </w:rPr>
              <w:t>destination</w:t>
            </w:r>
            <w:r w:rsidRPr="00780F73">
              <w:rPr>
                <w:rFonts w:ascii="Arial" w:eastAsia="Times New Roman" w:hAnsi="Arial" w:cs="Arial"/>
                <w:b/>
                <w:bCs/>
                <w:color w:val="000000"/>
                <w:sz w:val="20"/>
                <w:lang w:eastAsia="zh-CN"/>
              </w:rPr>
              <w:t xml:space="preserve"> must be within Singapore and must not be identical.</w:t>
            </w:r>
          </w:p>
          <w:p w14:paraId="4F714320" w14:textId="77777777" w:rsidR="00780F73" w:rsidRPr="00780F73" w:rsidRDefault="00780F73" w:rsidP="00780F73">
            <w:pPr>
              <w:spacing w:line="240" w:lineRule="auto"/>
              <w:rPr>
                <w:rFonts w:ascii="Times New Roman" w:eastAsia="Times New Roman" w:hAnsi="Times New Roman"/>
                <w:szCs w:val="24"/>
                <w:lang w:eastAsia="zh-CN"/>
              </w:rPr>
            </w:pPr>
          </w:p>
        </w:tc>
      </w:tr>
      <w:tr w:rsidR="00780F73" w:rsidRPr="00780F73" w14:paraId="2EFE7FDC" w14:textId="77777777">
        <w:trPr>
          <w:trHeight w:val="310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00033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lastRenderedPageBreak/>
              <w:t>Route Option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0878315"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BCA860"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feasible route generated by the system from the specified origin to the destination under the current route search configuration.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944C5B"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routeId</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category</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timeMin</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cost</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walkMin</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transfers</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risk</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crowding</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delay</w:t>
            </w:r>
            <w:r w:rsidRPr="00780F73">
              <w:rPr>
                <w:rFonts w:ascii="Arial" w:eastAsia="Times New Roman" w:hAnsi="Arial" w:cs="Arial"/>
                <w:b/>
                <w:bCs/>
                <w:color w:val="000000"/>
                <w:sz w:val="18"/>
                <w:szCs w:val="18"/>
                <w:lang w:eastAsia="zh-CN"/>
              </w:rPr>
              <w:t xml:space="preserve">, </w:t>
            </w:r>
            <w:proofErr w:type="gramStart"/>
            <w:r w:rsidRPr="00780F73">
              <w:rPr>
                <w:rFonts w:ascii="Roboto Mono" w:eastAsia="Times New Roman" w:hAnsi="Roboto Mono"/>
                <w:b/>
                <w:bCs/>
                <w:color w:val="000000"/>
                <w:sz w:val="18"/>
                <w:szCs w:val="18"/>
                <w:lang w:eastAsia="zh-CN"/>
              </w:rPr>
              <w:t>comfort</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score</w:t>
            </w:r>
            <w:proofErr w:type="gram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scoreBreakdown</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explanation</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isFallbackUsed</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4224F7"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Belongs to one Trip Request; consists of </w:t>
            </w:r>
            <w:proofErr w:type="gramStart"/>
            <w:r w:rsidRPr="00780F73">
              <w:rPr>
                <w:rFonts w:ascii="Arial" w:eastAsia="Times New Roman" w:hAnsi="Arial" w:cs="Arial"/>
                <w:b/>
                <w:bCs/>
                <w:color w:val="000000"/>
                <w:sz w:val="20"/>
                <w:lang w:eastAsia="zh-CN"/>
              </w:rPr>
              <w:t>1..</w:t>
            </w:r>
            <w:proofErr w:type="gramEnd"/>
            <w:r w:rsidRPr="00780F73">
              <w:rPr>
                <w:rFonts w:ascii="Arial" w:eastAsia="Times New Roman" w:hAnsi="Arial" w:cs="Arial"/>
                <w:b/>
                <w:bCs/>
                <w:color w:val="000000"/>
                <w:sz w:val="20"/>
                <w:lang w:eastAsia="zh-CN"/>
              </w:rPr>
              <w:t xml:space="preserve">* Route Steps; may reference </w:t>
            </w:r>
            <w:proofErr w:type="gramStart"/>
            <w:r w:rsidRPr="00780F73">
              <w:rPr>
                <w:rFonts w:ascii="Arial" w:eastAsia="Times New Roman" w:hAnsi="Arial" w:cs="Arial"/>
                <w:b/>
                <w:bCs/>
                <w:color w:val="000000"/>
                <w:sz w:val="20"/>
                <w:lang w:eastAsia="zh-CN"/>
              </w:rPr>
              <w:t>0..</w:t>
            </w:r>
            <w:proofErr w:type="gramEnd"/>
            <w:r w:rsidRPr="00780F73">
              <w:rPr>
                <w:rFonts w:ascii="Arial" w:eastAsia="Times New Roman" w:hAnsi="Arial" w:cs="Arial"/>
                <w:b/>
                <w:bCs/>
                <w:color w:val="000000"/>
                <w:sz w:val="20"/>
                <w:lang w:eastAsia="zh-CN"/>
              </w:rPr>
              <w:t>* Risk Indicators.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90CC67"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Only feasible routes are retained. Routes are ranked in ascending order of </w:t>
            </w:r>
            <w:proofErr w:type="gramStart"/>
            <w:r w:rsidRPr="00780F73">
              <w:rPr>
                <w:rFonts w:ascii="Roboto Mono" w:eastAsia="Times New Roman" w:hAnsi="Roboto Mono"/>
                <w:b/>
                <w:bCs/>
                <w:color w:val="000000"/>
                <w:sz w:val="20"/>
                <w:lang w:eastAsia="zh-CN"/>
              </w:rPr>
              <w:t>score</w:t>
            </w:r>
            <w:proofErr w:type="gramEnd"/>
            <w:r w:rsidRPr="00780F73">
              <w:rPr>
                <w:rFonts w:ascii="Arial" w:eastAsia="Times New Roman" w:hAnsi="Arial" w:cs="Arial"/>
                <w:b/>
                <w:bCs/>
                <w:color w:val="000000"/>
                <w:sz w:val="20"/>
                <w:lang w:eastAsia="zh-CN"/>
              </w:rPr>
              <w:t>. The system may display up to five distinct route options.</w:t>
            </w:r>
          </w:p>
        </w:tc>
      </w:tr>
      <w:tr w:rsidR="00780F73" w:rsidRPr="00780F73" w14:paraId="1FAF4576"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47BD8BC"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Route Step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E369EE1"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079FDE0"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 continuous portion of a </w:t>
            </w:r>
            <w:proofErr w:type="gramStart"/>
            <w:r w:rsidRPr="00780F73">
              <w:rPr>
                <w:rFonts w:ascii="Arial" w:eastAsia="Times New Roman" w:hAnsi="Arial" w:cs="Arial"/>
                <w:b/>
                <w:bCs/>
                <w:color w:val="000000"/>
                <w:sz w:val="20"/>
                <w:lang w:eastAsia="zh-CN"/>
              </w:rPr>
              <w:t>route that</w:t>
            </w:r>
            <w:proofErr w:type="gramEnd"/>
            <w:r w:rsidRPr="00780F73">
              <w:rPr>
                <w:rFonts w:ascii="Arial" w:eastAsia="Times New Roman" w:hAnsi="Arial" w:cs="Arial"/>
                <w:b/>
                <w:bCs/>
                <w:color w:val="000000"/>
                <w:sz w:val="20"/>
                <w:lang w:eastAsia="zh-CN"/>
              </w:rPr>
              <w:t xml:space="preserve"> represents one movement step or transport step.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30D2F94"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stepId</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mode</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fromName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toName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durationMin</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distanceKm</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riskIndicator</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isTransit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isWalk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isTaxi</w:t>
            </w:r>
            <w:proofErr w:type="spellEnd"/>
            <w:proofErr w:type="gramStart"/>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isDrive</w:t>
            </w:r>
            <w:proofErr w:type="spellEnd"/>
            <w:proofErr w:type="gramEnd"/>
          </w:p>
          <w:p w14:paraId="2BE6F2E5" w14:textId="77777777" w:rsidR="00780F73" w:rsidRPr="00780F73" w:rsidRDefault="00780F73" w:rsidP="00780F73">
            <w:pPr>
              <w:spacing w:line="240" w:lineRule="auto"/>
              <w:rPr>
                <w:rFonts w:ascii="Times New Roman" w:eastAsia="Times New Roman" w:hAnsi="Times New Roman"/>
                <w:szCs w:val="24"/>
                <w:lang w:eastAsia="zh-C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010286"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Belongs to one Route Option; may reference </w:t>
            </w:r>
            <w:proofErr w:type="gramStart"/>
            <w:r w:rsidRPr="00780F73">
              <w:rPr>
                <w:rFonts w:ascii="Arial" w:eastAsia="Times New Roman" w:hAnsi="Arial" w:cs="Arial"/>
                <w:b/>
                <w:bCs/>
                <w:color w:val="000000"/>
                <w:sz w:val="20"/>
                <w:lang w:eastAsia="zh-CN"/>
              </w:rPr>
              <w:t>0..</w:t>
            </w:r>
            <w:proofErr w:type="gramEnd"/>
            <w:r w:rsidRPr="00780F73">
              <w:rPr>
                <w:rFonts w:ascii="Arial" w:eastAsia="Times New Roman" w:hAnsi="Arial" w:cs="Arial"/>
                <w:b/>
                <w:bCs/>
                <w:color w:val="000000"/>
                <w:sz w:val="20"/>
                <w:lang w:eastAsia="zh-CN"/>
              </w:rPr>
              <w:t>1 Risk Indicator.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FCABC85"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18"/>
                <w:szCs w:val="18"/>
                <w:lang w:eastAsia="zh-CN"/>
              </w:rPr>
              <w:t>A Route Step must represent a valid step type such as MRT, Bus, Walk, Taxi, or Drive.</w:t>
            </w:r>
          </w:p>
        </w:tc>
      </w:tr>
      <w:tr w:rsidR="00780F73" w:rsidRPr="00780F73" w14:paraId="57E6857A" w14:textId="77777777">
        <w:trPr>
          <w:trHeight w:val="393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2087F2F"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Risk Indicator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B03F435"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1BC6FB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transport-condition indicator associated with a route step or route, representing crowding-related, delay-related, or derived route-level risk information.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15BC5B"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riskType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riskLevel</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numericValue</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source</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isFallback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timeStamp</w:t>
            </w:r>
            <w:proofErr w:type="spellEnd"/>
          </w:p>
          <w:p w14:paraId="3DE7CDD8" w14:textId="77777777" w:rsidR="00780F73" w:rsidRPr="00780F73" w:rsidRDefault="00780F73" w:rsidP="00780F73">
            <w:pPr>
              <w:spacing w:line="240" w:lineRule="auto"/>
              <w:rPr>
                <w:rFonts w:ascii="Times New Roman" w:eastAsia="Times New Roman" w:hAnsi="Times New Roman"/>
                <w:szCs w:val="24"/>
                <w:lang w:eastAsia="zh-C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0D0A8B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May belong to one Route Step; may be used to derive one route-level Risk value for a Route Option.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FE4643E"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20"/>
                <w:lang w:eastAsia="zh-CN"/>
              </w:rPr>
              <w:t>riskType</w:t>
            </w:r>
            <w:proofErr w:type="spellEnd"/>
            <w:r w:rsidRPr="00780F73">
              <w:rPr>
                <w:rFonts w:ascii="Arial" w:eastAsia="Times New Roman" w:hAnsi="Arial" w:cs="Arial"/>
                <w:b/>
                <w:bCs/>
                <w:color w:val="000000"/>
                <w:sz w:val="20"/>
                <w:lang w:eastAsia="zh-CN"/>
              </w:rPr>
              <w:t xml:space="preserve"> may represent crowding-related or delay-related risk. </w:t>
            </w:r>
            <w:proofErr w:type="spellStart"/>
            <w:r w:rsidRPr="00780F73">
              <w:rPr>
                <w:rFonts w:ascii="Roboto Mono" w:eastAsia="Times New Roman" w:hAnsi="Roboto Mono"/>
                <w:b/>
                <w:bCs/>
                <w:color w:val="000000"/>
                <w:sz w:val="20"/>
                <w:lang w:eastAsia="zh-CN"/>
              </w:rPr>
              <w:t>riskLevel</w:t>
            </w:r>
            <w:proofErr w:type="spellEnd"/>
            <w:r w:rsidRPr="00780F73">
              <w:rPr>
                <w:rFonts w:ascii="Arial" w:eastAsia="Times New Roman" w:hAnsi="Arial" w:cs="Arial"/>
                <w:b/>
                <w:bCs/>
                <w:color w:val="000000"/>
                <w:sz w:val="20"/>
                <w:lang w:eastAsia="zh-CN"/>
              </w:rPr>
              <w:t xml:space="preserve"> must be one of </w:t>
            </w:r>
            <w:r w:rsidRPr="00780F73">
              <w:rPr>
                <w:rFonts w:ascii="Roboto Mono" w:eastAsia="Times New Roman" w:hAnsi="Roboto Mono"/>
                <w:b/>
                <w:bCs/>
                <w:color w:val="000000"/>
                <w:sz w:val="20"/>
                <w:lang w:eastAsia="zh-CN"/>
              </w:rPr>
              <w:t>Low</w:t>
            </w:r>
            <w:r w:rsidRPr="00780F73">
              <w:rPr>
                <w:rFonts w:ascii="Arial" w:eastAsia="Times New Roman" w:hAnsi="Arial" w:cs="Arial"/>
                <w:b/>
                <w:bCs/>
                <w:color w:val="000000"/>
                <w:sz w:val="20"/>
                <w:lang w:eastAsia="zh-CN"/>
              </w:rPr>
              <w:t xml:space="preserve">, </w:t>
            </w:r>
            <w:r w:rsidRPr="00780F73">
              <w:rPr>
                <w:rFonts w:ascii="Roboto Mono" w:eastAsia="Times New Roman" w:hAnsi="Roboto Mono"/>
                <w:b/>
                <w:bCs/>
                <w:color w:val="000000"/>
                <w:sz w:val="20"/>
                <w:lang w:eastAsia="zh-CN"/>
              </w:rPr>
              <w:t>Medium</w:t>
            </w:r>
            <w:r w:rsidRPr="00780F73">
              <w:rPr>
                <w:rFonts w:ascii="Arial" w:eastAsia="Times New Roman" w:hAnsi="Arial" w:cs="Arial"/>
                <w:b/>
                <w:bCs/>
                <w:color w:val="000000"/>
                <w:sz w:val="20"/>
                <w:lang w:eastAsia="zh-CN"/>
              </w:rPr>
              <w:t xml:space="preserve">, </w:t>
            </w:r>
            <w:r w:rsidRPr="00780F73">
              <w:rPr>
                <w:rFonts w:ascii="Roboto Mono" w:eastAsia="Times New Roman" w:hAnsi="Roboto Mono"/>
                <w:b/>
                <w:bCs/>
                <w:color w:val="000000"/>
                <w:sz w:val="20"/>
                <w:lang w:eastAsia="zh-CN"/>
              </w:rPr>
              <w:t>High</w:t>
            </w:r>
            <w:r w:rsidRPr="00780F73">
              <w:rPr>
                <w:rFonts w:ascii="Arial" w:eastAsia="Times New Roman" w:hAnsi="Arial" w:cs="Arial"/>
                <w:b/>
                <w:bCs/>
                <w:color w:val="000000"/>
                <w:sz w:val="20"/>
                <w:lang w:eastAsia="zh-CN"/>
              </w:rPr>
              <w:t xml:space="preserve">, or </w:t>
            </w:r>
            <w:r w:rsidRPr="00780F73">
              <w:rPr>
                <w:rFonts w:ascii="Roboto Mono" w:eastAsia="Times New Roman" w:hAnsi="Roboto Mono"/>
                <w:b/>
                <w:bCs/>
                <w:color w:val="000000"/>
                <w:sz w:val="20"/>
                <w:lang w:eastAsia="zh-CN"/>
              </w:rPr>
              <w:t>Unknown</w:t>
            </w:r>
            <w:r w:rsidRPr="00780F73">
              <w:rPr>
                <w:rFonts w:ascii="Arial" w:eastAsia="Times New Roman" w:hAnsi="Arial" w:cs="Arial"/>
                <w:b/>
                <w:bCs/>
                <w:color w:val="000000"/>
                <w:sz w:val="20"/>
                <w:lang w:eastAsia="zh-CN"/>
              </w:rPr>
              <w:t xml:space="preserve">. For scoring, </w:t>
            </w:r>
            <w:r w:rsidRPr="00780F73">
              <w:rPr>
                <w:rFonts w:ascii="Roboto Mono" w:eastAsia="Times New Roman" w:hAnsi="Roboto Mono"/>
                <w:b/>
                <w:bCs/>
                <w:color w:val="000000"/>
                <w:sz w:val="20"/>
                <w:lang w:eastAsia="zh-CN"/>
              </w:rPr>
              <w:t>Unknown</w:t>
            </w:r>
            <w:r w:rsidRPr="00780F73">
              <w:rPr>
                <w:rFonts w:ascii="Arial" w:eastAsia="Times New Roman" w:hAnsi="Arial" w:cs="Arial"/>
                <w:b/>
                <w:bCs/>
                <w:color w:val="000000"/>
                <w:sz w:val="20"/>
                <w:lang w:eastAsia="zh-CN"/>
              </w:rPr>
              <w:t xml:space="preserve"> may be treated as a neutral value.</w:t>
            </w:r>
          </w:p>
        </w:tc>
      </w:tr>
      <w:tr w:rsidR="00780F73" w:rsidRPr="00780F73" w14:paraId="3F438D04" w14:textId="77777777">
        <w:trPr>
          <w:trHeight w:val="29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9B6E4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Real-Time Transport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E2E5F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External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9D5A2C"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Live transport-related data retrieved from external APIs and used in route assessment, scoring, ranking, and display.</w:t>
            </w:r>
          </w:p>
          <w:p w14:paraId="1099263A" w14:textId="77777777" w:rsidR="00780F73" w:rsidRPr="00780F73" w:rsidRDefault="00780F73" w:rsidP="00780F73">
            <w:pPr>
              <w:spacing w:line="240" w:lineRule="auto"/>
              <w:rPr>
                <w:rFonts w:ascii="Times New Roman" w:eastAsia="Times New Roman" w:hAnsi="Times New Roman"/>
                <w:szCs w:val="24"/>
                <w:lang w:eastAsia="zh-C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E5C3A30"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sourceName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sourceCategory</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rawPayload</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retrievalTimestamp</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freshnessStatus</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331295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Retrieved from external APIs; used to derive Risk Indicators and support Route Option generation.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00BC9A4"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If data is unavailable or stale, fallback data may be used. Real-time and stale data should not be mixed inconsistently within a single route search.</w:t>
            </w:r>
          </w:p>
        </w:tc>
      </w:tr>
      <w:tr w:rsidR="00780F73" w:rsidRPr="00780F73" w14:paraId="4A0460E2" w14:textId="77777777">
        <w:trPr>
          <w:trHeight w:val="219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D85B6A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lastRenderedPageBreak/>
              <w:t>Route Category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DBC391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8E647AC"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high-level route search category that the User may enable or disable on the route search page.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586D0C"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PublicTransit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TaxiDrive</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C5C3DD9"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Referenced by Default Preference Values, Trip Request, and Route Option.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BD9B8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At least one Route Category must remain enabled.</w:t>
            </w:r>
          </w:p>
        </w:tc>
      </w:tr>
      <w:tr w:rsidR="00780F73" w:rsidRPr="00780F73" w14:paraId="2FAC1806" w14:textId="77777777">
        <w:trPr>
          <w:trHeight w:val="199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05ABF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Risk Level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A247B1"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DA536E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categorical representation of transport risk severity used in route assessment and display.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638217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Roboto Mono" w:eastAsia="Times New Roman" w:hAnsi="Roboto Mono"/>
                <w:b/>
                <w:bCs/>
                <w:color w:val="000000"/>
                <w:sz w:val="18"/>
                <w:szCs w:val="18"/>
                <w:lang w:eastAsia="zh-CN"/>
              </w:rPr>
              <w:t>Low</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Medium</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High</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Unknown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67F0F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Used by Risk Indicator and Route Option.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894632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Roboto Mono" w:eastAsia="Times New Roman" w:hAnsi="Roboto Mono"/>
                <w:b/>
                <w:bCs/>
                <w:color w:val="000000"/>
                <w:sz w:val="20"/>
                <w:lang w:eastAsia="zh-CN"/>
              </w:rPr>
              <w:t>Unknown</w:t>
            </w:r>
            <w:r w:rsidRPr="00780F73">
              <w:rPr>
                <w:rFonts w:ascii="Arial" w:eastAsia="Times New Roman" w:hAnsi="Arial" w:cs="Arial"/>
                <w:b/>
                <w:bCs/>
                <w:color w:val="000000"/>
                <w:sz w:val="20"/>
                <w:lang w:eastAsia="zh-CN"/>
              </w:rPr>
              <w:t xml:space="preserve"> is displayed as </w:t>
            </w:r>
            <w:r w:rsidRPr="00780F73">
              <w:rPr>
                <w:rFonts w:ascii="Roboto Mono" w:eastAsia="Times New Roman" w:hAnsi="Roboto Mono"/>
                <w:b/>
                <w:bCs/>
                <w:color w:val="000000"/>
                <w:sz w:val="20"/>
                <w:lang w:eastAsia="zh-CN"/>
              </w:rPr>
              <w:t>Unknown</w:t>
            </w:r>
            <w:r w:rsidRPr="00780F73">
              <w:rPr>
                <w:rFonts w:ascii="Arial" w:eastAsia="Times New Roman" w:hAnsi="Arial" w:cs="Arial"/>
                <w:b/>
                <w:bCs/>
                <w:color w:val="000000"/>
                <w:sz w:val="20"/>
                <w:lang w:eastAsia="zh-CN"/>
              </w:rPr>
              <w:t xml:space="preserve"> to the </w:t>
            </w:r>
            <w:proofErr w:type="gramStart"/>
            <w:r w:rsidRPr="00780F73">
              <w:rPr>
                <w:rFonts w:ascii="Arial" w:eastAsia="Times New Roman" w:hAnsi="Arial" w:cs="Arial"/>
                <w:b/>
                <w:bCs/>
                <w:color w:val="000000"/>
                <w:sz w:val="20"/>
                <w:lang w:eastAsia="zh-CN"/>
              </w:rPr>
              <w:t>User, but</w:t>
            </w:r>
            <w:proofErr w:type="gramEnd"/>
            <w:r w:rsidRPr="00780F73">
              <w:rPr>
                <w:rFonts w:ascii="Arial" w:eastAsia="Times New Roman" w:hAnsi="Arial" w:cs="Arial"/>
                <w:b/>
                <w:bCs/>
                <w:color w:val="000000"/>
                <w:sz w:val="20"/>
                <w:lang w:eastAsia="zh-CN"/>
              </w:rPr>
              <w:t xml:space="preserve"> may be treated as a neutral value for scoring.</w:t>
            </w:r>
          </w:p>
        </w:tc>
      </w:tr>
      <w:tr w:rsidR="00780F73" w:rsidRPr="00780F73" w14:paraId="71BFCBE2" w14:textId="77777777">
        <w:trPr>
          <w:trHeight w:val="199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225DA4"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Data Source Type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6F5702"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F69E04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Indicates whether a value was derived from live data or fallback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BCE345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Roboto Mono" w:eastAsia="Times New Roman" w:hAnsi="Roboto Mono"/>
                <w:b/>
                <w:bCs/>
                <w:color w:val="000000"/>
                <w:sz w:val="18"/>
                <w:szCs w:val="18"/>
                <w:lang w:eastAsia="zh-CN"/>
              </w:rPr>
              <w:t>real-time</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fallback</w:t>
            </w:r>
          </w:p>
          <w:p w14:paraId="70BA2BE4" w14:textId="77777777" w:rsidR="00780F73" w:rsidRPr="00780F73" w:rsidRDefault="00780F73" w:rsidP="00780F73">
            <w:pPr>
              <w:spacing w:line="240" w:lineRule="auto"/>
              <w:rPr>
                <w:rFonts w:ascii="Times New Roman" w:eastAsia="Times New Roman" w:hAnsi="Times New Roman"/>
                <w:szCs w:val="24"/>
                <w:lang w:eastAsia="zh-C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32BE91"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Used by Risk Indicator and Real-Time Transport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C59A5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18"/>
                <w:szCs w:val="18"/>
                <w:lang w:eastAsia="zh-CN"/>
              </w:rPr>
              <w:t>Any fallback-derived output should be clearly marked in the system.</w:t>
            </w:r>
          </w:p>
        </w:tc>
      </w:tr>
      <w:tr w:rsidR="00780F73" w:rsidRPr="00780F73" w14:paraId="3C7CC232" w14:textId="77777777">
        <w:trPr>
          <w:trHeight w:val="366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FD7EBC"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Route Score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F3D6C7"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835A06"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 composite score computed for a route using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preference weights and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route attributes. A lower score indicates a </w:t>
            </w:r>
            <w:proofErr w:type="gramStart"/>
            <w:r w:rsidRPr="00780F73">
              <w:rPr>
                <w:rFonts w:ascii="Arial" w:eastAsia="Times New Roman" w:hAnsi="Arial" w:cs="Arial"/>
                <w:b/>
                <w:bCs/>
                <w:color w:val="000000"/>
                <w:sz w:val="20"/>
                <w:lang w:eastAsia="zh-CN"/>
              </w:rPr>
              <w:t>more preferred</w:t>
            </w:r>
            <w:proofErr w:type="gramEnd"/>
            <w:r w:rsidRPr="00780F73">
              <w:rPr>
                <w:rFonts w:ascii="Arial" w:eastAsia="Times New Roman" w:hAnsi="Arial" w:cs="Arial"/>
                <w:b/>
                <w:bCs/>
                <w:color w:val="000000"/>
                <w:sz w:val="20"/>
                <w:lang w:eastAsia="zh-CN"/>
              </w:rPr>
              <w:t xml:space="preserve"> route.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32167D4"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scoreValue</w:t>
            </w:r>
            <w:proofErr w:type="spellEnd"/>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T'</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Co'</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R'</w:t>
            </w:r>
            <w:r w:rsidRPr="00780F73">
              <w:rPr>
                <w:rFonts w:ascii="Arial" w:eastAsia="Times New Roman" w:hAnsi="Arial" w:cs="Arial"/>
                <w:b/>
                <w:bCs/>
                <w:color w:val="000000"/>
                <w:sz w:val="18"/>
                <w:szCs w:val="18"/>
                <w:lang w:eastAsia="zh-CN"/>
              </w:rPr>
              <w:t xml:space="preserve">, </w:t>
            </w:r>
            <w:r w:rsidRPr="00780F73">
              <w:rPr>
                <w:rFonts w:ascii="Roboto Mono" w:eastAsia="Times New Roman" w:hAnsi="Roboto Mono"/>
                <w:b/>
                <w:bCs/>
                <w:color w:val="000000"/>
                <w:sz w:val="18"/>
                <w:szCs w:val="18"/>
                <w:lang w:eastAsia="zh-CN"/>
              </w:rPr>
              <w:t>F'</w:t>
            </w:r>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wTime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wCost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wRisk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wComfort</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990D1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Attached to one Route Option and used for route ranking.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9782AB"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Computed after min-max </w:t>
            </w:r>
            <w:proofErr w:type="spellStart"/>
            <w:r w:rsidRPr="00780F73">
              <w:rPr>
                <w:rFonts w:ascii="Arial" w:eastAsia="Times New Roman" w:hAnsi="Arial" w:cs="Arial"/>
                <w:b/>
                <w:bCs/>
                <w:color w:val="000000"/>
                <w:sz w:val="20"/>
                <w:lang w:eastAsia="zh-CN"/>
              </w:rPr>
              <w:t>normalisation</w:t>
            </w:r>
            <w:proofErr w:type="spellEnd"/>
            <w:r w:rsidRPr="00780F73">
              <w:rPr>
                <w:rFonts w:ascii="Arial" w:eastAsia="Times New Roman" w:hAnsi="Arial" w:cs="Arial"/>
                <w:b/>
                <w:bCs/>
                <w:color w:val="000000"/>
                <w:sz w:val="20"/>
                <w:lang w:eastAsia="zh-CN"/>
              </w:rPr>
              <w:t>. Tie-breakers may be applied using route-level Risk, Comfort, travel time, travel cost, and transfers.</w:t>
            </w:r>
          </w:p>
        </w:tc>
      </w:tr>
      <w:tr w:rsidR="00780F73" w:rsidRPr="00780F73" w14:paraId="1FCAEF98"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32DD78"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Weight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670E3F"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9A75E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weight derived from the active preference values and scaled so that all criterion weights sum to 1.0.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AB0CA5"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18"/>
                <w:szCs w:val="18"/>
                <w:lang w:eastAsia="zh-CN"/>
              </w:rPr>
              <w:t>wTime</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wCost</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wRisk</w:t>
            </w:r>
            <w:proofErr w:type="spellEnd"/>
            <w:r w:rsidRPr="00780F73">
              <w:rPr>
                <w:rFonts w:ascii="Arial" w:eastAsia="Times New Roman" w:hAnsi="Arial" w:cs="Arial"/>
                <w:b/>
                <w:bCs/>
                <w:color w:val="000000"/>
                <w:sz w:val="18"/>
                <w:szCs w:val="18"/>
                <w:lang w:eastAsia="zh-CN"/>
              </w:rPr>
              <w:t xml:space="preserve">, </w:t>
            </w:r>
            <w:proofErr w:type="spellStart"/>
            <w:r w:rsidRPr="00780F73">
              <w:rPr>
                <w:rFonts w:ascii="Roboto Mono" w:eastAsia="Times New Roman" w:hAnsi="Roboto Mono"/>
                <w:b/>
                <w:bCs/>
                <w:color w:val="000000"/>
                <w:sz w:val="18"/>
                <w:szCs w:val="18"/>
                <w:lang w:eastAsia="zh-CN"/>
              </w:rPr>
              <w:t>wComfort</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410DFF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from one set of Default Preference Values or active Trip Request values; consumed by Route Score calculation.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66D189E" w14:textId="77777777" w:rsidR="00780F73" w:rsidRPr="00780F73" w:rsidRDefault="00780F73" w:rsidP="00780F73">
            <w:pPr>
              <w:spacing w:before="240" w:after="240"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The sum of all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weights must equal 1.0.</w:t>
            </w:r>
          </w:p>
          <w:p w14:paraId="6256320C" w14:textId="77777777" w:rsidR="00780F73" w:rsidRPr="00780F73" w:rsidRDefault="00780F73" w:rsidP="00780F73">
            <w:pPr>
              <w:spacing w:line="240" w:lineRule="auto"/>
              <w:rPr>
                <w:rFonts w:ascii="Times New Roman" w:eastAsia="Times New Roman" w:hAnsi="Times New Roman"/>
                <w:szCs w:val="24"/>
                <w:lang w:eastAsia="zh-CN"/>
              </w:rPr>
            </w:pPr>
          </w:p>
        </w:tc>
      </w:tr>
      <w:tr w:rsidR="00780F73" w:rsidRPr="00780F73" w14:paraId="2AFDE53E"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567003"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Arial" w:eastAsia="Times New Roman" w:hAnsi="Arial" w:cs="Arial"/>
                <w:b/>
                <w:bCs/>
                <w:color w:val="000000"/>
                <w:sz w:val="20"/>
                <w:lang w:eastAsia="zh-CN"/>
              </w:rPr>
              <w:lastRenderedPageBreak/>
              <w:t>Normalised</w:t>
            </w:r>
            <w:proofErr w:type="spellEnd"/>
            <w:r w:rsidRPr="00780F73">
              <w:rPr>
                <w:rFonts w:ascii="Arial" w:eastAsia="Times New Roman" w:hAnsi="Arial" w:cs="Arial"/>
                <w:b/>
                <w:bCs/>
                <w:color w:val="000000"/>
                <w:sz w:val="20"/>
                <w:lang w:eastAsia="zh-CN"/>
              </w:rPr>
              <w:t xml:space="preserve"> Attribute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A13FC1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BBB698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 min-max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route attribute used to compare candidate routes on a common scale.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FCD4CF1"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Roboto Mono" w:eastAsia="Times New Roman" w:hAnsi="Roboto Mono"/>
                <w:b/>
                <w:bCs/>
                <w:color w:val="000000"/>
                <w:sz w:val="20"/>
                <w:lang w:eastAsia="zh-CN"/>
              </w:rPr>
              <w:t>T'</w:t>
            </w:r>
            <w:r w:rsidRPr="00780F73">
              <w:rPr>
                <w:rFonts w:ascii="Arial" w:eastAsia="Times New Roman" w:hAnsi="Arial" w:cs="Arial"/>
                <w:b/>
                <w:bCs/>
                <w:color w:val="000000"/>
                <w:sz w:val="20"/>
                <w:lang w:eastAsia="zh-CN"/>
              </w:rPr>
              <w:t xml:space="preserve"> (travel time), </w:t>
            </w:r>
            <w:r w:rsidRPr="00780F73">
              <w:rPr>
                <w:rFonts w:ascii="Roboto Mono" w:eastAsia="Times New Roman" w:hAnsi="Roboto Mono"/>
                <w:b/>
                <w:bCs/>
                <w:color w:val="000000"/>
                <w:sz w:val="20"/>
                <w:lang w:eastAsia="zh-CN"/>
              </w:rPr>
              <w:t>Co'</w:t>
            </w:r>
            <w:r w:rsidRPr="00780F73">
              <w:rPr>
                <w:rFonts w:ascii="Arial" w:eastAsia="Times New Roman" w:hAnsi="Arial" w:cs="Arial"/>
                <w:b/>
                <w:bCs/>
                <w:color w:val="000000"/>
                <w:sz w:val="20"/>
                <w:lang w:eastAsia="zh-CN"/>
              </w:rPr>
              <w:t xml:space="preserve"> (travel cost), </w:t>
            </w:r>
            <w:r w:rsidRPr="00780F73">
              <w:rPr>
                <w:rFonts w:ascii="Roboto Mono" w:eastAsia="Times New Roman" w:hAnsi="Roboto Mono"/>
                <w:b/>
                <w:bCs/>
                <w:color w:val="000000"/>
                <w:sz w:val="20"/>
                <w:lang w:eastAsia="zh-CN"/>
              </w:rPr>
              <w:t>R'</w:t>
            </w:r>
            <w:r w:rsidRPr="00780F73">
              <w:rPr>
                <w:rFonts w:ascii="Arial" w:eastAsia="Times New Roman" w:hAnsi="Arial" w:cs="Arial"/>
                <w:b/>
                <w:bCs/>
                <w:color w:val="000000"/>
                <w:sz w:val="20"/>
                <w:lang w:eastAsia="zh-CN"/>
              </w:rPr>
              <w:t xml:space="preserve"> (route-level Risk), </w:t>
            </w:r>
            <w:r w:rsidRPr="00780F73">
              <w:rPr>
                <w:rFonts w:ascii="Roboto Mono" w:eastAsia="Times New Roman" w:hAnsi="Roboto Mono"/>
                <w:b/>
                <w:bCs/>
                <w:color w:val="000000"/>
                <w:sz w:val="20"/>
                <w:lang w:eastAsia="zh-CN"/>
              </w:rPr>
              <w:t>F'</w:t>
            </w:r>
            <w:r w:rsidRPr="00780F73">
              <w:rPr>
                <w:rFonts w:ascii="Arial" w:eastAsia="Times New Roman" w:hAnsi="Arial" w:cs="Arial"/>
                <w:b/>
                <w:bCs/>
                <w:color w:val="000000"/>
                <w:sz w:val="20"/>
                <w:lang w:eastAsia="zh-CN"/>
              </w:rPr>
              <w:t xml:space="preserve"> (comfort-related value)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20DAA05"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from candidate Route Options within one Trip Request; consumed by Route Score.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404E05"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Value range is 0.0 to </w:t>
            </w:r>
            <w:proofErr w:type="gramStart"/>
            <w:r w:rsidRPr="00780F73">
              <w:rPr>
                <w:rFonts w:ascii="Arial" w:eastAsia="Times New Roman" w:hAnsi="Arial" w:cs="Arial"/>
                <w:b/>
                <w:bCs/>
                <w:color w:val="000000"/>
                <w:sz w:val="20"/>
                <w:lang w:eastAsia="zh-CN"/>
              </w:rPr>
              <w:t>1.0</w:t>
            </w:r>
            <w:proofErr w:type="gramEnd"/>
            <w:r w:rsidRPr="00780F73">
              <w:rPr>
                <w:rFonts w:ascii="Arial" w:eastAsia="Times New Roman" w:hAnsi="Arial" w:cs="Arial"/>
                <w:b/>
                <w:bCs/>
                <w:color w:val="000000"/>
                <w:sz w:val="20"/>
                <w:lang w:eastAsia="zh-CN"/>
              </w:rPr>
              <w:t xml:space="preserve">. If all candidate routes share the same raw value for an attribute, the </w:t>
            </w:r>
            <w:proofErr w:type="spellStart"/>
            <w:r w:rsidRPr="00780F73">
              <w:rPr>
                <w:rFonts w:ascii="Arial" w:eastAsia="Times New Roman" w:hAnsi="Arial" w:cs="Arial"/>
                <w:b/>
                <w:bCs/>
                <w:color w:val="000000"/>
                <w:sz w:val="20"/>
                <w:lang w:eastAsia="zh-CN"/>
              </w:rPr>
              <w:t>normalised</w:t>
            </w:r>
            <w:proofErr w:type="spellEnd"/>
            <w:r w:rsidRPr="00780F73">
              <w:rPr>
                <w:rFonts w:ascii="Arial" w:eastAsia="Times New Roman" w:hAnsi="Arial" w:cs="Arial"/>
                <w:b/>
                <w:bCs/>
                <w:color w:val="000000"/>
                <w:sz w:val="20"/>
                <w:lang w:eastAsia="zh-CN"/>
              </w:rPr>
              <w:t xml:space="preserve"> value for all routes is 0.0.</w:t>
            </w:r>
          </w:p>
        </w:tc>
      </w:tr>
      <w:tr w:rsidR="00780F73" w:rsidRPr="00780F73" w14:paraId="28EB772F"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95043AD"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Settings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4140F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D669DB3"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 set of system-level user settings used to control </w:t>
            </w:r>
            <w:proofErr w:type="spellStart"/>
            <w:r w:rsidRPr="00780F73">
              <w:rPr>
                <w:rFonts w:ascii="Arial" w:eastAsia="Times New Roman" w:hAnsi="Arial" w:cs="Arial"/>
                <w:b/>
                <w:bCs/>
                <w:color w:val="000000"/>
                <w:sz w:val="20"/>
                <w:lang w:eastAsia="zh-CN"/>
              </w:rPr>
              <w:t>localisation</w:t>
            </w:r>
            <w:proofErr w:type="spellEnd"/>
            <w:r w:rsidRPr="00780F73">
              <w:rPr>
                <w:rFonts w:ascii="Arial" w:eastAsia="Times New Roman" w:hAnsi="Arial" w:cs="Arial"/>
                <w:b/>
                <w:bCs/>
                <w:color w:val="000000"/>
                <w:sz w:val="20"/>
                <w:lang w:eastAsia="zh-CN"/>
              </w:rPr>
              <w:t xml:space="preserve"> and saved default preference values.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BC9E90"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Roboto Mono" w:eastAsia="Times New Roman" w:hAnsi="Roboto Mono"/>
                <w:b/>
                <w:bCs/>
                <w:color w:val="000000"/>
                <w:sz w:val="20"/>
                <w:lang w:eastAsia="zh-CN"/>
              </w:rPr>
              <w:t xml:space="preserve">language, units, </w:t>
            </w:r>
            <w:proofErr w:type="spellStart"/>
            <w:r w:rsidRPr="00780F73">
              <w:rPr>
                <w:rFonts w:ascii="Roboto Mono" w:eastAsia="Times New Roman" w:hAnsi="Roboto Mono"/>
                <w:b/>
                <w:bCs/>
                <w:color w:val="000000"/>
                <w:sz w:val="20"/>
                <w:lang w:eastAsia="zh-CN"/>
              </w:rPr>
              <w:t>defaultWeightTime</w:t>
            </w:r>
            <w:proofErr w:type="spellEnd"/>
            <w:r w:rsidRPr="00780F73">
              <w:rPr>
                <w:rFonts w:ascii="Roboto Mono" w:eastAsia="Times New Roman" w:hAnsi="Roboto Mono"/>
                <w:b/>
                <w:bCs/>
                <w:color w:val="000000"/>
                <w:sz w:val="20"/>
                <w:lang w:eastAsia="zh-CN"/>
              </w:rPr>
              <w:t xml:space="preserve">, </w:t>
            </w:r>
            <w:proofErr w:type="spellStart"/>
            <w:r w:rsidRPr="00780F73">
              <w:rPr>
                <w:rFonts w:ascii="Roboto Mono" w:eastAsia="Times New Roman" w:hAnsi="Roboto Mono"/>
                <w:b/>
                <w:bCs/>
                <w:color w:val="000000"/>
                <w:sz w:val="20"/>
                <w:lang w:eastAsia="zh-CN"/>
              </w:rPr>
              <w:t>defaultWeightCost</w:t>
            </w:r>
            <w:proofErr w:type="spellEnd"/>
            <w:r w:rsidRPr="00780F73">
              <w:rPr>
                <w:rFonts w:ascii="Roboto Mono" w:eastAsia="Times New Roman" w:hAnsi="Roboto Mono"/>
                <w:b/>
                <w:bCs/>
                <w:color w:val="000000"/>
                <w:sz w:val="20"/>
                <w:lang w:eastAsia="zh-CN"/>
              </w:rPr>
              <w:t xml:space="preserve">, </w:t>
            </w:r>
            <w:proofErr w:type="spellStart"/>
            <w:r w:rsidRPr="00780F73">
              <w:rPr>
                <w:rFonts w:ascii="Roboto Mono" w:eastAsia="Times New Roman" w:hAnsi="Roboto Mono"/>
                <w:b/>
                <w:bCs/>
                <w:color w:val="000000"/>
                <w:sz w:val="20"/>
                <w:lang w:eastAsia="zh-CN"/>
              </w:rPr>
              <w:t>defaultWeightRisk</w:t>
            </w:r>
            <w:proofErr w:type="spellEnd"/>
            <w:r w:rsidRPr="00780F73">
              <w:rPr>
                <w:rFonts w:ascii="Roboto Mono" w:eastAsia="Times New Roman" w:hAnsi="Roboto Mono"/>
                <w:b/>
                <w:bCs/>
                <w:color w:val="000000"/>
                <w:sz w:val="20"/>
                <w:lang w:eastAsia="zh-CN"/>
              </w:rPr>
              <w:t xml:space="preserve">, </w:t>
            </w:r>
            <w:proofErr w:type="spellStart"/>
            <w:r w:rsidRPr="00780F73">
              <w:rPr>
                <w:rFonts w:ascii="Roboto Mono" w:eastAsia="Times New Roman" w:hAnsi="Roboto Mono"/>
                <w:b/>
                <w:bCs/>
                <w:color w:val="000000"/>
                <w:sz w:val="20"/>
                <w:lang w:eastAsia="zh-CN"/>
              </w:rPr>
              <w:t>defaultWeightComfort</w:t>
            </w:r>
            <w:proofErr w:type="spellEnd"/>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31BDF8A"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Belongs to one User; stored in the Settings Repository; used by the route search page and Settings page.</w:t>
            </w:r>
          </w:p>
          <w:p w14:paraId="3F5B9A2F" w14:textId="77777777" w:rsidR="00780F73" w:rsidRPr="00780F73" w:rsidRDefault="00780F73" w:rsidP="00780F73">
            <w:pPr>
              <w:spacing w:line="240" w:lineRule="auto"/>
              <w:rPr>
                <w:rFonts w:ascii="Times New Roman" w:eastAsia="Times New Roman" w:hAnsi="Times New Roman"/>
                <w:szCs w:val="24"/>
                <w:lang w:eastAsia="zh-C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836C9E0"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All setting values must be valid </w:t>
            </w:r>
            <w:proofErr w:type="gramStart"/>
            <w:r w:rsidRPr="00780F73">
              <w:rPr>
                <w:rFonts w:ascii="Arial" w:eastAsia="Times New Roman" w:hAnsi="Arial" w:cs="Arial"/>
                <w:b/>
                <w:bCs/>
                <w:color w:val="000000"/>
                <w:sz w:val="20"/>
                <w:lang w:eastAsia="zh-CN"/>
              </w:rPr>
              <w:t>supported</w:t>
            </w:r>
            <w:proofErr w:type="gramEnd"/>
            <w:r w:rsidRPr="00780F73">
              <w:rPr>
                <w:rFonts w:ascii="Arial" w:eastAsia="Times New Roman" w:hAnsi="Arial" w:cs="Arial"/>
                <w:b/>
                <w:bCs/>
                <w:color w:val="000000"/>
                <w:sz w:val="20"/>
                <w:lang w:eastAsia="zh-CN"/>
              </w:rPr>
              <w:t xml:space="preserve"> options.</w:t>
            </w:r>
          </w:p>
        </w:tc>
      </w:tr>
      <w:tr w:rsidR="00780F73" w:rsidRPr="00780F73" w14:paraId="0C160CA4"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C48139F"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Data Status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425BAE4"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7F8788"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A status object describing the freshness and fallback state of a retrieved transport data source.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57F49EA" w14:textId="77777777" w:rsidR="00780F73" w:rsidRPr="00780F73" w:rsidRDefault="00780F73" w:rsidP="00780F73">
            <w:pPr>
              <w:spacing w:line="240" w:lineRule="auto"/>
              <w:rPr>
                <w:rFonts w:ascii="Times New Roman" w:eastAsia="Times New Roman" w:hAnsi="Times New Roman"/>
                <w:szCs w:val="24"/>
                <w:lang w:eastAsia="zh-CN"/>
              </w:rPr>
            </w:pPr>
            <w:proofErr w:type="spellStart"/>
            <w:r w:rsidRPr="00780F73">
              <w:rPr>
                <w:rFonts w:ascii="Roboto Mono" w:eastAsia="Times New Roman" w:hAnsi="Roboto Mono"/>
                <w:b/>
                <w:bCs/>
                <w:color w:val="000000"/>
                <w:sz w:val="20"/>
                <w:lang w:eastAsia="zh-CN"/>
              </w:rPr>
              <w:t>lastRetrieved</w:t>
            </w:r>
            <w:proofErr w:type="spellEnd"/>
            <w:r w:rsidRPr="00780F73">
              <w:rPr>
                <w:rFonts w:ascii="Roboto Mono" w:eastAsia="Times New Roman" w:hAnsi="Roboto Mono"/>
                <w:b/>
                <w:bCs/>
                <w:color w:val="000000"/>
                <w:sz w:val="20"/>
                <w:lang w:eastAsia="zh-CN"/>
              </w:rPr>
              <w:t xml:space="preserve">, </w:t>
            </w:r>
            <w:proofErr w:type="spellStart"/>
            <w:r w:rsidRPr="00780F73">
              <w:rPr>
                <w:rFonts w:ascii="Roboto Mono" w:eastAsia="Times New Roman" w:hAnsi="Roboto Mono"/>
                <w:b/>
                <w:bCs/>
                <w:color w:val="000000"/>
                <w:sz w:val="20"/>
                <w:lang w:eastAsia="zh-CN"/>
              </w:rPr>
              <w:t>isFresh</w:t>
            </w:r>
            <w:proofErr w:type="spellEnd"/>
            <w:r w:rsidRPr="00780F73">
              <w:rPr>
                <w:rFonts w:ascii="Roboto Mono" w:eastAsia="Times New Roman" w:hAnsi="Roboto Mono"/>
                <w:b/>
                <w:bCs/>
                <w:color w:val="000000"/>
                <w:sz w:val="20"/>
                <w:lang w:eastAsia="zh-CN"/>
              </w:rPr>
              <w:t xml:space="preserve">, </w:t>
            </w:r>
            <w:proofErr w:type="spellStart"/>
            <w:r w:rsidRPr="00780F73">
              <w:rPr>
                <w:rFonts w:ascii="Roboto Mono" w:eastAsia="Times New Roman" w:hAnsi="Roboto Mono"/>
                <w:b/>
                <w:bCs/>
                <w:color w:val="000000"/>
                <w:sz w:val="20"/>
                <w:lang w:eastAsia="zh-CN"/>
              </w:rPr>
              <w:t>isFallback</w:t>
            </w:r>
            <w:proofErr w:type="spellEnd"/>
            <w:r w:rsidRPr="00780F73">
              <w:rPr>
                <w:rFonts w:ascii="Roboto Mono" w:eastAsia="Times New Roman" w:hAnsi="Roboto Mono"/>
                <w:b/>
                <w:bCs/>
                <w:color w:val="000000"/>
                <w:sz w:val="20"/>
                <w:lang w:eastAsia="zh-CN"/>
              </w:rPr>
              <w:t>, source, label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438A39"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 xml:space="preserve">Derived from Real-Time Transport </w:t>
            </w:r>
            <w:proofErr w:type="gramStart"/>
            <w:r w:rsidRPr="00780F73">
              <w:rPr>
                <w:rFonts w:ascii="Arial" w:eastAsia="Times New Roman" w:hAnsi="Arial" w:cs="Arial"/>
                <w:b/>
                <w:bCs/>
                <w:color w:val="000000"/>
                <w:sz w:val="20"/>
                <w:lang w:eastAsia="zh-CN"/>
              </w:rPr>
              <w:t>Data;</w:t>
            </w:r>
            <w:proofErr w:type="gramEnd"/>
            <w:r w:rsidRPr="00780F73">
              <w:rPr>
                <w:rFonts w:ascii="Arial" w:eastAsia="Times New Roman" w:hAnsi="Arial" w:cs="Arial"/>
                <w:b/>
                <w:bCs/>
                <w:color w:val="000000"/>
                <w:sz w:val="20"/>
                <w:lang w:eastAsia="zh-CN"/>
              </w:rPr>
              <w:t xml:space="preserve"> may be displayed to the User and used in fallback handling.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1A7C0E" w14:textId="77777777" w:rsidR="00780F73" w:rsidRPr="00780F73" w:rsidRDefault="00780F73" w:rsidP="00780F73">
            <w:pPr>
              <w:spacing w:line="240" w:lineRule="auto"/>
              <w:rPr>
                <w:rFonts w:ascii="Times New Roman" w:eastAsia="Times New Roman" w:hAnsi="Times New Roman"/>
                <w:szCs w:val="24"/>
                <w:lang w:eastAsia="zh-CN"/>
              </w:rPr>
            </w:pPr>
            <w:r w:rsidRPr="00780F73">
              <w:rPr>
                <w:rFonts w:ascii="Arial" w:eastAsia="Times New Roman" w:hAnsi="Arial" w:cs="Arial"/>
                <w:b/>
                <w:bCs/>
                <w:color w:val="000000"/>
                <w:sz w:val="20"/>
                <w:lang w:eastAsia="zh-CN"/>
              </w:rPr>
              <w:t>Used to support data freshness and fallback transparency.</w:t>
            </w:r>
          </w:p>
        </w:tc>
      </w:tr>
    </w:tbl>
    <w:p w14:paraId="44A2B279" w14:textId="1481BFF8" w:rsidR="00302063" w:rsidRPr="00780F73" w:rsidRDefault="00302063" w:rsidP="117A40C9">
      <w:pPr>
        <w:pStyle w:val="template"/>
        <w:rPr>
          <w:rFonts w:ascii="Times New Roman" w:hAnsi="Times New Roman"/>
          <w:i w:val="0"/>
        </w:rPr>
      </w:pPr>
    </w:p>
    <w:p w14:paraId="38195ECE" w14:textId="66866CAB" w:rsidR="00274B62" w:rsidRDefault="00274B62" w:rsidP="117A40C9">
      <w:pPr>
        <w:pStyle w:val="TOCEntry"/>
        <w:rPr>
          <w:rFonts w:ascii="Times New Roman" w:hAnsi="Times New Roman"/>
        </w:rPr>
      </w:pPr>
      <w:bookmarkStart w:id="74" w:name="_Toc439994697"/>
      <w:bookmarkStart w:id="75" w:name="_Toc222998658"/>
      <w:r w:rsidRPr="117A40C9">
        <w:rPr>
          <w:rFonts w:ascii="Times New Roman" w:hAnsi="Times New Roman"/>
        </w:rPr>
        <w:t>Appendix B: Analysis Models</w:t>
      </w:r>
      <w:bookmarkEnd w:id="74"/>
      <w:bookmarkEnd w:id="75"/>
    </w:p>
    <w:p w14:paraId="2EF1E268" w14:textId="109B3AD1" w:rsidR="00820CBF" w:rsidRDefault="00820CBF" w:rsidP="00AC2FF0">
      <w:pPr>
        <w:pStyle w:val="Heading2"/>
        <w:numPr>
          <w:ilvl w:val="1"/>
          <w:numId w:val="34"/>
        </w:numPr>
        <w:rPr>
          <w:rFonts w:ascii="Times New Roman" w:hAnsi="Times New Roman"/>
        </w:rPr>
      </w:pPr>
      <w:r>
        <w:rPr>
          <w:rFonts w:ascii="Times New Roman" w:hAnsi="Times New Roman"/>
        </w:rPr>
        <w:t>Use Case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6B0925" w:rsidRPr="00C217B9" w14:paraId="10E33890"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96E417" w14:textId="77777777" w:rsidR="006B0925" w:rsidRPr="00C217B9" w:rsidRDefault="006B0925" w:rsidP="00B06B2F">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B94043" w14:textId="77777777" w:rsidR="006B0925" w:rsidRPr="00C217B9" w:rsidRDefault="006B0925" w:rsidP="00B06B2F">
            <w:pPr>
              <w:rPr>
                <w:rFonts w:ascii="Times New Roman" w:hAnsi="Times New Roman"/>
              </w:rPr>
            </w:pPr>
            <w:r w:rsidRPr="117A40C9">
              <w:rPr>
                <w:rFonts w:ascii="Times New Roman" w:hAnsi="Times New Roman"/>
              </w:rPr>
              <w:t>UC-01</w:t>
            </w:r>
          </w:p>
        </w:tc>
      </w:tr>
      <w:tr w:rsidR="006B0925" w:rsidRPr="00C217B9" w14:paraId="19E017BB"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FDA734" w14:textId="77777777" w:rsidR="006B0925" w:rsidRPr="00C217B9" w:rsidRDefault="006B0925" w:rsidP="00B06B2F">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046D40" w14:textId="77777777" w:rsidR="006B0925" w:rsidRPr="00C217B9" w:rsidRDefault="006B0925" w:rsidP="00B06B2F">
            <w:pPr>
              <w:rPr>
                <w:rFonts w:ascii="Times New Roman" w:hAnsi="Times New Roman"/>
              </w:rPr>
            </w:pPr>
            <w:r w:rsidRPr="117A40C9">
              <w:rPr>
                <w:rFonts w:ascii="Times New Roman" w:hAnsi="Times New Roman"/>
              </w:rPr>
              <w:t>Detect First-Time User</w:t>
            </w:r>
          </w:p>
        </w:tc>
      </w:tr>
      <w:tr w:rsidR="006B0925" w:rsidRPr="00C217B9" w14:paraId="04898104"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FB0E7D" w14:textId="77777777" w:rsidR="006B0925" w:rsidRPr="00C217B9" w:rsidRDefault="006B0925" w:rsidP="00B06B2F">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67BC08" w14:textId="77777777" w:rsidR="006B0925" w:rsidRPr="00C217B9" w:rsidRDefault="006B0925" w:rsidP="00B06B2F">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A56AF5" w14:textId="77777777" w:rsidR="006B0925" w:rsidRPr="00C217B9" w:rsidRDefault="006B0925" w:rsidP="00B06B2F">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104E9C9" w14:textId="77777777" w:rsidR="006B0925" w:rsidRPr="00C217B9" w:rsidRDefault="006B0925" w:rsidP="00B06B2F">
            <w:pPr>
              <w:rPr>
                <w:rFonts w:ascii="Times New Roman" w:hAnsi="Times New Roman"/>
              </w:rPr>
            </w:pPr>
            <w:r w:rsidRPr="117A40C9">
              <w:rPr>
                <w:rFonts w:ascii="Times New Roman" w:hAnsi="Times New Roman"/>
              </w:rPr>
              <w:t>Huynh Thao Tuong Van</w:t>
            </w:r>
          </w:p>
        </w:tc>
      </w:tr>
      <w:tr w:rsidR="006B0925" w:rsidRPr="00C217B9" w14:paraId="666E0AB2"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272463" w14:textId="77777777" w:rsidR="006B0925" w:rsidRPr="00C217B9" w:rsidRDefault="006B0925" w:rsidP="00B06B2F">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ABAAB4" w14:textId="77777777" w:rsidR="006B0925" w:rsidRPr="00C217B9" w:rsidRDefault="006B0925" w:rsidP="00B06B2F">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C092D4" w14:textId="77777777" w:rsidR="006B0925" w:rsidRPr="00C217B9" w:rsidRDefault="006B0925" w:rsidP="00B06B2F">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CDCE3F" w14:textId="77777777" w:rsidR="006B0925" w:rsidRPr="00C217B9" w:rsidRDefault="006B0925" w:rsidP="00B06B2F">
            <w:pPr>
              <w:rPr>
                <w:rFonts w:ascii="Times New Roman" w:hAnsi="Times New Roman"/>
              </w:rPr>
            </w:pPr>
            <w:r w:rsidRPr="117A40C9">
              <w:rPr>
                <w:rFonts w:ascii="Times New Roman" w:hAnsi="Times New Roman"/>
              </w:rPr>
              <w:t>11/2/2026</w:t>
            </w:r>
          </w:p>
        </w:tc>
      </w:tr>
    </w:tbl>
    <w:p w14:paraId="269D3744" w14:textId="77777777" w:rsidR="006B0925" w:rsidRPr="00C217B9" w:rsidRDefault="006B0925" w:rsidP="006B0925">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0925" w:rsidRPr="00C217B9" w14:paraId="56F0863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5DF50E" w14:textId="77777777" w:rsidR="006B0925" w:rsidRPr="00C217B9" w:rsidRDefault="006B0925" w:rsidP="00B06B2F">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8F139F" w14:textId="77777777" w:rsidR="006B0925" w:rsidRPr="00C217B9" w:rsidRDefault="006B0925" w:rsidP="00B06B2F">
            <w:pPr>
              <w:rPr>
                <w:rFonts w:ascii="Times New Roman" w:hAnsi="Times New Roman"/>
              </w:rPr>
            </w:pPr>
            <w:r w:rsidRPr="117A40C9">
              <w:rPr>
                <w:rFonts w:ascii="Times New Roman" w:hAnsi="Times New Roman"/>
              </w:rPr>
              <w:t>System</w:t>
            </w:r>
          </w:p>
        </w:tc>
      </w:tr>
      <w:tr w:rsidR="006B0925" w:rsidRPr="00C217B9" w14:paraId="36AA4BA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59C272" w14:textId="77777777" w:rsidR="006B0925" w:rsidRPr="00C217B9" w:rsidRDefault="006B0925" w:rsidP="00B06B2F">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8580C7" w14:textId="3F3CD29D" w:rsidR="006B0925" w:rsidRPr="00C217B9" w:rsidRDefault="006B0925" w:rsidP="00B06B2F">
            <w:pPr>
              <w:rPr>
                <w:rFonts w:ascii="Times New Roman" w:hAnsi="Times New Roman"/>
              </w:rPr>
            </w:pPr>
            <w:proofErr w:type="gramStart"/>
            <w:r w:rsidRPr="117A40C9">
              <w:rPr>
                <w:rFonts w:ascii="Times New Roman" w:hAnsi="Times New Roman"/>
              </w:rPr>
              <w:t>Checks</w:t>
            </w:r>
            <w:proofErr w:type="gramEnd"/>
            <w:r w:rsidRPr="117A40C9">
              <w:rPr>
                <w:rFonts w:ascii="Times New Roman" w:hAnsi="Times New Roman"/>
              </w:rPr>
              <w:t xml:space="preserve"> whether the user has launched the app before. If no saved </w:t>
            </w:r>
            <w:r w:rsidRPr="117A40C9">
              <w:rPr>
                <w:rFonts w:ascii="Times New Roman" w:hAnsi="Times New Roman"/>
              </w:rPr>
              <w:lastRenderedPageBreak/>
              <w:t xml:space="preserve">preference profile exists, the system flags them as a first-time user and </w:t>
            </w:r>
            <w:r w:rsidR="0D9A3DAA" w:rsidRPr="564C8C01">
              <w:rPr>
                <w:rFonts w:ascii="Times New Roman" w:eastAsia="Times New Roman" w:hAnsi="Times New Roman"/>
                <w:szCs w:val="24"/>
              </w:rPr>
              <w:t xml:space="preserve">loads default </w:t>
            </w:r>
            <w:r w:rsidRPr="564C8C01">
              <w:rPr>
                <w:rFonts w:ascii="Times New Roman" w:eastAsia="Times New Roman" w:hAnsi="Times New Roman"/>
                <w:szCs w:val="24"/>
              </w:rPr>
              <w:t xml:space="preserve">preference </w:t>
            </w:r>
            <w:r w:rsidR="0D9A3DAA" w:rsidRPr="564C8C01">
              <w:rPr>
                <w:rFonts w:ascii="Times New Roman" w:eastAsia="Times New Roman" w:hAnsi="Times New Roman"/>
                <w:szCs w:val="24"/>
              </w:rPr>
              <w:t>values and proceeds to the main trip</w:t>
            </w:r>
            <w:r w:rsidRPr="564C8C01">
              <w:rPr>
                <w:rFonts w:ascii="Times New Roman" w:eastAsia="Times New Roman" w:hAnsi="Times New Roman"/>
                <w:szCs w:val="24"/>
              </w:rPr>
              <w:t xml:space="preserve"> request </w:t>
            </w:r>
            <w:r w:rsidR="0D9A3DAA" w:rsidRPr="564C8C01">
              <w:rPr>
                <w:rFonts w:ascii="Times New Roman" w:eastAsia="Times New Roman" w:hAnsi="Times New Roman"/>
                <w:szCs w:val="24"/>
              </w:rPr>
              <w:t>screen</w:t>
            </w:r>
            <w:r w:rsidRPr="117A40C9">
              <w:rPr>
                <w:rFonts w:ascii="Times New Roman" w:hAnsi="Times New Roman"/>
              </w:rPr>
              <w:t>.</w:t>
            </w:r>
          </w:p>
        </w:tc>
      </w:tr>
      <w:tr w:rsidR="006B0925" w:rsidRPr="00C217B9" w14:paraId="3E808DA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260F94" w14:textId="77777777" w:rsidR="006B0925" w:rsidRPr="00C217B9" w:rsidRDefault="006B0925" w:rsidP="00B06B2F">
            <w:pPr>
              <w:rPr>
                <w:rFonts w:ascii="Times New Roman" w:hAnsi="Times New Roman"/>
              </w:rPr>
            </w:pPr>
            <w:r w:rsidRPr="117A40C9">
              <w:rPr>
                <w:rFonts w:ascii="Times New Roman" w:hAnsi="Times New Roman"/>
                <w:b/>
                <w:bCs/>
              </w:rPr>
              <w:lastRenderedPageBreak/>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30718A" w14:textId="77777777" w:rsidR="006B0925" w:rsidRPr="00C217B9" w:rsidRDefault="006B0925" w:rsidP="00B06B2F">
            <w:pPr>
              <w:rPr>
                <w:rFonts w:ascii="Times New Roman" w:hAnsi="Times New Roman"/>
              </w:rPr>
            </w:pPr>
            <w:r w:rsidRPr="117A40C9">
              <w:rPr>
                <w:rFonts w:ascii="Times New Roman" w:hAnsi="Times New Roman"/>
              </w:rPr>
              <w:t>User has opened the application</w:t>
            </w:r>
          </w:p>
        </w:tc>
      </w:tr>
      <w:tr w:rsidR="006B0925" w:rsidRPr="00C217B9" w14:paraId="3516F89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C632CD" w14:textId="77777777" w:rsidR="006B0925" w:rsidRPr="00C217B9" w:rsidRDefault="006B0925" w:rsidP="00B06B2F">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97D018" w14:textId="77777777" w:rsidR="006B0925" w:rsidRPr="00C217B9" w:rsidRDefault="006B0925" w:rsidP="00B06B2F">
            <w:pPr>
              <w:rPr>
                <w:rFonts w:ascii="Times New Roman" w:hAnsi="Times New Roman"/>
              </w:rPr>
            </w:pPr>
            <w:r w:rsidRPr="5DBC4B4C">
              <w:rPr>
                <w:rFonts w:ascii="Times New Roman" w:hAnsi="Times New Roman"/>
              </w:rPr>
              <w:t>System has determined whether the user is new or returning and routed them accordingly</w:t>
            </w:r>
          </w:p>
        </w:tc>
      </w:tr>
      <w:tr w:rsidR="006B0925" w:rsidRPr="00C217B9" w14:paraId="72D7556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4BAAD2" w14:textId="77777777" w:rsidR="006B0925" w:rsidRPr="00C217B9" w:rsidRDefault="006B0925" w:rsidP="00B06B2F">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AE51EB1" w14:textId="77777777" w:rsidR="006B0925" w:rsidRPr="00C217B9" w:rsidRDefault="006B0925" w:rsidP="00B06B2F">
            <w:pPr>
              <w:rPr>
                <w:rFonts w:ascii="Times New Roman" w:hAnsi="Times New Roman"/>
              </w:rPr>
            </w:pPr>
            <w:r w:rsidRPr="117A40C9">
              <w:rPr>
                <w:rFonts w:ascii="Times New Roman" w:hAnsi="Times New Roman"/>
              </w:rPr>
              <w:t>High</w:t>
            </w:r>
          </w:p>
        </w:tc>
      </w:tr>
      <w:tr w:rsidR="006B0925" w:rsidRPr="00C217B9" w14:paraId="51F2ED6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F50A71" w14:textId="77777777" w:rsidR="006B0925" w:rsidRPr="00C217B9" w:rsidRDefault="006B0925" w:rsidP="00B06B2F">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9E74C7" w14:textId="77777777" w:rsidR="006B0925" w:rsidRPr="00C217B9" w:rsidRDefault="006B0925" w:rsidP="00B06B2F">
            <w:pPr>
              <w:rPr>
                <w:rFonts w:ascii="Times New Roman" w:hAnsi="Times New Roman"/>
              </w:rPr>
            </w:pPr>
            <w:r w:rsidRPr="117A40C9">
              <w:rPr>
                <w:rFonts w:ascii="Times New Roman" w:hAnsi="Times New Roman"/>
              </w:rPr>
              <w:t xml:space="preserve">Once per new </w:t>
            </w:r>
            <w:proofErr w:type="gramStart"/>
            <w:r w:rsidRPr="117A40C9">
              <w:rPr>
                <w:rFonts w:ascii="Times New Roman" w:hAnsi="Times New Roman"/>
              </w:rPr>
              <w:t>user;</w:t>
            </w:r>
            <w:proofErr w:type="gramEnd"/>
            <w:r w:rsidRPr="117A40C9">
              <w:rPr>
                <w:rFonts w:ascii="Times New Roman" w:hAnsi="Times New Roman"/>
              </w:rPr>
              <w:t xml:space="preserve"> checked every app launch</w:t>
            </w:r>
          </w:p>
        </w:tc>
      </w:tr>
      <w:tr w:rsidR="006B0925" w:rsidRPr="00C217B9" w14:paraId="2906DB2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8B6774" w14:textId="77777777" w:rsidR="006B0925" w:rsidRPr="00C217B9" w:rsidRDefault="006B0925" w:rsidP="00B06B2F">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20CCCD1" w14:textId="77777777" w:rsidR="006B0925" w:rsidRPr="00C217B9" w:rsidRDefault="006B0925" w:rsidP="00B06B2F">
            <w:pPr>
              <w:rPr>
                <w:rFonts w:ascii="Times New Roman" w:hAnsi="Times New Roman"/>
              </w:rPr>
            </w:pPr>
            <w:r w:rsidRPr="117A40C9">
              <w:rPr>
                <w:rFonts w:ascii="Times New Roman" w:hAnsi="Times New Roman"/>
              </w:rPr>
              <w:t>1. User opens the application.</w:t>
            </w:r>
          </w:p>
          <w:p w14:paraId="501A5B8C" w14:textId="77777777" w:rsidR="006B0925" w:rsidRPr="00C217B9" w:rsidRDefault="006B0925" w:rsidP="00B06B2F">
            <w:pPr>
              <w:rPr>
                <w:rFonts w:ascii="Times New Roman" w:hAnsi="Times New Roman"/>
              </w:rPr>
            </w:pPr>
            <w:r w:rsidRPr="117A40C9">
              <w:rPr>
                <w:rFonts w:ascii="Times New Roman" w:hAnsi="Times New Roman"/>
              </w:rPr>
              <w:t>2. System checks for an existing saved preference profile.</w:t>
            </w:r>
          </w:p>
          <w:p w14:paraId="4AA3BAF5" w14:textId="6867BE03" w:rsidR="006B0925" w:rsidRDefault="006B0925" w:rsidP="564C8C01">
            <w:pPr>
              <w:rPr>
                <w:rFonts w:ascii="Times New Roman" w:hAnsi="Times New Roman"/>
              </w:rPr>
            </w:pPr>
            <w:r w:rsidRPr="564C8C01">
              <w:rPr>
                <w:rFonts w:ascii="Times New Roman" w:hAnsi="Times New Roman"/>
              </w:rPr>
              <w:t xml:space="preserve">3. </w:t>
            </w:r>
            <w:r w:rsidR="58CA0EBC" w:rsidRPr="564C8C01">
              <w:rPr>
                <w:rFonts w:ascii="Times New Roman" w:eastAsia="Times New Roman" w:hAnsi="Times New Roman"/>
                <w:szCs w:val="24"/>
              </w:rPr>
              <w:t>If no profile is found, system loads default preference values.</w:t>
            </w:r>
          </w:p>
          <w:p w14:paraId="68A2C09A" w14:textId="038508A9" w:rsidR="006B0925" w:rsidRDefault="006B0925" w:rsidP="564C8C01">
            <w:pPr>
              <w:rPr>
                <w:rFonts w:ascii="Times New Roman" w:hAnsi="Times New Roman"/>
              </w:rPr>
            </w:pPr>
            <w:r w:rsidRPr="564C8C01">
              <w:rPr>
                <w:rFonts w:ascii="Times New Roman" w:hAnsi="Times New Roman"/>
              </w:rPr>
              <w:t xml:space="preserve">4. </w:t>
            </w:r>
            <w:r w:rsidR="51CE005C" w:rsidRPr="564C8C01">
              <w:rPr>
                <w:rFonts w:ascii="Times New Roman" w:eastAsia="Times New Roman" w:hAnsi="Times New Roman"/>
                <w:szCs w:val="24"/>
              </w:rPr>
              <w:t>System proceeds to the main trip request screen. A tooltip or notification informs the user they can configure preferences in Settings.</w:t>
            </w:r>
          </w:p>
          <w:p w14:paraId="2C0077F6" w14:textId="77777777" w:rsidR="006B0925" w:rsidRPr="00C217B9" w:rsidRDefault="006B0925" w:rsidP="00B06B2F">
            <w:pPr>
              <w:rPr>
                <w:rFonts w:ascii="Times New Roman" w:hAnsi="Times New Roman"/>
              </w:rPr>
            </w:pPr>
            <w:r w:rsidRPr="5DBC4B4C">
              <w:rPr>
                <w:rFonts w:ascii="Times New Roman" w:hAnsi="Times New Roman"/>
              </w:rPr>
              <w:t>5. If a profile exists, system proceeds to the main trip request screen.</w:t>
            </w:r>
          </w:p>
        </w:tc>
      </w:tr>
      <w:tr w:rsidR="006B0925" w:rsidRPr="00C217B9" w14:paraId="3667E02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1154C3" w14:textId="77777777" w:rsidR="006B0925" w:rsidRPr="00C217B9" w:rsidRDefault="006B0925" w:rsidP="00B06B2F">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ED732A"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4EDD8FD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104151" w14:textId="77777777" w:rsidR="006B0925" w:rsidRPr="00C217B9" w:rsidRDefault="006B0925" w:rsidP="00B06B2F">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A69CE3"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7D2D780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E45A84" w14:textId="77777777" w:rsidR="006B0925" w:rsidRPr="00C217B9" w:rsidRDefault="006B0925" w:rsidP="00B06B2F">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7135E5"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3EC677F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622BE3" w14:textId="77777777" w:rsidR="006B0925" w:rsidRPr="00C217B9" w:rsidRDefault="006B0925" w:rsidP="00B06B2F">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3A75CF"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476ADC7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F4280C" w14:textId="77777777" w:rsidR="006B0925" w:rsidRPr="00C217B9" w:rsidRDefault="006B0925" w:rsidP="00B06B2F">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B149D9"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3747FA7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991B92" w14:textId="77777777" w:rsidR="006B0925" w:rsidRPr="00C217B9" w:rsidRDefault="006B0925" w:rsidP="00B06B2F">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C3956B" w14:textId="77777777" w:rsidR="006B0925" w:rsidRPr="00C217B9" w:rsidRDefault="006B0925" w:rsidP="00B06B2F">
            <w:pPr>
              <w:rPr>
                <w:rFonts w:ascii="Times New Roman" w:hAnsi="Times New Roman"/>
              </w:rPr>
            </w:pPr>
            <w:r w:rsidRPr="117A40C9">
              <w:rPr>
                <w:rFonts w:ascii="Times New Roman" w:hAnsi="Times New Roman"/>
              </w:rPr>
              <w:t>NIL</w:t>
            </w:r>
          </w:p>
        </w:tc>
      </w:tr>
    </w:tbl>
    <w:p w14:paraId="5F619EB2" w14:textId="77777777" w:rsidR="006B0925" w:rsidRPr="00C217B9" w:rsidRDefault="006B0925" w:rsidP="006B0925">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6B0925" w:rsidRPr="00C217B9" w14:paraId="6E1615E5"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11F439" w14:textId="77777777" w:rsidR="006B0925" w:rsidRPr="00C217B9" w:rsidRDefault="006B0925" w:rsidP="00B06B2F">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D2F537" w14:textId="77777777" w:rsidR="006B0925" w:rsidRPr="00C217B9" w:rsidRDefault="006B0925" w:rsidP="00B06B2F">
            <w:pPr>
              <w:rPr>
                <w:rFonts w:ascii="Times New Roman" w:hAnsi="Times New Roman"/>
              </w:rPr>
            </w:pPr>
            <w:r w:rsidRPr="117A40C9">
              <w:rPr>
                <w:rFonts w:ascii="Times New Roman" w:hAnsi="Times New Roman"/>
              </w:rPr>
              <w:t>UC-02</w:t>
            </w:r>
          </w:p>
        </w:tc>
      </w:tr>
      <w:tr w:rsidR="006B0925" w:rsidRPr="00C217B9" w14:paraId="0C786FAB"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52E701" w14:textId="77777777" w:rsidR="006B0925" w:rsidRPr="00C217B9" w:rsidRDefault="006B0925" w:rsidP="00B06B2F">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74F218" w14:textId="77777777" w:rsidR="006B0925" w:rsidRPr="00C217B9" w:rsidRDefault="006B0925" w:rsidP="00B06B2F">
            <w:pPr>
              <w:rPr>
                <w:rFonts w:ascii="Times New Roman" w:hAnsi="Times New Roman"/>
              </w:rPr>
            </w:pPr>
            <w:r w:rsidRPr="117A40C9">
              <w:rPr>
                <w:rFonts w:ascii="Times New Roman" w:hAnsi="Times New Roman"/>
              </w:rPr>
              <w:t>Configure Preference Profile</w:t>
            </w:r>
          </w:p>
        </w:tc>
      </w:tr>
      <w:tr w:rsidR="006B0925" w:rsidRPr="00C217B9" w14:paraId="22D14E89"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60AAA6" w14:textId="77777777" w:rsidR="006B0925" w:rsidRPr="00C217B9" w:rsidRDefault="006B0925" w:rsidP="00B06B2F">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7F4646" w14:textId="77777777" w:rsidR="006B0925" w:rsidRPr="00C217B9" w:rsidRDefault="006B0925" w:rsidP="00B06B2F">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B7A619" w14:textId="77777777" w:rsidR="006B0925" w:rsidRPr="00C217B9" w:rsidRDefault="006B0925" w:rsidP="00B06B2F">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76BEF8A" w14:textId="77777777" w:rsidR="006B0925" w:rsidRPr="00C217B9" w:rsidRDefault="006B0925" w:rsidP="00B06B2F">
            <w:pPr>
              <w:rPr>
                <w:rFonts w:ascii="Times New Roman" w:hAnsi="Times New Roman"/>
              </w:rPr>
            </w:pPr>
            <w:r w:rsidRPr="117A40C9">
              <w:rPr>
                <w:rFonts w:ascii="Times New Roman" w:hAnsi="Times New Roman"/>
              </w:rPr>
              <w:t>Huynh Thao Tuong Van</w:t>
            </w:r>
          </w:p>
        </w:tc>
      </w:tr>
      <w:tr w:rsidR="006B0925" w:rsidRPr="00C217B9" w14:paraId="73F066CB"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BEA999" w14:textId="77777777" w:rsidR="006B0925" w:rsidRPr="00C217B9" w:rsidRDefault="006B0925" w:rsidP="00B06B2F">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77D2586" w14:textId="77777777" w:rsidR="006B0925" w:rsidRPr="00C217B9" w:rsidRDefault="006B0925" w:rsidP="00B06B2F">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1588CF" w14:textId="77777777" w:rsidR="006B0925" w:rsidRPr="00C217B9" w:rsidRDefault="006B0925" w:rsidP="00B06B2F">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2E1BE1" w14:textId="77777777" w:rsidR="006B0925" w:rsidRPr="00C217B9" w:rsidRDefault="006B0925" w:rsidP="00B06B2F">
            <w:pPr>
              <w:rPr>
                <w:rFonts w:ascii="Times New Roman" w:hAnsi="Times New Roman"/>
              </w:rPr>
            </w:pPr>
            <w:r w:rsidRPr="117A40C9">
              <w:rPr>
                <w:rFonts w:ascii="Times New Roman" w:hAnsi="Times New Roman"/>
              </w:rPr>
              <w:t>11/2/2026</w:t>
            </w:r>
          </w:p>
        </w:tc>
      </w:tr>
    </w:tbl>
    <w:p w14:paraId="68A474B4" w14:textId="77777777" w:rsidR="006B0925" w:rsidRPr="00C217B9" w:rsidRDefault="006B0925" w:rsidP="006B0925">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0925" w:rsidRPr="00C217B9" w14:paraId="4F5AF1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1DFA15" w14:textId="77777777" w:rsidR="006B0925" w:rsidRPr="00C217B9" w:rsidRDefault="006B0925" w:rsidP="00B06B2F">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10F9F32" w14:textId="77777777" w:rsidR="006B0925" w:rsidRPr="00C217B9" w:rsidRDefault="006B0925" w:rsidP="00B06B2F">
            <w:pPr>
              <w:rPr>
                <w:rFonts w:ascii="Times New Roman" w:hAnsi="Times New Roman"/>
              </w:rPr>
            </w:pPr>
            <w:r w:rsidRPr="117A40C9">
              <w:rPr>
                <w:rFonts w:ascii="Times New Roman" w:hAnsi="Times New Roman"/>
              </w:rPr>
              <w:t>User</w:t>
            </w:r>
          </w:p>
        </w:tc>
      </w:tr>
      <w:tr w:rsidR="006B0925" w:rsidRPr="00C217B9" w14:paraId="28A8E56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DE0F75" w14:textId="77777777" w:rsidR="006B0925" w:rsidRPr="00C217B9" w:rsidRDefault="006B0925" w:rsidP="00B06B2F">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03E65A" w14:textId="77777777" w:rsidR="006B0925" w:rsidRPr="00C217B9" w:rsidRDefault="006B0925" w:rsidP="00B06B2F">
            <w:pPr>
              <w:rPr>
                <w:rFonts w:ascii="Times New Roman" w:hAnsi="Times New Roman"/>
              </w:rPr>
            </w:pPr>
            <w:proofErr w:type="gramStart"/>
            <w:r w:rsidRPr="117A40C9">
              <w:rPr>
                <w:rFonts w:ascii="Times New Roman" w:hAnsi="Times New Roman"/>
              </w:rPr>
              <w:t>Allows</w:t>
            </w:r>
            <w:proofErr w:type="gramEnd"/>
            <w:r w:rsidRPr="117A40C9">
              <w:rPr>
                <w:rFonts w:ascii="Times New Roman" w:hAnsi="Times New Roman"/>
              </w:rPr>
              <w:t xml:space="preserve"> the user to set what matters most to them when traveling. They rank their priorities, set walking/transfer limits, and choose their transport modes.</w:t>
            </w:r>
          </w:p>
        </w:tc>
      </w:tr>
      <w:tr w:rsidR="006B0925" w:rsidRPr="00C217B9" w14:paraId="04837CC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276ABE3" w14:textId="77777777" w:rsidR="006B0925" w:rsidRPr="00C217B9" w:rsidRDefault="006B0925" w:rsidP="00B06B2F">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AD1821" w14:textId="77777777" w:rsidR="006B0925" w:rsidRPr="00C217B9" w:rsidRDefault="006B0925" w:rsidP="00B06B2F">
            <w:pPr>
              <w:rPr>
                <w:rFonts w:ascii="Times New Roman" w:hAnsi="Times New Roman"/>
              </w:rPr>
            </w:pPr>
            <w:r w:rsidRPr="5DBC4B4C">
              <w:rPr>
                <w:rFonts w:ascii="Times New Roman" w:hAnsi="Times New Roman"/>
              </w:rPr>
              <w:t>UC-01 when a new user is detected or when User creates an additional preference profile</w:t>
            </w:r>
          </w:p>
        </w:tc>
      </w:tr>
      <w:tr w:rsidR="006B0925" w:rsidRPr="00C217B9" w14:paraId="0D72FBA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56F9D8" w14:textId="77777777" w:rsidR="006B0925" w:rsidRPr="00C217B9" w:rsidRDefault="006B0925" w:rsidP="00B06B2F">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BBB09A" w14:textId="77777777" w:rsidR="006B0925" w:rsidRPr="00C217B9" w:rsidRDefault="006B0925" w:rsidP="00B06B2F">
            <w:pPr>
              <w:rPr>
                <w:rFonts w:ascii="Times New Roman" w:hAnsi="Times New Roman"/>
              </w:rPr>
            </w:pPr>
            <w:r w:rsidRPr="117A40C9">
              <w:rPr>
                <w:rFonts w:ascii="Times New Roman" w:hAnsi="Times New Roman"/>
              </w:rPr>
              <w:t>A complete set of user preferences is ready to be saved</w:t>
            </w:r>
          </w:p>
        </w:tc>
      </w:tr>
      <w:tr w:rsidR="006B0925" w:rsidRPr="00C217B9" w14:paraId="0FD96D3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F2E263E" w14:textId="77777777" w:rsidR="006B0925" w:rsidRPr="00C217B9" w:rsidRDefault="006B0925" w:rsidP="00B06B2F">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7DDECE" w14:textId="77777777" w:rsidR="006B0925" w:rsidRPr="00C217B9" w:rsidRDefault="006B0925" w:rsidP="00B06B2F">
            <w:pPr>
              <w:rPr>
                <w:rFonts w:ascii="Times New Roman" w:hAnsi="Times New Roman"/>
              </w:rPr>
            </w:pPr>
            <w:r w:rsidRPr="117A40C9">
              <w:rPr>
                <w:rFonts w:ascii="Times New Roman" w:hAnsi="Times New Roman"/>
              </w:rPr>
              <w:t>High</w:t>
            </w:r>
          </w:p>
        </w:tc>
      </w:tr>
      <w:tr w:rsidR="006B0925" w:rsidRPr="00C217B9" w14:paraId="0A156E3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3F8B82" w14:textId="77777777" w:rsidR="006B0925" w:rsidRPr="00C217B9" w:rsidRDefault="006B0925" w:rsidP="00B06B2F">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D7BA5D" w14:textId="77777777" w:rsidR="006B0925" w:rsidRPr="00C217B9" w:rsidRDefault="006B0925" w:rsidP="00B06B2F">
            <w:pPr>
              <w:rPr>
                <w:rFonts w:ascii="Times New Roman" w:hAnsi="Times New Roman"/>
              </w:rPr>
            </w:pPr>
            <w:r w:rsidRPr="117A40C9">
              <w:rPr>
                <w:rFonts w:ascii="Times New Roman" w:hAnsi="Times New Roman"/>
              </w:rPr>
              <w:t>Medium Low</w:t>
            </w:r>
          </w:p>
        </w:tc>
      </w:tr>
      <w:tr w:rsidR="006B0925" w:rsidRPr="00C217B9" w14:paraId="67CD44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31BAB9" w14:textId="77777777" w:rsidR="006B0925" w:rsidRPr="00C217B9" w:rsidRDefault="006B0925" w:rsidP="00B06B2F">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D53262" w14:textId="77777777" w:rsidR="006B0925" w:rsidRPr="00C217B9" w:rsidRDefault="006B0925" w:rsidP="00B06B2F">
            <w:pPr>
              <w:rPr>
                <w:rFonts w:ascii="Times New Roman" w:hAnsi="Times New Roman"/>
              </w:rPr>
            </w:pPr>
            <w:r w:rsidRPr="117A40C9">
              <w:rPr>
                <w:rFonts w:ascii="Times New Roman" w:hAnsi="Times New Roman"/>
              </w:rPr>
              <w:t xml:space="preserve">1. User assigns an </w:t>
            </w:r>
            <w:proofErr w:type="gramStart"/>
            <w:r w:rsidRPr="117A40C9">
              <w:rPr>
                <w:rFonts w:ascii="Times New Roman" w:hAnsi="Times New Roman"/>
              </w:rPr>
              <w:t>importance</w:t>
            </w:r>
            <w:proofErr w:type="gramEnd"/>
            <w:r w:rsidRPr="117A40C9">
              <w:rPr>
                <w:rFonts w:ascii="Times New Roman" w:hAnsi="Times New Roman"/>
              </w:rPr>
              <w:t xml:space="preserve"> level (Low, Medium, High) to Travel Time, Reliability, Comfort, and Budget.</w:t>
            </w:r>
          </w:p>
          <w:p w14:paraId="6EFAB815" w14:textId="77777777" w:rsidR="006B0925" w:rsidRPr="00C217B9" w:rsidRDefault="006B0925" w:rsidP="00B06B2F">
            <w:pPr>
              <w:rPr>
                <w:rFonts w:ascii="Times New Roman" w:hAnsi="Times New Roman"/>
              </w:rPr>
            </w:pPr>
            <w:r w:rsidRPr="117A40C9">
              <w:rPr>
                <w:rFonts w:ascii="Times New Roman" w:hAnsi="Times New Roman"/>
              </w:rPr>
              <w:t>2. User sets their max walking tolerance (5, 10, 15, or 20 mins) and transfer tolerance (0, 1, 2, or 3).</w:t>
            </w:r>
          </w:p>
          <w:p w14:paraId="2374FFB5" w14:textId="77777777" w:rsidR="006B0925" w:rsidRPr="00C217B9" w:rsidRDefault="006B0925" w:rsidP="00B06B2F">
            <w:pPr>
              <w:rPr>
                <w:rFonts w:ascii="Times New Roman" w:hAnsi="Times New Roman"/>
              </w:rPr>
            </w:pPr>
            <w:r w:rsidRPr="117A40C9">
              <w:rPr>
                <w:rFonts w:ascii="Times New Roman" w:hAnsi="Times New Roman"/>
              </w:rPr>
              <w:t>3. User toggles their transport modes (MRT-only, MRT and Bus, Taxi, Drive). At least one must be active.</w:t>
            </w:r>
          </w:p>
          <w:p w14:paraId="5A8282D1" w14:textId="548E30A6" w:rsidR="006B0925" w:rsidRPr="00C217B9" w:rsidRDefault="006B0925" w:rsidP="00B06B2F">
            <w:pPr>
              <w:rPr>
                <w:rFonts w:ascii="Times New Roman" w:hAnsi="Times New Roman"/>
              </w:rPr>
            </w:pPr>
            <w:r w:rsidRPr="117A40C9">
              <w:rPr>
                <w:rFonts w:ascii="Times New Roman" w:hAnsi="Times New Roman"/>
              </w:rPr>
              <w:t>4. User optionally configures concession fare eligibility.</w:t>
            </w:r>
          </w:p>
          <w:p w14:paraId="5BE17161" w14:textId="77777777" w:rsidR="006B0925" w:rsidRPr="00C217B9" w:rsidRDefault="006B0925" w:rsidP="00B06B2F">
            <w:pPr>
              <w:rPr>
                <w:rFonts w:ascii="Times New Roman" w:hAnsi="Times New Roman"/>
              </w:rPr>
            </w:pPr>
            <w:r w:rsidRPr="117A40C9">
              <w:rPr>
                <w:rFonts w:ascii="Times New Roman" w:hAnsi="Times New Roman"/>
              </w:rPr>
              <w:t xml:space="preserve">5. System maps weights internally (Low=1, Med=2, High=3) and </w:t>
            </w:r>
            <w:proofErr w:type="spellStart"/>
            <w:r w:rsidRPr="117A40C9">
              <w:rPr>
                <w:rFonts w:ascii="Times New Roman" w:hAnsi="Times New Roman"/>
              </w:rPr>
              <w:t>normalises</w:t>
            </w:r>
            <w:proofErr w:type="spellEnd"/>
            <w:r w:rsidRPr="117A40C9">
              <w:rPr>
                <w:rFonts w:ascii="Times New Roman" w:hAnsi="Times New Roman"/>
              </w:rPr>
              <w:t xml:space="preserve"> them so they equal 1.0.</w:t>
            </w:r>
          </w:p>
          <w:p w14:paraId="72C76DD4" w14:textId="77777777" w:rsidR="006B0925" w:rsidRPr="00C217B9" w:rsidRDefault="006B0925" w:rsidP="00B06B2F">
            <w:pPr>
              <w:rPr>
                <w:rFonts w:ascii="Times New Roman" w:hAnsi="Times New Roman"/>
              </w:rPr>
            </w:pPr>
            <w:r w:rsidRPr="117A40C9">
              <w:rPr>
                <w:rFonts w:ascii="Times New Roman" w:hAnsi="Times New Roman"/>
              </w:rPr>
              <w:t>6. Calls UC-04 to save the preference profile persistently if all validated.</w:t>
            </w:r>
          </w:p>
        </w:tc>
      </w:tr>
      <w:tr w:rsidR="006B0925" w:rsidRPr="00C217B9" w14:paraId="38E59DF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D5E7DB" w14:textId="77777777" w:rsidR="006B0925" w:rsidRPr="00C217B9" w:rsidRDefault="006B0925" w:rsidP="00B06B2F">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12CA5E8"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420C475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E99053" w14:textId="77777777" w:rsidR="006B0925" w:rsidRPr="00C217B9" w:rsidRDefault="006B0925" w:rsidP="00B06B2F">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52B591"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7FAED0D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1A3311" w14:textId="77777777" w:rsidR="006B0925" w:rsidRPr="00C217B9" w:rsidRDefault="006B0925" w:rsidP="00B06B2F">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25F82E"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63CA84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8F3AB8" w14:textId="77777777" w:rsidR="006B0925" w:rsidRPr="00C217B9" w:rsidRDefault="006B0925" w:rsidP="00B06B2F">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CCAB0A"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0BDE7F4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53F66B" w14:textId="77777777" w:rsidR="006B0925" w:rsidRPr="00C217B9" w:rsidRDefault="006B0925" w:rsidP="00B06B2F">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214EF3"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4BEF85A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C630DE" w14:textId="77777777" w:rsidR="006B0925" w:rsidRPr="00C217B9" w:rsidRDefault="006B0925" w:rsidP="00B06B2F">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4D9F92" w14:textId="77777777" w:rsidR="006B0925" w:rsidRPr="00C217B9" w:rsidRDefault="006B0925" w:rsidP="00B06B2F">
            <w:pPr>
              <w:rPr>
                <w:rFonts w:ascii="Times New Roman" w:hAnsi="Times New Roman"/>
              </w:rPr>
            </w:pPr>
            <w:r w:rsidRPr="117A40C9">
              <w:rPr>
                <w:rFonts w:ascii="Times New Roman" w:hAnsi="Times New Roman"/>
              </w:rPr>
              <w:t>NIL</w:t>
            </w:r>
          </w:p>
        </w:tc>
      </w:tr>
    </w:tbl>
    <w:p w14:paraId="3EE7E4F6" w14:textId="77777777" w:rsidR="006B0925" w:rsidRPr="00C217B9" w:rsidRDefault="006B0925" w:rsidP="006B0925">
      <w:pPr>
        <w:rPr>
          <w:rFonts w:ascii="Times New Roman" w:hAnsi="Times New Roman"/>
        </w:rPr>
      </w:pPr>
      <w:r w:rsidRPr="117A40C9">
        <w:rPr>
          <w:rFonts w:ascii="Times New Roman" w:hAnsi="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6B0925" w:rsidRPr="00C217B9" w14:paraId="707718C3"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1478429" w14:textId="77777777" w:rsidR="006B0925" w:rsidRPr="00C217B9" w:rsidRDefault="006B0925" w:rsidP="00B06B2F">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A60E16" w14:textId="77777777" w:rsidR="006B0925" w:rsidRPr="00C217B9" w:rsidRDefault="006B0925" w:rsidP="00B06B2F">
            <w:pPr>
              <w:rPr>
                <w:rFonts w:ascii="Times New Roman" w:hAnsi="Times New Roman"/>
              </w:rPr>
            </w:pPr>
            <w:r w:rsidRPr="117A40C9">
              <w:rPr>
                <w:rFonts w:ascii="Times New Roman" w:hAnsi="Times New Roman"/>
              </w:rPr>
              <w:t>UC-03</w:t>
            </w:r>
          </w:p>
        </w:tc>
      </w:tr>
      <w:tr w:rsidR="006B0925" w:rsidRPr="00C217B9" w14:paraId="7451EF9B"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FDE894" w14:textId="77777777" w:rsidR="006B0925" w:rsidRPr="00C217B9" w:rsidRDefault="006B0925" w:rsidP="00B06B2F">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D0336E" w14:textId="77777777" w:rsidR="006B0925" w:rsidRPr="00C217B9" w:rsidRDefault="006B0925" w:rsidP="00B06B2F">
            <w:pPr>
              <w:rPr>
                <w:rFonts w:ascii="Times New Roman" w:hAnsi="Times New Roman"/>
              </w:rPr>
            </w:pPr>
            <w:r w:rsidRPr="117A40C9">
              <w:rPr>
                <w:rFonts w:ascii="Times New Roman" w:hAnsi="Times New Roman"/>
              </w:rPr>
              <w:t>Modify Preference Profile</w:t>
            </w:r>
          </w:p>
        </w:tc>
      </w:tr>
      <w:tr w:rsidR="006B0925" w:rsidRPr="00C217B9" w14:paraId="4B31D482"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61F5B0" w14:textId="77777777" w:rsidR="006B0925" w:rsidRPr="00C217B9" w:rsidRDefault="006B0925" w:rsidP="00B06B2F">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71B1576" w14:textId="77777777" w:rsidR="006B0925" w:rsidRPr="00C217B9" w:rsidRDefault="006B0925" w:rsidP="00B06B2F">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13365E" w14:textId="77777777" w:rsidR="006B0925" w:rsidRPr="00C217B9" w:rsidRDefault="006B0925" w:rsidP="00B06B2F">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19A092" w14:textId="77777777" w:rsidR="006B0925" w:rsidRPr="00C217B9" w:rsidRDefault="006B0925" w:rsidP="00B06B2F">
            <w:pPr>
              <w:rPr>
                <w:rFonts w:ascii="Times New Roman" w:hAnsi="Times New Roman"/>
              </w:rPr>
            </w:pPr>
            <w:r w:rsidRPr="117A40C9">
              <w:rPr>
                <w:rFonts w:ascii="Times New Roman" w:hAnsi="Times New Roman"/>
              </w:rPr>
              <w:t>Huynh Thao Tuong Van</w:t>
            </w:r>
          </w:p>
        </w:tc>
      </w:tr>
      <w:tr w:rsidR="006B0925" w:rsidRPr="00C217B9" w14:paraId="733A9C41"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B26667" w14:textId="77777777" w:rsidR="006B0925" w:rsidRPr="00C217B9" w:rsidRDefault="006B0925" w:rsidP="00B06B2F">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0F5BD4" w14:textId="77777777" w:rsidR="006B0925" w:rsidRPr="00C217B9" w:rsidRDefault="006B0925" w:rsidP="00B06B2F">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42A8C3" w14:textId="77777777" w:rsidR="006B0925" w:rsidRPr="00C217B9" w:rsidRDefault="006B0925" w:rsidP="00B06B2F">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510506" w14:textId="77777777" w:rsidR="006B0925" w:rsidRPr="00C217B9" w:rsidRDefault="006B0925" w:rsidP="00B06B2F">
            <w:pPr>
              <w:rPr>
                <w:rFonts w:ascii="Times New Roman" w:hAnsi="Times New Roman"/>
              </w:rPr>
            </w:pPr>
            <w:r w:rsidRPr="117A40C9">
              <w:rPr>
                <w:rFonts w:ascii="Times New Roman" w:hAnsi="Times New Roman"/>
              </w:rPr>
              <w:t>11/2/2026</w:t>
            </w:r>
          </w:p>
        </w:tc>
      </w:tr>
    </w:tbl>
    <w:p w14:paraId="2A896B17" w14:textId="77777777" w:rsidR="006B0925" w:rsidRPr="00C217B9" w:rsidRDefault="006B0925" w:rsidP="006B0925">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0925" w:rsidRPr="00C217B9" w14:paraId="40DBE84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DE2665" w14:textId="77777777" w:rsidR="006B0925" w:rsidRPr="00C217B9" w:rsidRDefault="006B0925" w:rsidP="00B06B2F">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973F71E" w14:textId="77777777" w:rsidR="006B0925" w:rsidRPr="00C217B9" w:rsidRDefault="006B0925" w:rsidP="00B06B2F">
            <w:pPr>
              <w:rPr>
                <w:rFonts w:ascii="Times New Roman" w:hAnsi="Times New Roman"/>
              </w:rPr>
            </w:pPr>
            <w:r w:rsidRPr="117A40C9">
              <w:rPr>
                <w:rFonts w:ascii="Times New Roman" w:hAnsi="Times New Roman"/>
              </w:rPr>
              <w:t>User</w:t>
            </w:r>
          </w:p>
        </w:tc>
      </w:tr>
      <w:tr w:rsidR="006B0925" w:rsidRPr="00C217B9" w14:paraId="31C690B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6AD657" w14:textId="77777777" w:rsidR="006B0925" w:rsidRPr="00C217B9" w:rsidRDefault="006B0925" w:rsidP="00B06B2F">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ADACAF" w14:textId="77777777" w:rsidR="006B0925" w:rsidRPr="00C217B9" w:rsidRDefault="006B0925" w:rsidP="00B06B2F">
            <w:pPr>
              <w:rPr>
                <w:rFonts w:ascii="Times New Roman" w:hAnsi="Times New Roman"/>
              </w:rPr>
            </w:pPr>
            <w:proofErr w:type="spellStart"/>
            <w:proofErr w:type="gramStart"/>
            <w:r w:rsidRPr="5DBC4B4C">
              <w:rPr>
                <w:rFonts w:ascii="Times New Roman" w:hAnsi="Times New Roman"/>
              </w:rPr>
              <w:t>Lets</w:t>
            </w:r>
            <w:proofErr w:type="spellEnd"/>
            <w:proofErr w:type="gramEnd"/>
            <w:r w:rsidRPr="5DBC4B4C">
              <w:rPr>
                <w:rFonts w:ascii="Times New Roman" w:hAnsi="Times New Roman"/>
              </w:rPr>
              <w:t xml:space="preserve"> a returning user update their saved default preferences from the Settings screen. Any changes take effect </w:t>
            </w:r>
            <w:proofErr w:type="gramStart"/>
            <w:r w:rsidRPr="5DBC4B4C">
              <w:rPr>
                <w:rFonts w:ascii="Times New Roman" w:hAnsi="Times New Roman"/>
              </w:rPr>
              <w:t>for</w:t>
            </w:r>
            <w:proofErr w:type="gramEnd"/>
            <w:r w:rsidRPr="5DBC4B4C">
              <w:rPr>
                <w:rFonts w:ascii="Times New Roman" w:hAnsi="Times New Roman"/>
              </w:rPr>
              <w:t xml:space="preserve"> all future trips once saved.</w:t>
            </w:r>
          </w:p>
        </w:tc>
      </w:tr>
      <w:tr w:rsidR="006B0925" w:rsidRPr="00C217B9" w14:paraId="53882C1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A984FC" w14:textId="77777777" w:rsidR="006B0925" w:rsidRPr="00C217B9" w:rsidRDefault="006B0925" w:rsidP="00B06B2F">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5F713D" w14:textId="77777777" w:rsidR="006B0925" w:rsidRPr="00C217B9" w:rsidRDefault="006B0925" w:rsidP="00B06B2F">
            <w:pPr>
              <w:rPr>
                <w:rFonts w:ascii="Times New Roman" w:hAnsi="Times New Roman"/>
              </w:rPr>
            </w:pPr>
            <w:r w:rsidRPr="117A40C9">
              <w:rPr>
                <w:rFonts w:ascii="Times New Roman" w:hAnsi="Times New Roman"/>
              </w:rPr>
              <w:t>A saved default preference profile already exists (UC-02 was completed previously)</w:t>
            </w:r>
          </w:p>
        </w:tc>
      </w:tr>
      <w:tr w:rsidR="006B0925" w:rsidRPr="00C217B9" w14:paraId="032FEC3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115783" w14:textId="77777777" w:rsidR="006B0925" w:rsidRPr="00C217B9" w:rsidRDefault="006B0925" w:rsidP="00B06B2F">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57038B" w14:textId="77777777" w:rsidR="006B0925" w:rsidRPr="00C217B9" w:rsidRDefault="006B0925" w:rsidP="00B06B2F">
            <w:pPr>
              <w:rPr>
                <w:rFonts w:ascii="Times New Roman" w:hAnsi="Times New Roman"/>
              </w:rPr>
            </w:pPr>
            <w:r w:rsidRPr="117A40C9">
              <w:rPr>
                <w:rFonts w:ascii="Times New Roman" w:hAnsi="Times New Roman"/>
              </w:rPr>
              <w:t>The modified preferences are ready to be persisted via UC-04</w:t>
            </w:r>
          </w:p>
        </w:tc>
      </w:tr>
      <w:tr w:rsidR="006B0925" w:rsidRPr="00C217B9" w14:paraId="726CCA4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8622F1" w14:textId="77777777" w:rsidR="006B0925" w:rsidRPr="00C217B9" w:rsidRDefault="006B0925" w:rsidP="00B06B2F">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F76866" w14:textId="77777777" w:rsidR="006B0925" w:rsidRPr="00C217B9" w:rsidRDefault="006B0925" w:rsidP="00B06B2F">
            <w:pPr>
              <w:rPr>
                <w:rFonts w:ascii="Times New Roman" w:hAnsi="Times New Roman"/>
              </w:rPr>
            </w:pPr>
            <w:r w:rsidRPr="117A40C9">
              <w:rPr>
                <w:rFonts w:ascii="Times New Roman" w:hAnsi="Times New Roman"/>
              </w:rPr>
              <w:t>Medium</w:t>
            </w:r>
          </w:p>
        </w:tc>
      </w:tr>
      <w:tr w:rsidR="006B0925" w:rsidRPr="00C217B9" w14:paraId="65E651B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99BD1F" w14:textId="77777777" w:rsidR="006B0925" w:rsidRPr="00C217B9" w:rsidRDefault="006B0925" w:rsidP="00B06B2F">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F91D4F" w14:textId="77777777" w:rsidR="006B0925" w:rsidRPr="00C217B9" w:rsidRDefault="006B0925" w:rsidP="00B06B2F">
            <w:pPr>
              <w:rPr>
                <w:rFonts w:ascii="Times New Roman" w:hAnsi="Times New Roman"/>
              </w:rPr>
            </w:pPr>
            <w:r w:rsidRPr="117A40C9">
              <w:rPr>
                <w:rFonts w:ascii="Times New Roman" w:hAnsi="Times New Roman"/>
              </w:rPr>
              <w:t>Low</w:t>
            </w:r>
          </w:p>
        </w:tc>
      </w:tr>
      <w:tr w:rsidR="006B0925" w:rsidRPr="00C217B9" w14:paraId="4EB0AE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DAAB2E" w14:textId="77777777" w:rsidR="006B0925" w:rsidRPr="00C217B9" w:rsidRDefault="006B0925" w:rsidP="00B06B2F">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E5F6A7" w14:textId="77777777" w:rsidR="006B0925" w:rsidRPr="00C217B9" w:rsidRDefault="006B0925" w:rsidP="00B06B2F">
            <w:pPr>
              <w:rPr>
                <w:rFonts w:ascii="Times New Roman" w:hAnsi="Times New Roman"/>
              </w:rPr>
            </w:pPr>
            <w:r w:rsidRPr="117A40C9">
              <w:rPr>
                <w:rFonts w:ascii="Times New Roman" w:hAnsi="Times New Roman"/>
              </w:rPr>
              <w:t>1. User navigates to the Settings screen and opens the saved preference profile.</w:t>
            </w:r>
          </w:p>
          <w:p w14:paraId="1B343093" w14:textId="77777777" w:rsidR="006B0925" w:rsidRPr="00C217B9" w:rsidRDefault="006B0925" w:rsidP="00B06B2F">
            <w:pPr>
              <w:rPr>
                <w:rFonts w:ascii="Times New Roman" w:hAnsi="Times New Roman"/>
              </w:rPr>
            </w:pPr>
            <w:r w:rsidRPr="117A40C9">
              <w:rPr>
                <w:rFonts w:ascii="Times New Roman" w:hAnsi="Times New Roman"/>
              </w:rPr>
              <w:t>2. System displays the current preference values (weights, tolerances, mode toggles, budget, etc.).</w:t>
            </w:r>
          </w:p>
          <w:p w14:paraId="3C382AF4" w14:textId="77777777" w:rsidR="006B0925" w:rsidRPr="00C217B9" w:rsidRDefault="006B0925" w:rsidP="00B06B2F">
            <w:pPr>
              <w:rPr>
                <w:rFonts w:ascii="Times New Roman" w:hAnsi="Times New Roman"/>
              </w:rPr>
            </w:pPr>
            <w:r w:rsidRPr="117A40C9">
              <w:rPr>
                <w:rFonts w:ascii="Times New Roman" w:hAnsi="Times New Roman"/>
              </w:rPr>
              <w:t>3. User edits any combination of preference fields.</w:t>
            </w:r>
          </w:p>
          <w:p w14:paraId="51D4AB48" w14:textId="5AA49A4C" w:rsidR="006B0925" w:rsidRPr="00C217B9" w:rsidRDefault="006B0925" w:rsidP="00B06B2F">
            <w:pPr>
              <w:rPr>
                <w:rFonts w:ascii="Times New Roman" w:hAnsi="Times New Roman"/>
              </w:rPr>
            </w:pPr>
            <w:r w:rsidRPr="564C8C01">
              <w:rPr>
                <w:rFonts w:ascii="Times New Roman" w:hAnsi="Times New Roman"/>
              </w:rPr>
              <w:t xml:space="preserve">4. System validates changes (e.g., at least one </w:t>
            </w:r>
            <w:proofErr w:type="gramStart"/>
            <w:r w:rsidRPr="564C8C01">
              <w:rPr>
                <w:rFonts w:ascii="Times New Roman" w:hAnsi="Times New Roman"/>
              </w:rPr>
              <w:t>transport mode</w:t>
            </w:r>
            <w:proofErr w:type="gramEnd"/>
            <w:r w:rsidRPr="564C8C01">
              <w:rPr>
                <w:rFonts w:ascii="Times New Roman" w:hAnsi="Times New Roman"/>
              </w:rPr>
              <w:t xml:space="preserve"> stays active).</w:t>
            </w:r>
          </w:p>
          <w:p w14:paraId="5DEA626A" w14:textId="2A9F7D0E" w:rsidR="006B0925" w:rsidRDefault="006B0925" w:rsidP="564C8C01">
            <w:pPr>
              <w:rPr>
                <w:rFonts w:ascii="Times New Roman" w:hAnsi="Times New Roman"/>
              </w:rPr>
            </w:pPr>
            <w:r w:rsidRPr="564C8C01">
              <w:rPr>
                <w:rFonts w:ascii="Times New Roman" w:hAnsi="Times New Roman"/>
              </w:rPr>
              <w:t xml:space="preserve">5. </w:t>
            </w:r>
            <w:r w:rsidR="17070016" w:rsidRPr="564C8C01">
              <w:rPr>
                <w:rFonts w:ascii="Times New Roman" w:eastAsia="Times New Roman" w:hAnsi="Times New Roman"/>
                <w:szCs w:val="24"/>
              </w:rPr>
              <w:t xml:space="preserve">System </w:t>
            </w:r>
            <w:proofErr w:type="spellStart"/>
            <w:r w:rsidR="17070016" w:rsidRPr="564C8C01">
              <w:rPr>
                <w:rFonts w:ascii="Times New Roman" w:eastAsia="Times New Roman" w:hAnsi="Times New Roman"/>
                <w:szCs w:val="24"/>
              </w:rPr>
              <w:t>normalises</w:t>
            </w:r>
            <w:proofErr w:type="spellEnd"/>
            <w:r w:rsidR="17070016" w:rsidRPr="564C8C01">
              <w:rPr>
                <w:rFonts w:ascii="Times New Roman" w:eastAsia="Times New Roman" w:hAnsi="Times New Roman"/>
                <w:szCs w:val="24"/>
              </w:rPr>
              <w:t xml:space="preserve"> the updated preference </w:t>
            </w:r>
            <w:proofErr w:type="gramStart"/>
            <w:r w:rsidR="17070016" w:rsidRPr="564C8C01">
              <w:rPr>
                <w:rFonts w:ascii="Times New Roman" w:eastAsia="Times New Roman" w:hAnsi="Times New Roman"/>
                <w:szCs w:val="24"/>
              </w:rPr>
              <w:t>weights</w:t>
            </w:r>
            <w:proofErr w:type="gramEnd"/>
            <w:r w:rsidR="17070016" w:rsidRPr="564C8C01">
              <w:rPr>
                <w:rFonts w:ascii="Times New Roman" w:eastAsia="Times New Roman" w:hAnsi="Times New Roman"/>
                <w:szCs w:val="24"/>
              </w:rPr>
              <w:t xml:space="preserve"> so they sum to 1.0.</w:t>
            </w:r>
          </w:p>
          <w:p w14:paraId="4B852A32" w14:textId="77777777" w:rsidR="006B0925" w:rsidRPr="00C217B9" w:rsidRDefault="006B0925" w:rsidP="00B06B2F">
            <w:pPr>
              <w:rPr>
                <w:rFonts w:ascii="Times New Roman" w:hAnsi="Times New Roman"/>
              </w:rPr>
            </w:pPr>
            <w:r w:rsidRPr="117A40C9">
              <w:rPr>
                <w:rFonts w:ascii="Times New Roman" w:hAnsi="Times New Roman"/>
              </w:rPr>
              <w:t>6. Calls UC-04 to persist the updated profile.</w:t>
            </w:r>
          </w:p>
        </w:tc>
      </w:tr>
      <w:tr w:rsidR="006B0925" w:rsidRPr="00C217B9" w14:paraId="6456CD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2D2636" w14:textId="77777777" w:rsidR="006B0925" w:rsidRPr="00C217B9" w:rsidRDefault="006B0925" w:rsidP="00B06B2F">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1FC860"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5AC46D9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273977" w14:textId="77777777" w:rsidR="006B0925" w:rsidRPr="00C217B9" w:rsidRDefault="006B0925" w:rsidP="00B06B2F">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8D47CCD" w14:textId="77777777" w:rsidR="006B0925" w:rsidRPr="00C217B9" w:rsidRDefault="006B0925" w:rsidP="00B06B2F">
            <w:pPr>
              <w:rPr>
                <w:rFonts w:ascii="Times New Roman" w:hAnsi="Times New Roman"/>
              </w:rPr>
            </w:pPr>
            <w:r w:rsidRPr="117A40C9">
              <w:rPr>
                <w:rFonts w:ascii="Times New Roman" w:hAnsi="Times New Roman"/>
              </w:rPr>
              <w:t>If the user tries to disable the last active transport mode, system blocks the action and shows a validation error.</w:t>
            </w:r>
          </w:p>
        </w:tc>
      </w:tr>
      <w:tr w:rsidR="006B0925" w:rsidRPr="00C217B9" w14:paraId="13DF2F5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CADC8CC" w14:textId="77777777" w:rsidR="006B0925" w:rsidRPr="00C217B9" w:rsidRDefault="006B0925" w:rsidP="00B06B2F">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FD0CC1"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23146D9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28E84F" w14:textId="77777777" w:rsidR="006B0925" w:rsidRPr="00C217B9" w:rsidRDefault="006B0925" w:rsidP="00B06B2F">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65239F"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22DF1AF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1BD2A19" w14:textId="77777777" w:rsidR="006B0925" w:rsidRPr="00C217B9" w:rsidRDefault="006B0925" w:rsidP="00B06B2F">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04DEAB"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584A0D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195AB4" w14:textId="77777777" w:rsidR="006B0925" w:rsidRPr="00C217B9" w:rsidRDefault="006B0925" w:rsidP="00B06B2F">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B98C59" w14:textId="77777777" w:rsidR="006B0925" w:rsidRPr="00C217B9" w:rsidRDefault="006B0925" w:rsidP="00B06B2F">
            <w:pPr>
              <w:rPr>
                <w:rFonts w:ascii="Times New Roman" w:hAnsi="Times New Roman"/>
              </w:rPr>
            </w:pPr>
            <w:r w:rsidRPr="117A40C9">
              <w:rPr>
                <w:rFonts w:ascii="Times New Roman" w:hAnsi="Times New Roman"/>
              </w:rPr>
              <w:t>NIL</w:t>
            </w:r>
          </w:p>
        </w:tc>
      </w:tr>
    </w:tbl>
    <w:p w14:paraId="48441BE4" w14:textId="77777777" w:rsidR="006B0925" w:rsidRDefault="006B0925" w:rsidP="006B0925">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6B0925" w:rsidRPr="00C217B9" w14:paraId="4141B99C"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EEDE4E" w14:textId="77777777" w:rsidR="006B0925" w:rsidRPr="00C217B9" w:rsidRDefault="006B0925" w:rsidP="00B06B2F">
            <w:pPr>
              <w:rPr>
                <w:rFonts w:ascii="Times New Roman" w:hAnsi="Times New Roman"/>
              </w:rPr>
            </w:pPr>
            <w:r w:rsidRPr="117A40C9">
              <w:rPr>
                <w:rFonts w:ascii="Times New Roman" w:hAnsi="Times New Roman"/>
                <w:b/>
                <w:bCs/>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1D3466E" w14:textId="77777777" w:rsidR="006B0925" w:rsidRPr="00C217B9" w:rsidRDefault="006B0925" w:rsidP="00B06B2F">
            <w:pPr>
              <w:rPr>
                <w:rFonts w:ascii="Times New Roman" w:hAnsi="Times New Roman"/>
              </w:rPr>
            </w:pPr>
            <w:r w:rsidRPr="117A40C9">
              <w:rPr>
                <w:rFonts w:ascii="Times New Roman" w:hAnsi="Times New Roman"/>
              </w:rPr>
              <w:t>UC-04</w:t>
            </w:r>
          </w:p>
        </w:tc>
      </w:tr>
      <w:tr w:rsidR="006B0925" w:rsidRPr="00C217B9" w14:paraId="3ADA9B07"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7A72BC" w14:textId="77777777" w:rsidR="006B0925" w:rsidRPr="00C217B9" w:rsidRDefault="006B0925" w:rsidP="00B06B2F">
            <w:pPr>
              <w:rPr>
                <w:rFonts w:ascii="Times New Roman" w:hAnsi="Times New Roman"/>
              </w:rPr>
            </w:pPr>
            <w:r w:rsidRPr="117A40C9">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19060B4" w14:textId="77777777" w:rsidR="006B0925" w:rsidRPr="00C217B9" w:rsidRDefault="006B0925" w:rsidP="00B06B2F">
            <w:pPr>
              <w:rPr>
                <w:rFonts w:ascii="Times New Roman" w:hAnsi="Times New Roman"/>
              </w:rPr>
            </w:pPr>
            <w:r w:rsidRPr="117A40C9">
              <w:rPr>
                <w:rFonts w:ascii="Times New Roman" w:hAnsi="Times New Roman"/>
              </w:rPr>
              <w:t>Save Preference Profile</w:t>
            </w:r>
          </w:p>
        </w:tc>
      </w:tr>
      <w:tr w:rsidR="006B0925" w:rsidRPr="00C217B9" w14:paraId="46139FA0"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7A39E0" w14:textId="77777777" w:rsidR="006B0925" w:rsidRPr="00C217B9" w:rsidRDefault="006B0925" w:rsidP="00B06B2F">
            <w:pPr>
              <w:rPr>
                <w:rFonts w:ascii="Times New Roman" w:hAnsi="Times New Roman"/>
              </w:rPr>
            </w:pPr>
            <w:r w:rsidRPr="117A40C9">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0B3A84" w14:textId="77777777" w:rsidR="006B0925" w:rsidRPr="00C217B9" w:rsidRDefault="006B0925" w:rsidP="00B06B2F">
            <w:pPr>
              <w:rPr>
                <w:rFonts w:ascii="Times New Roman" w:hAnsi="Times New Roman"/>
              </w:rPr>
            </w:pPr>
            <w:r w:rsidRPr="117A40C9">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CD0A269" w14:textId="77777777" w:rsidR="006B0925" w:rsidRPr="00C217B9" w:rsidRDefault="006B0925" w:rsidP="00B06B2F">
            <w:pPr>
              <w:rPr>
                <w:rFonts w:ascii="Times New Roman" w:hAnsi="Times New Roman"/>
              </w:rPr>
            </w:pPr>
            <w:r w:rsidRPr="117A40C9">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AF3626C" w14:textId="77777777" w:rsidR="006B0925" w:rsidRPr="00C217B9" w:rsidRDefault="006B0925" w:rsidP="00B06B2F">
            <w:pPr>
              <w:rPr>
                <w:rFonts w:ascii="Times New Roman" w:hAnsi="Times New Roman"/>
              </w:rPr>
            </w:pPr>
            <w:r w:rsidRPr="117A40C9">
              <w:rPr>
                <w:rFonts w:ascii="Times New Roman" w:hAnsi="Times New Roman"/>
              </w:rPr>
              <w:t>Huynh Thao Tuong Van</w:t>
            </w:r>
          </w:p>
        </w:tc>
      </w:tr>
      <w:tr w:rsidR="006B0925" w:rsidRPr="00C217B9" w14:paraId="3F1C45CA" w14:textId="77777777" w:rsidTr="00B06B2F">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DFA785" w14:textId="77777777" w:rsidR="006B0925" w:rsidRPr="00C217B9" w:rsidRDefault="006B0925" w:rsidP="00B06B2F">
            <w:pPr>
              <w:rPr>
                <w:rFonts w:ascii="Times New Roman" w:hAnsi="Times New Roman"/>
              </w:rPr>
            </w:pPr>
            <w:r w:rsidRPr="117A40C9">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2A96D3" w14:textId="77777777" w:rsidR="006B0925" w:rsidRPr="00C217B9" w:rsidRDefault="006B0925" w:rsidP="00B06B2F">
            <w:pPr>
              <w:rPr>
                <w:rFonts w:ascii="Times New Roman" w:hAnsi="Times New Roman"/>
              </w:rPr>
            </w:pPr>
            <w:r w:rsidRPr="117A40C9">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0E8D9B8" w14:textId="77777777" w:rsidR="006B0925" w:rsidRPr="00C217B9" w:rsidRDefault="006B0925" w:rsidP="00B06B2F">
            <w:pPr>
              <w:rPr>
                <w:rFonts w:ascii="Times New Roman" w:hAnsi="Times New Roman"/>
              </w:rPr>
            </w:pPr>
            <w:r w:rsidRPr="117A40C9">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F5431B" w14:textId="77777777" w:rsidR="006B0925" w:rsidRPr="00C217B9" w:rsidRDefault="006B0925" w:rsidP="00B06B2F">
            <w:pPr>
              <w:rPr>
                <w:rFonts w:ascii="Times New Roman" w:hAnsi="Times New Roman"/>
              </w:rPr>
            </w:pPr>
            <w:r w:rsidRPr="117A40C9">
              <w:rPr>
                <w:rFonts w:ascii="Times New Roman" w:hAnsi="Times New Roman"/>
              </w:rPr>
              <w:t>11/2/2026</w:t>
            </w:r>
          </w:p>
        </w:tc>
      </w:tr>
    </w:tbl>
    <w:p w14:paraId="3AAE2E33" w14:textId="77777777" w:rsidR="006B0925" w:rsidRPr="00C217B9" w:rsidRDefault="006B0925" w:rsidP="006B0925">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0925" w:rsidRPr="00C217B9" w14:paraId="232F3F3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72F2FDF" w14:textId="77777777" w:rsidR="006B0925" w:rsidRPr="00C217B9" w:rsidRDefault="006B0925" w:rsidP="00B06B2F">
            <w:pPr>
              <w:rPr>
                <w:rFonts w:ascii="Times New Roman" w:hAnsi="Times New Roman"/>
              </w:rPr>
            </w:pPr>
            <w:r w:rsidRPr="117A40C9">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4C5394" w14:textId="77777777" w:rsidR="006B0925" w:rsidRPr="00C217B9" w:rsidRDefault="006B0925" w:rsidP="00B06B2F">
            <w:pPr>
              <w:rPr>
                <w:rFonts w:ascii="Times New Roman" w:hAnsi="Times New Roman"/>
              </w:rPr>
            </w:pPr>
            <w:r w:rsidRPr="117A40C9">
              <w:rPr>
                <w:rFonts w:ascii="Times New Roman" w:hAnsi="Times New Roman"/>
              </w:rPr>
              <w:t>System</w:t>
            </w:r>
          </w:p>
        </w:tc>
      </w:tr>
      <w:tr w:rsidR="006B0925" w:rsidRPr="00C217B9" w14:paraId="5AB7338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99E558" w14:textId="77777777" w:rsidR="006B0925" w:rsidRPr="00C217B9" w:rsidRDefault="006B0925" w:rsidP="00B06B2F">
            <w:pPr>
              <w:rPr>
                <w:rFonts w:ascii="Times New Roman" w:hAnsi="Times New Roman"/>
              </w:rPr>
            </w:pPr>
            <w:r w:rsidRPr="117A40C9">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900472C" w14:textId="77777777" w:rsidR="006B0925" w:rsidRPr="00C217B9" w:rsidRDefault="006B0925" w:rsidP="00B06B2F">
            <w:pPr>
              <w:rPr>
                <w:rFonts w:ascii="Times New Roman" w:hAnsi="Times New Roman"/>
              </w:rPr>
            </w:pPr>
            <w:r w:rsidRPr="5DBC4B4C">
              <w:rPr>
                <w:rFonts w:ascii="Times New Roman" w:hAnsi="Times New Roman"/>
              </w:rPr>
              <w:t>Persists the user's preference profile so it becomes the default for all subsequent trips. Triggered after initial configuration or any modification.</w:t>
            </w:r>
          </w:p>
        </w:tc>
      </w:tr>
      <w:tr w:rsidR="006B0925" w:rsidRPr="00C217B9" w14:paraId="30386A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140CC5C" w14:textId="77777777" w:rsidR="006B0925" w:rsidRPr="00C217B9" w:rsidRDefault="006B0925" w:rsidP="00B06B2F">
            <w:pPr>
              <w:rPr>
                <w:rFonts w:ascii="Times New Roman" w:hAnsi="Times New Roman"/>
              </w:rPr>
            </w:pPr>
            <w:r w:rsidRPr="117A40C9">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ECCB19" w14:textId="77777777" w:rsidR="006B0925" w:rsidRPr="00C217B9" w:rsidRDefault="006B0925" w:rsidP="00B06B2F">
            <w:pPr>
              <w:rPr>
                <w:rFonts w:ascii="Times New Roman" w:hAnsi="Times New Roman"/>
              </w:rPr>
            </w:pPr>
            <w:r w:rsidRPr="5DBC4B4C">
              <w:rPr>
                <w:rFonts w:ascii="Times New Roman" w:hAnsi="Times New Roman"/>
              </w:rPr>
              <w:t>A complete, validated set of preferences has been configured (UC-02) or modified (UC-03)</w:t>
            </w:r>
          </w:p>
        </w:tc>
      </w:tr>
      <w:tr w:rsidR="006B0925" w:rsidRPr="00C217B9" w14:paraId="08B555D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5D8A33" w14:textId="77777777" w:rsidR="006B0925" w:rsidRPr="00C217B9" w:rsidRDefault="006B0925" w:rsidP="00B06B2F">
            <w:pPr>
              <w:rPr>
                <w:rFonts w:ascii="Times New Roman" w:hAnsi="Times New Roman"/>
              </w:rPr>
            </w:pPr>
            <w:r w:rsidRPr="117A40C9">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28BCFF2" w14:textId="77777777" w:rsidR="006B0925" w:rsidRPr="00C217B9" w:rsidRDefault="006B0925" w:rsidP="00B06B2F">
            <w:pPr>
              <w:rPr>
                <w:rFonts w:ascii="Times New Roman" w:hAnsi="Times New Roman"/>
              </w:rPr>
            </w:pPr>
            <w:r w:rsidRPr="117A40C9">
              <w:rPr>
                <w:rFonts w:ascii="Times New Roman" w:hAnsi="Times New Roman"/>
              </w:rPr>
              <w:t>The preference profile is saved and will be applied as the default for future trip requests</w:t>
            </w:r>
          </w:p>
        </w:tc>
      </w:tr>
      <w:tr w:rsidR="006B0925" w:rsidRPr="00C217B9" w14:paraId="2426E52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AB44FE" w14:textId="77777777" w:rsidR="006B0925" w:rsidRPr="00C217B9" w:rsidRDefault="006B0925" w:rsidP="00B06B2F">
            <w:pPr>
              <w:rPr>
                <w:rFonts w:ascii="Times New Roman" w:hAnsi="Times New Roman"/>
              </w:rPr>
            </w:pPr>
            <w:r w:rsidRPr="117A40C9">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8291F9" w14:textId="77777777" w:rsidR="006B0925" w:rsidRPr="00C217B9" w:rsidRDefault="006B0925" w:rsidP="00B06B2F">
            <w:pPr>
              <w:rPr>
                <w:rFonts w:ascii="Times New Roman" w:hAnsi="Times New Roman"/>
              </w:rPr>
            </w:pPr>
            <w:r w:rsidRPr="117A40C9">
              <w:rPr>
                <w:rFonts w:ascii="Times New Roman" w:hAnsi="Times New Roman"/>
              </w:rPr>
              <w:t>High</w:t>
            </w:r>
          </w:p>
        </w:tc>
      </w:tr>
      <w:tr w:rsidR="006B0925" w:rsidRPr="00C217B9" w14:paraId="48ECC59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32185C" w14:textId="77777777" w:rsidR="006B0925" w:rsidRPr="00C217B9" w:rsidRDefault="006B0925" w:rsidP="00B06B2F">
            <w:pPr>
              <w:rPr>
                <w:rFonts w:ascii="Times New Roman" w:hAnsi="Times New Roman"/>
              </w:rPr>
            </w:pPr>
            <w:r w:rsidRPr="117A40C9">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DD3952" w14:textId="77777777" w:rsidR="006B0925" w:rsidRPr="00C217B9" w:rsidRDefault="006B0925" w:rsidP="00B06B2F">
            <w:pPr>
              <w:rPr>
                <w:rFonts w:ascii="Times New Roman" w:hAnsi="Times New Roman"/>
              </w:rPr>
            </w:pPr>
            <w:r w:rsidRPr="117A40C9">
              <w:rPr>
                <w:rFonts w:ascii="Times New Roman" w:hAnsi="Times New Roman"/>
              </w:rPr>
              <w:t>Every time preferences are created or changed</w:t>
            </w:r>
          </w:p>
        </w:tc>
      </w:tr>
      <w:tr w:rsidR="006B0925" w:rsidRPr="00C217B9" w14:paraId="46A7950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656203" w14:textId="77777777" w:rsidR="006B0925" w:rsidRPr="00C217B9" w:rsidRDefault="006B0925" w:rsidP="00B06B2F">
            <w:pPr>
              <w:rPr>
                <w:rFonts w:ascii="Times New Roman" w:hAnsi="Times New Roman"/>
              </w:rPr>
            </w:pPr>
            <w:r w:rsidRPr="117A40C9">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26DE85A" w14:textId="77777777" w:rsidR="006B0925" w:rsidRPr="00C217B9" w:rsidRDefault="006B0925" w:rsidP="00B06B2F">
            <w:pPr>
              <w:rPr>
                <w:rFonts w:ascii="Times New Roman" w:hAnsi="Times New Roman"/>
              </w:rPr>
            </w:pPr>
            <w:r w:rsidRPr="117A40C9">
              <w:rPr>
                <w:rFonts w:ascii="Times New Roman" w:hAnsi="Times New Roman"/>
              </w:rPr>
              <w:t>1. System receives the validated preference data from UC-02 or UC-03.</w:t>
            </w:r>
          </w:p>
          <w:p w14:paraId="5D77A7AD" w14:textId="77777777" w:rsidR="006B0925" w:rsidRPr="00C217B9" w:rsidRDefault="006B0925" w:rsidP="00B06B2F">
            <w:pPr>
              <w:rPr>
                <w:rFonts w:ascii="Times New Roman" w:hAnsi="Times New Roman"/>
              </w:rPr>
            </w:pPr>
            <w:r w:rsidRPr="117A40C9">
              <w:rPr>
                <w:rFonts w:ascii="Times New Roman" w:hAnsi="Times New Roman"/>
              </w:rPr>
              <w:t>2. System writes the preference profile to persistent storage.</w:t>
            </w:r>
          </w:p>
          <w:p w14:paraId="52686FAA" w14:textId="77777777" w:rsidR="006B0925" w:rsidRPr="00C217B9" w:rsidRDefault="006B0925" w:rsidP="00B06B2F">
            <w:pPr>
              <w:rPr>
                <w:rFonts w:ascii="Times New Roman" w:hAnsi="Times New Roman"/>
              </w:rPr>
            </w:pPr>
            <w:r w:rsidRPr="117A40C9">
              <w:rPr>
                <w:rFonts w:ascii="Times New Roman" w:hAnsi="Times New Roman"/>
              </w:rPr>
              <w:t>3. System confirms the save was successful.</w:t>
            </w:r>
          </w:p>
          <w:p w14:paraId="0B90A21B" w14:textId="77777777" w:rsidR="006B0925" w:rsidRPr="00C217B9" w:rsidRDefault="006B0925" w:rsidP="00B06B2F">
            <w:pPr>
              <w:rPr>
                <w:rFonts w:ascii="Times New Roman" w:hAnsi="Times New Roman"/>
              </w:rPr>
            </w:pPr>
            <w:r w:rsidRPr="117A40C9">
              <w:rPr>
                <w:rFonts w:ascii="Times New Roman" w:hAnsi="Times New Roman"/>
              </w:rPr>
              <w:t>4. The saved profile becomes the active default for all future trip requests.</w:t>
            </w:r>
          </w:p>
        </w:tc>
      </w:tr>
      <w:tr w:rsidR="006B0925" w:rsidRPr="00C217B9" w14:paraId="2E61667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60C7E91" w14:textId="77777777" w:rsidR="006B0925" w:rsidRPr="00C217B9" w:rsidRDefault="006B0925" w:rsidP="00B06B2F">
            <w:pPr>
              <w:rPr>
                <w:rFonts w:ascii="Times New Roman" w:hAnsi="Times New Roman"/>
              </w:rPr>
            </w:pPr>
            <w:r w:rsidRPr="117A40C9">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60386C"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260A87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A4DE43" w14:textId="77777777" w:rsidR="006B0925" w:rsidRPr="00C217B9" w:rsidRDefault="006B0925" w:rsidP="00B06B2F">
            <w:pPr>
              <w:rPr>
                <w:rFonts w:ascii="Times New Roman" w:hAnsi="Times New Roman"/>
              </w:rPr>
            </w:pPr>
            <w:r w:rsidRPr="117A40C9">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EF93EB"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02E9FE6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FFC6C6" w14:textId="77777777" w:rsidR="006B0925" w:rsidRPr="00C217B9" w:rsidRDefault="006B0925" w:rsidP="00B06B2F">
            <w:pPr>
              <w:rPr>
                <w:rFonts w:ascii="Times New Roman" w:hAnsi="Times New Roman"/>
              </w:rPr>
            </w:pPr>
            <w:r w:rsidRPr="117A40C9">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7998DB"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650FA67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D0633E" w14:textId="77777777" w:rsidR="006B0925" w:rsidRPr="00C217B9" w:rsidRDefault="006B0925" w:rsidP="00B06B2F">
            <w:pPr>
              <w:rPr>
                <w:rFonts w:ascii="Times New Roman" w:hAnsi="Times New Roman"/>
              </w:rPr>
            </w:pPr>
            <w:r w:rsidRPr="117A40C9">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7C2E7A"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3B83C5F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72A450" w14:textId="77777777" w:rsidR="006B0925" w:rsidRPr="00C217B9" w:rsidRDefault="006B0925" w:rsidP="00B06B2F">
            <w:pPr>
              <w:rPr>
                <w:rFonts w:ascii="Times New Roman" w:hAnsi="Times New Roman"/>
              </w:rPr>
            </w:pPr>
            <w:r w:rsidRPr="117A40C9">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164C8E" w14:textId="77777777" w:rsidR="006B0925" w:rsidRPr="00C217B9" w:rsidRDefault="006B0925" w:rsidP="00B06B2F">
            <w:pPr>
              <w:rPr>
                <w:rFonts w:ascii="Times New Roman" w:hAnsi="Times New Roman"/>
              </w:rPr>
            </w:pPr>
            <w:r w:rsidRPr="117A40C9">
              <w:rPr>
                <w:rFonts w:ascii="Times New Roman" w:hAnsi="Times New Roman"/>
              </w:rPr>
              <w:t>NIL</w:t>
            </w:r>
          </w:p>
        </w:tc>
      </w:tr>
      <w:tr w:rsidR="006B0925" w:rsidRPr="00C217B9" w14:paraId="208FCDD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4E8187" w14:textId="77777777" w:rsidR="006B0925" w:rsidRPr="00C217B9" w:rsidRDefault="006B0925" w:rsidP="00B06B2F">
            <w:pPr>
              <w:rPr>
                <w:rFonts w:ascii="Times New Roman" w:hAnsi="Times New Roman"/>
              </w:rPr>
            </w:pPr>
            <w:r w:rsidRPr="117A40C9">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CBE7FD" w14:textId="77777777" w:rsidR="006B0925" w:rsidRPr="00C217B9" w:rsidRDefault="006B0925" w:rsidP="00B06B2F">
            <w:pPr>
              <w:rPr>
                <w:rFonts w:ascii="Times New Roman" w:hAnsi="Times New Roman"/>
              </w:rPr>
            </w:pPr>
            <w:r w:rsidRPr="117A40C9">
              <w:rPr>
                <w:rFonts w:ascii="Times New Roman" w:hAnsi="Times New Roman"/>
              </w:rPr>
              <w:t>NIL</w:t>
            </w:r>
          </w:p>
        </w:tc>
      </w:tr>
    </w:tbl>
    <w:p w14:paraId="13FD9CBB" w14:textId="1D8146A3" w:rsidR="006B0925" w:rsidRPr="00C217B9" w:rsidRDefault="006B0925" w:rsidP="006B0925">
      <w:pPr>
        <w:rPr>
          <w:rFonts w:ascii="Times New Roman" w:hAnsi="Times New Roman"/>
        </w:rPr>
      </w:pPr>
    </w:p>
    <w:p w14:paraId="11568B81" w14:textId="72AE99A8" w:rsidR="006B0925" w:rsidRPr="009A063F" w:rsidRDefault="006B0925" w:rsidP="006B0925">
      <w:pPr>
        <w:rPr>
          <w:rFonts w:ascii="Times New Roman" w:hAnsi="Times New Roman"/>
        </w:rPr>
      </w:pPr>
    </w:p>
    <w:p w14:paraId="41D7EF21" w14:textId="77777777" w:rsidR="006B0925" w:rsidRPr="006B0925" w:rsidRDefault="006B0925" w:rsidP="006B0925"/>
    <w:p w14:paraId="00BD9D43" w14:textId="0F68E2C0" w:rsidR="009F0782" w:rsidRDefault="007858F5" w:rsidP="00AC2FF0">
      <w:pPr>
        <w:pStyle w:val="Heading3"/>
        <w:numPr>
          <w:ilvl w:val="2"/>
          <w:numId w:val="34"/>
        </w:numPr>
      </w:pPr>
      <w:r>
        <w:br w:type="page"/>
      </w:r>
      <w:r w:rsidR="00A15236">
        <w:rPr>
          <w:noProof/>
        </w:rPr>
        <w:lastRenderedPageBreak/>
        <w:pict w14:anchorId="4DDB33AA">
          <v:shape id="Picture 1" o:spid="_x0000_s2058" type="#_x0000_t75" alt="" style="position:absolute;left:0;text-align:left;margin-left:1.65pt;margin-top:44.4pt;width:481.9pt;height:186pt;z-index:251658243;visibility:visible;mso-wrap-edited:f;mso-width-percent:0;mso-height-percent:0;mso-position-horizontal-relative:margin;mso-width-percent:0;mso-height-percent:0">
            <v:imagedata r:id="rId29" o:title=""/>
            <o:lock v:ext="edit" cropping="t" verticies="t"/>
            <w10:wrap type="square" anchorx="margin"/>
          </v:shape>
        </w:pict>
      </w:r>
      <w:r w:rsidR="00DB569B">
        <w:t xml:space="preserve">User </w:t>
      </w:r>
      <w:r w:rsidR="009F0782">
        <w:t xml:space="preserve">Input </w:t>
      </w:r>
      <w:r w:rsidR="00DB569B">
        <w:t>Preference</w:t>
      </w:r>
    </w:p>
    <w:p w14:paraId="109F8E8B" w14:textId="041505C9" w:rsidR="00DB569B" w:rsidRDefault="00DB569B" w:rsidP="00AC2FF0">
      <w:pPr>
        <w:pStyle w:val="Heading3"/>
        <w:numPr>
          <w:ilvl w:val="2"/>
          <w:numId w:val="34"/>
        </w:numPr>
      </w:pPr>
      <w:r>
        <w:t xml:space="preserve">Trip Request Input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02E90BF"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E78CEA6"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89D375" w14:textId="77777777" w:rsidR="564C8C01" w:rsidRDefault="564C8C01" w:rsidP="564C8C01">
            <w:pPr>
              <w:rPr>
                <w:rFonts w:ascii="Times New Roman" w:hAnsi="Times New Roman"/>
              </w:rPr>
            </w:pPr>
            <w:r w:rsidRPr="564C8C01">
              <w:rPr>
                <w:rFonts w:ascii="Times New Roman" w:hAnsi="Times New Roman"/>
              </w:rPr>
              <w:t>UC-05</w:t>
            </w:r>
          </w:p>
        </w:tc>
      </w:tr>
      <w:tr w:rsidR="564C8C01" w14:paraId="42EE1319"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6BE9D32"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962E699" w14:textId="77777777" w:rsidR="564C8C01" w:rsidRDefault="564C8C01" w:rsidP="564C8C01">
            <w:pPr>
              <w:rPr>
                <w:rFonts w:ascii="Times New Roman" w:hAnsi="Times New Roman"/>
              </w:rPr>
            </w:pPr>
            <w:r w:rsidRPr="564C8C01">
              <w:rPr>
                <w:rFonts w:ascii="Times New Roman" w:hAnsi="Times New Roman"/>
              </w:rPr>
              <w:t>Initiate Trip Request</w:t>
            </w:r>
          </w:p>
        </w:tc>
      </w:tr>
      <w:tr w:rsidR="564C8C01" w14:paraId="1846C14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6BC52FC"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313FAB1"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34BAF3"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16A3DB2"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E913BAE"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79975C1"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C637D46"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918100F"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4C618E2" w14:textId="77777777" w:rsidR="564C8C01" w:rsidRDefault="564C8C01" w:rsidP="564C8C01">
            <w:pPr>
              <w:rPr>
                <w:rFonts w:ascii="Times New Roman" w:hAnsi="Times New Roman"/>
              </w:rPr>
            </w:pPr>
            <w:r w:rsidRPr="564C8C01">
              <w:rPr>
                <w:rFonts w:ascii="Times New Roman" w:hAnsi="Times New Roman"/>
              </w:rPr>
              <w:t>11/2/2026</w:t>
            </w:r>
          </w:p>
        </w:tc>
      </w:tr>
    </w:tbl>
    <w:p w14:paraId="23F430E6"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1A6E022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ED92899"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879E4AC" w14:textId="77777777" w:rsidR="564C8C01" w:rsidRDefault="564C8C01" w:rsidP="564C8C01">
            <w:pPr>
              <w:rPr>
                <w:rFonts w:ascii="Times New Roman" w:hAnsi="Times New Roman"/>
              </w:rPr>
            </w:pPr>
            <w:r w:rsidRPr="564C8C01">
              <w:rPr>
                <w:rFonts w:ascii="Times New Roman" w:hAnsi="Times New Roman"/>
              </w:rPr>
              <w:t>User</w:t>
            </w:r>
          </w:p>
        </w:tc>
      </w:tr>
      <w:tr w:rsidR="564C8C01" w14:paraId="7AFF120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B5E288"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7E70B7C" w14:textId="78C77D10" w:rsidR="564C8C01" w:rsidRDefault="564C8C01" w:rsidP="564C8C01">
            <w:pPr>
              <w:rPr>
                <w:rFonts w:ascii="Times New Roman" w:hAnsi="Times New Roman"/>
              </w:rPr>
            </w:pPr>
            <w:r w:rsidRPr="564C8C01">
              <w:rPr>
                <w:rFonts w:ascii="Times New Roman" w:hAnsi="Times New Roman"/>
              </w:rPr>
              <w:t>Entry point for planning a new trip. The system loads the user's saved preferences and walks them through entering origin, destination.</w:t>
            </w:r>
          </w:p>
        </w:tc>
      </w:tr>
      <w:tr w:rsidR="564C8C01" w14:paraId="49C8D4D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BD9986"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6C2F17" w14:textId="65B7280F" w:rsidR="564C8C01" w:rsidRDefault="564C8C01" w:rsidP="564C8C01">
            <w:pPr>
              <w:rPr>
                <w:rFonts w:ascii="Times New Roman" w:hAnsi="Times New Roman"/>
              </w:rPr>
            </w:pPr>
            <w:r w:rsidRPr="564C8C01">
              <w:rPr>
                <w:rFonts w:ascii="Times New Roman" w:hAnsi="Times New Roman"/>
              </w:rPr>
              <w:t>User has opened the application</w:t>
            </w:r>
          </w:p>
        </w:tc>
      </w:tr>
      <w:tr w:rsidR="564C8C01" w14:paraId="349DDE2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26B5EE"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7CFBF6F" w14:textId="705233DE" w:rsidR="564C8C01" w:rsidRDefault="564C8C01" w:rsidP="564C8C01">
            <w:pPr>
              <w:rPr>
                <w:rFonts w:ascii="Times New Roman" w:hAnsi="Times New Roman"/>
              </w:rPr>
            </w:pPr>
            <w:r w:rsidRPr="564C8C01">
              <w:rPr>
                <w:rFonts w:ascii="Times New Roman" w:hAnsi="Times New Roman"/>
              </w:rPr>
              <w:t>All trip inputs (origin, destination, active preferences) are collected and ready for confirmation</w:t>
            </w:r>
          </w:p>
        </w:tc>
      </w:tr>
      <w:tr w:rsidR="564C8C01" w14:paraId="7CC6BEF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A93B4BB"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35BCF10" w14:textId="77777777" w:rsidR="564C8C01" w:rsidRDefault="564C8C01" w:rsidP="564C8C01">
            <w:pPr>
              <w:rPr>
                <w:rFonts w:ascii="Times New Roman" w:hAnsi="Times New Roman"/>
              </w:rPr>
            </w:pPr>
            <w:r w:rsidRPr="564C8C01">
              <w:rPr>
                <w:rFonts w:ascii="Times New Roman" w:hAnsi="Times New Roman"/>
              </w:rPr>
              <w:t>High</w:t>
            </w:r>
          </w:p>
        </w:tc>
      </w:tr>
      <w:tr w:rsidR="564C8C01" w14:paraId="1C0D82B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D2C2EC6"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63DC922" w14:textId="77777777" w:rsidR="564C8C01" w:rsidRDefault="564C8C01" w:rsidP="564C8C01">
            <w:pPr>
              <w:rPr>
                <w:rFonts w:ascii="Times New Roman" w:hAnsi="Times New Roman"/>
              </w:rPr>
            </w:pPr>
            <w:r w:rsidRPr="564C8C01">
              <w:rPr>
                <w:rFonts w:ascii="Times New Roman" w:hAnsi="Times New Roman"/>
              </w:rPr>
              <w:t>High</w:t>
            </w:r>
          </w:p>
        </w:tc>
      </w:tr>
      <w:tr w:rsidR="564C8C01" w14:paraId="779BEAD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B772B99"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D5205A" w14:textId="77777777" w:rsidR="564C8C01" w:rsidRDefault="564C8C01" w:rsidP="564C8C01">
            <w:pPr>
              <w:rPr>
                <w:rFonts w:ascii="Times New Roman" w:hAnsi="Times New Roman"/>
              </w:rPr>
            </w:pPr>
            <w:r w:rsidRPr="564C8C01">
              <w:rPr>
                <w:rFonts w:ascii="Times New Roman" w:hAnsi="Times New Roman"/>
              </w:rPr>
              <w:t>1. User taps to start a new trip request.</w:t>
            </w:r>
          </w:p>
          <w:p w14:paraId="35FDAF04" w14:textId="77777777" w:rsidR="564C8C01" w:rsidRDefault="564C8C01" w:rsidP="564C8C01">
            <w:pPr>
              <w:rPr>
                <w:rFonts w:ascii="Times New Roman" w:hAnsi="Times New Roman"/>
              </w:rPr>
            </w:pPr>
            <w:r w:rsidRPr="564C8C01">
              <w:rPr>
                <w:rFonts w:ascii="Times New Roman" w:hAnsi="Times New Roman"/>
              </w:rPr>
              <w:t>2. System fetches the saved default preference profile (UC-07).</w:t>
            </w:r>
          </w:p>
          <w:p w14:paraId="7DDB006D" w14:textId="77777777" w:rsidR="564C8C01" w:rsidRDefault="564C8C01" w:rsidP="564C8C01">
            <w:pPr>
              <w:rPr>
                <w:rFonts w:ascii="Times New Roman" w:hAnsi="Times New Roman"/>
              </w:rPr>
            </w:pPr>
            <w:r w:rsidRPr="564C8C01">
              <w:rPr>
                <w:rFonts w:ascii="Times New Roman" w:hAnsi="Times New Roman"/>
              </w:rPr>
              <w:t xml:space="preserve">3. System displays the active preference summary and asks the user to keep defaults or </w:t>
            </w:r>
            <w:proofErr w:type="gramStart"/>
            <w:r w:rsidRPr="564C8C01">
              <w:rPr>
                <w:rFonts w:ascii="Times New Roman" w:hAnsi="Times New Roman"/>
              </w:rPr>
              <w:t>modify</w:t>
            </w:r>
            <w:proofErr w:type="gramEnd"/>
            <w:r w:rsidRPr="564C8C01">
              <w:rPr>
                <w:rFonts w:ascii="Times New Roman" w:hAnsi="Times New Roman"/>
              </w:rPr>
              <w:t xml:space="preserve"> for this trip (UC-06).</w:t>
            </w:r>
          </w:p>
          <w:p w14:paraId="78BE6447" w14:textId="77777777" w:rsidR="564C8C01" w:rsidRDefault="564C8C01" w:rsidP="564C8C01">
            <w:pPr>
              <w:rPr>
                <w:rFonts w:ascii="Times New Roman" w:hAnsi="Times New Roman"/>
              </w:rPr>
            </w:pPr>
            <w:r w:rsidRPr="564C8C01">
              <w:rPr>
                <w:rFonts w:ascii="Times New Roman" w:hAnsi="Times New Roman"/>
              </w:rPr>
              <w:t>4. User enters or selects an origin (UC-08).</w:t>
            </w:r>
          </w:p>
          <w:p w14:paraId="6FA088FE" w14:textId="77777777" w:rsidR="564C8C01" w:rsidRDefault="564C8C01" w:rsidP="564C8C01">
            <w:pPr>
              <w:rPr>
                <w:rFonts w:ascii="Times New Roman" w:hAnsi="Times New Roman"/>
              </w:rPr>
            </w:pPr>
            <w:r w:rsidRPr="564C8C01">
              <w:rPr>
                <w:rFonts w:ascii="Times New Roman" w:hAnsi="Times New Roman"/>
              </w:rPr>
              <w:t>5. User enters or selects a destination (UC-09).</w:t>
            </w:r>
          </w:p>
          <w:p w14:paraId="32D916BF" w14:textId="56945FF5" w:rsidR="564C8C01" w:rsidRDefault="564C8C01" w:rsidP="564C8C01">
            <w:pPr>
              <w:rPr>
                <w:rFonts w:ascii="Times New Roman" w:hAnsi="Times New Roman"/>
              </w:rPr>
            </w:pPr>
            <w:r w:rsidRPr="564C8C01">
              <w:rPr>
                <w:rFonts w:ascii="Times New Roman" w:hAnsi="Times New Roman"/>
              </w:rPr>
              <w:t>6. System displays a trip request summary showing all inputs before confirmation.</w:t>
            </w:r>
          </w:p>
        </w:tc>
      </w:tr>
      <w:tr w:rsidR="564C8C01" w14:paraId="3BC1033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0817E9B" w14:textId="77777777" w:rsidR="564C8C01" w:rsidRDefault="564C8C01" w:rsidP="564C8C01">
            <w:pPr>
              <w:rPr>
                <w:rFonts w:ascii="Times New Roman" w:hAnsi="Times New Roman"/>
              </w:rPr>
            </w:pPr>
            <w:r w:rsidRPr="564C8C01">
              <w:rPr>
                <w:rFonts w:ascii="Times New Roman" w:hAnsi="Times New Roman"/>
                <w:b/>
                <w:bCs/>
              </w:rPr>
              <w:lastRenderedPageBreak/>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6C09709" w14:textId="77777777" w:rsidR="564C8C01" w:rsidRDefault="564C8C01" w:rsidP="564C8C01">
            <w:pPr>
              <w:rPr>
                <w:rFonts w:ascii="Times New Roman" w:hAnsi="Times New Roman"/>
              </w:rPr>
            </w:pPr>
            <w:r w:rsidRPr="564C8C01">
              <w:rPr>
                <w:rFonts w:ascii="Times New Roman" w:hAnsi="Times New Roman"/>
              </w:rPr>
              <w:t>NIL</w:t>
            </w:r>
          </w:p>
        </w:tc>
      </w:tr>
      <w:tr w:rsidR="564C8C01" w14:paraId="426DECA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384016"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C2DF3CF" w14:textId="77777777" w:rsidR="564C8C01" w:rsidRDefault="564C8C01" w:rsidP="564C8C01">
            <w:pPr>
              <w:rPr>
                <w:rFonts w:ascii="Times New Roman" w:hAnsi="Times New Roman"/>
              </w:rPr>
            </w:pPr>
            <w:r w:rsidRPr="564C8C01">
              <w:rPr>
                <w:rFonts w:ascii="Times New Roman" w:hAnsi="Times New Roman"/>
              </w:rPr>
              <w:t>NIL</w:t>
            </w:r>
          </w:p>
        </w:tc>
      </w:tr>
      <w:tr w:rsidR="564C8C01" w14:paraId="4C4E072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31E21AD"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0D7224B" w14:textId="77777777" w:rsidR="564C8C01" w:rsidRDefault="564C8C01" w:rsidP="564C8C01">
            <w:pPr>
              <w:rPr>
                <w:rFonts w:ascii="Times New Roman" w:hAnsi="Times New Roman"/>
              </w:rPr>
            </w:pPr>
            <w:r w:rsidRPr="564C8C01">
              <w:rPr>
                <w:rFonts w:ascii="Times New Roman" w:hAnsi="Times New Roman"/>
              </w:rPr>
              <w:t>UC-06 Choose Preference, UC-08 Input Origin, UC-09 Input Destination</w:t>
            </w:r>
          </w:p>
        </w:tc>
      </w:tr>
      <w:tr w:rsidR="564C8C01" w14:paraId="1A76317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330B8BE"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03C9CE1" w14:textId="77777777" w:rsidR="564C8C01" w:rsidRDefault="564C8C01" w:rsidP="564C8C01">
            <w:pPr>
              <w:rPr>
                <w:rFonts w:ascii="Times New Roman" w:hAnsi="Times New Roman"/>
              </w:rPr>
            </w:pPr>
            <w:r w:rsidRPr="564C8C01">
              <w:rPr>
                <w:rFonts w:ascii="Times New Roman" w:hAnsi="Times New Roman"/>
              </w:rPr>
              <w:t>NIL</w:t>
            </w:r>
          </w:p>
        </w:tc>
      </w:tr>
      <w:tr w:rsidR="564C8C01" w14:paraId="14AA155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4D1E752"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C41048F" w14:textId="77777777" w:rsidR="564C8C01" w:rsidRDefault="564C8C01" w:rsidP="564C8C01">
            <w:pPr>
              <w:rPr>
                <w:rFonts w:ascii="Times New Roman" w:hAnsi="Times New Roman"/>
              </w:rPr>
            </w:pPr>
            <w:r w:rsidRPr="564C8C01">
              <w:rPr>
                <w:rFonts w:ascii="Times New Roman" w:hAnsi="Times New Roman"/>
              </w:rPr>
              <w:t>NIL</w:t>
            </w:r>
          </w:p>
        </w:tc>
      </w:tr>
      <w:tr w:rsidR="564C8C01" w14:paraId="5D88586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DCF944B"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D229211" w14:textId="77777777" w:rsidR="564C8C01" w:rsidRDefault="564C8C01" w:rsidP="564C8C01">
            <w:pPr>
              <w:rPr>
                <w:rFonts w:ascii="Times New Roman" w:hAnsi="Times New Roman"/>
              </w:rPr>
            </w:pPr>
            <w:r w:rsidRPr="564C8C01">
              <w:rPr>
                <w:rFonts w:ascii="Times New Roman" w:hAnsi="Times New Roman"/>
              </w:rPr>
              <w:t>NIL</w:t>
            </w:r>
          </w:p>
        </w:tc>
      </w:tr>
    </w:tbl>
    <w:p w14:paraId="5D4458F3" w14:textId="77777777" w:rsidR="7C36DB2F" w:rsidRDefault="7C36DB2F"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1A69FE1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28D99E5"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4DB2E27" w14:textId="77777777" w:rsidR="564C8C01" w:rsidRDefault="564C8C01" w:rsidP="564C8C01">
            <w:pPr>
              <w:rPr>
                <w:rFonts w:ascii="Times New Roman" w:hAnsi="Times New Roman"/>
              </w:rPr>
            </w:pPr>
            <w:r w:rsidRPr="564C8C01">
              <w:rPr>
                <w:rFonts w:ascii="Times New Roman" w:hAnsi="Times New Roman"/>
              </w:rPr>
              <w:t>UC-06</w:t>
            </w:r>
          </w:p>
        </w:tc>
      </w:tr>
      <w:tr w:rsidR="564C8C01" w14:paraId="7C6DC9F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9118CCB"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9FE3C6D" w14:textId="77777777" w:rsidR="564C8C01" w:rsidRDefault="564C8C01" w:rsidP="564C8C01">
            <w:pPr>
              <w:rPr>
                <w:rFonts w:ascii="Times New Roman" w:hAnsi="Times New Roman"/>
              </w:rPr>
            </w:pPr>
            <w:r w:rsidRPr="564C8C01">
              <w:rPr>
                <w:rFonts w:ascii="Times New Roman" w:hAnsi="Times New Roman"/>
              </w:rPr>
              <w:t>Choose Preference</w:t>
            </w:r>
          </w:p>
        </w:tc>
      </w:tr>
      <w:tr w:rsidR="564C8C01" w14:paraId="3ADFB456"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847D5E"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C1E46F"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2BF1E00"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C819285"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3FFCFB5C"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37F5161"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7200B7"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EA50AEA"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0897796" w14:textId="77777777" w:rsidR="564C8C01" w:rsidRDefault="564C8C01" w:rsidP="564C8C01">
            <w:pPr>
              <w:rPr>
                <w:rFonts w:ascii="Times New Roman" w:hAnsi="Times New Roman"/>
              </w:rPr>
            </w:pPr>
            <w:r w:rsidRPr="564C8C01">
              <w:rPr>
                <w:rFonts w:ascii="Times New Roman" w:hAnsi="Times New Roman"/>
              </w:rPr>
              <w:t>11/2/2026</w:t>
            </w:r>
          </w:p>
        </w:tc>
      </w:tr>
    </w:tbl>
    <w:p w14:paraId="6744A3C0"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24689B9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A739E7A"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87F9304" w14:textId="77777777" w:rsidR="564C8C01" w:rsidRDefault="564C8C01" w:rsidP="564C8C01">
            <w:pPr>
              <w:rPr>
                <w:rFonts w:ascii="Times New Roman" w:hAnsi="Times New Roman"/>
              </w:rPr>
            </w:pPr>
            <w:r w:rsidRPr="564C8C01">
              <w:rPr>
                <w:rFonts w:ascii="Times New Roman" w:hAnsi="Times New Roman"/>
              </w:rPr>
              <w:t>User</w:t>
            </w:r>
          </w:p>
        </w:tc>
      </w:tr>
      <w:tr w:rsidR="564C8C01" w14:paraId="41E97E6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7016827"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775C9E4" w14:textId="77777777" w:rsidR="564C8C01" w:rsidRDefault="564C8C01" w:rsidP="564C8C01">
            <w:pPr>
              <w:rPr>
                <w:rFonts w:ascii="Times New Roman" w:hAnsi="Times New Roman"/>
              </w:rPr>
            </w:pPr>
            <w:proofErr w:type="gramStart"/>
            <w:r w:rsidRPr="564C8C01">
              <w:rPr>
                <w:rFonts w:ascii="Times New Roman" w:hAnsi="Times New Roman"/>
              </w:rPr>
              <w:t>Asks</w:t>
            </w:r>
            <w:proofErr w:type="gramEnd"/>
            <w:r w:rsidRPr="564C8C01">
              <w:rPr>
                <w:rFonts w:ascii="Times New Roman" w:hAnsi="Times New Roman"/>
              </w:rPr>
              <w:t xml:space="preserve"> the user whether to go with their saved default preferences or tweak them just for this trip. Trip-level tweaks don't alter the saved profile.</w:t>
            </w:r>
          </w:p>
        </w:tc>
      </w:tr>
      <w:tr w:rsidR="564C8C01" w14:paraId="0B15460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C4BFDD1"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3B7B25" w14:textId="77777777" w:rsidR="564C8C01" w:rsidRDefault="564C8C01" w:rsidP="564C8C01">
            <w:pPr>
              <w:rPr>
                <w:rFonts w:ascii="Times New Roman" w:hAnsi="Times New Roman"/>
              </w:rPr>
            </w:pPr>
            <w:r w:rsidRPr="564C8C01">
              <w:rPr>
                <w:rFonts w:ascii="Times New Roman" w:hAnsi="Times New Roman"/>
              </w:rPr>
              <w:t>Trip request has been initiated (UC-05</w:t>
            </w:r>
            <w:proofErr w:type="gramStart"/>
            <w:r w:rsidRPr="564C8C01">
              <w:rPr>
                <w:rFonts w:ascii="Times New Roman" w:hAnsi="Times New Roman"/>
              </w:rPr>
              <w:t>)</w:t>
            </w:r>
            <w:proofErr w:type="gramEnd"/>
            <w:r w:rsidRPr="564C8C01">
              <w:rPr>
                <w:rFonts w:ascii="Times New Roman" w:hAnsi="Times New Roman"/>
              </w:rPr>
              <w:t xml:space="preserve"> and default profile has been fetched (UC-07)</w:t>
            </w:r>
          </w:p>
        </w:tc>
      </w:tr>
      <w:tr w:rsidR="564C8C01" w14:paraId="47D1E08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79A3681"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04D34FD" w14:textId="77777777" w:rsidR="564C8C01" w:rsidRDefault="564C8C01" w:rsidP="564C8C01">
            <w:pPr>
              <w:rPr>
                <w:rFonts w:ascii="Times New Roman" w:hAnsi="Times New Roman"/>
              </w:rPr>
            </w:pPr>
            <w:r w:rsidRPr="564C8C01">
              <w:rPr>
                <w:rFonts w:ascii="Times New Roman" w:hAnsi="Times New Roman"/>
              </w:rPr>
              <w:t>An active preference configuration is set for the current trip request</w:t>
            </w:r>
          </w:p>
        </w:tc>
      </w:tr>
      <w:tr w:rsidR="564C8C01" w14:paraId="24DD8AA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3EA16C6"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17E4BFB" w14:textId="77777777" w:rsidR="564C8C01" w:rsidRDefault="564C8C01" w:rsidP="564C8C01">
            <w:pPr>
              <w:rPr>
                <w:rFonts w:ascii="Times New Roman" w:hAnsi="Times New Roman"/>
              </w:rPr>
            </w:pPr>
            <w:r w:rsidRPr="564C8C01">
              <w:rPr>
                <w:rFonts w:ascii="Times New Roman" w:hAnsi="Times New Roman"/>
              </w:rPr>
              <w:t>High</w:t>
            </w:r>
          </w:p>
        </w:tc>
      </w:tr>
      <w:tr w:rsidR="564C8C01" w14:paraId="56A0DF8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3F97892"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313EFCF" w14:textId="77777777" w:rsidR="564C8C01" w:rsidRDefault="564C8C01" w:rsidP="564C8C01">
            <w:pPr>
              <w:rPr>
                <w:rFonts w:ascii="Times New Roman" w:hAnsi="Times New Roman"/>
              </w:rPr>
            </w:pPr>
            <w:r w:rsidRPr="564C8C01">
              <w:rPr>
                <w:rFonts w:ascii="Times New Roman" w:hAnsi="Times New Roman"/>
              </w:rPr>
              <w:t>High</w:t>
            </w:r>
          </w:p>
        </w:tc>
      </w:tr>
      <w:tr w:rsidR="564C8C01" w14:paraId="5AFBBF5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AA41E6"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0D25690" w14:textId="77777777" w:rsidR="564C8C01" w:rsidRDefault="564C8C01" w:rsidP="564C8C01">
            <w:pPr>
              <w:rPr>
                <w:rFonts w:ascii="Times New Roman" w:hAnsi="Times New Roman"/>
              </w:rPr>
            </w:pPr>
            <w:r w:rsidRPr="564C8C01">
              <w:rPr>
                <w:rFonts w:ascii="Times New Roman" w:hAnsi="Times New Roman"/>
              </w:rPr>
              <w:t>1. System presents two options: "Use Default Preferences" or "Modify Preferences for This Trip".</w:t>
            </w:r>
          </w:p>
          <w:p w14:paraId="0CF59C5F" w14:textId="77777777" w:rsidR="564C8C01" w:rsidRDefault="564C8C01" w:rsidP="564C8C01">
            <w:pPr>
              <w:rPr>
                <w:rFonts w:ascii="Times New Roman" w:hAnsi="Times New Roman"/>
              </w:rPr>
            </w:pPr>
            <w:r w:rsidRPr="564C8C01">
              <w:rPr>
                <w:rFonts w:ascii="Times New Roman" w:hAnsi="Times New Roman"/>
              </w:rPr>
              <w:t>2. If the user picks "Use Default Preferences", system applies the saved profile as-is.</w:t>
            </w:r>
          </w:p>
          <w:p w14:paraId="5FCA45E7" w14:textId="77777777" w:rsidR="564C8C01" w:rsidRDefault="564C8C01" w:rsidP="564C8C01">
            <w:pPr>
              <w:rPr>
                <w:rFonts w:ascii="Times New Roman" w:hAnsi="Times New Roman"/>
              </w:rPr>
            </w:pPr>
            <w:r w:rsidRPr="564C8C01">
              <w:rPr>
                <w:rFonts w:ascii="Times New Roman" w:hAnsi="Times New Roman"/>
              </w:rPr>
              <w:t>3. If the user picks "Modify Preferences for This Trip", system opens an inline editor for trip-level overrides.</w:t>
            </w:r>
          </w:p>
          <w:p w14:paraId="3E7FD76F" w14:textId="77777777" w:rsidR="564C8C01" w:rsidRDefault="564C8C01" w:rsidP="564C8C01">
            <w:pPr>
              <w:rPr>
                <w:rFonts w:ascii="Times New Roman" w:hAnsi="Times New Roman"/>
              </w:rPr>
            </w:pPr>
            <w:r w:rsidRPr="564C8C01">
              <w:rPr>
                <w:rFonts w:ascii="Times New Roman" w:hAnsi="Times New Roman"/>
              </w:rPr>
              <w:t>4. User adjusts any preferences (weights, tolerances, modes, budget) for this trip only.</w:t>
            </w:r>
          </w:p>
          <w:p w14:paraId="0E086D5E" w14:textId="77777777" w:rsidR="564C8C01" w:rsidRDefault="564C8C01" w:rsidP="564C8C01">
            <w:pPr>
              <w:rPr>
                <w:rFonts w:ascii="Times New Roman" w:hAnsi="Times New Roman"/>
              </w:rPr>
            </w:pPr>
            <w:r w:rsidRPr="564C8C01">
              <w:rPr>
                <w:rFonts w:ascii="Times New Roman" w:hAnsi="Times New Roman"/>
              </w:rPr>
              <w:t>5. System applies the trip-level overrides; the saved default profile remains unchanged.</w:t>
            </w:r>
          </w:p>
          <w:p w14:paraId="56EE9B95" w14:textId="77777777" w:rsidR="564C8C01" w:rsidRDefault="564C8C01" w:rsidP="564C8C01">
            <w:pPr>
              <w:rPr>
                <w:rFonts w:ascii="Times New Roman" w:hAnsi="Times New Roman"/>
              </w:rPr>
            </w:pPr>
            <w:r w:rsidRPr="564C8C01">
              <w:rPr>
                <w:rFonts w:ascii="Times New Roman" w:hAnsi="Times New Roman"/>
              </w:rPr>
              <w:t>6. If the user dismisses without choosing, system defaults to the saved profile.</w:t>
            </w:r>
          </w:p>
        </w:tc>
      </w:tr>
      <w:tr w:rsidR="564C8C01" w14:paraId="76D5A51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56CE7DC"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96ABE15" w14:textId="77777777" w:rsidR="564C8C01" w:rsidRDefault="564C8C01" w:rsidP="564C8C01">
            <w:pPr>
              <w:rPr>
                <w:rFonts w:ascii="Times New Roman" w:hAnsi="Times New Roman"/>
              </w:rPr>
            </w:pPr>
            <w:r w:rsidRPr="564C8C01">
              <w:rPr>
                <w:rFonts w:ascii="Times New Roman" w:hAnsi="Times New Roman"/>
              </w:rPr>
              <w:t>NIL</w:t>
            </w:r>
          </w:p>
        </w:tc>
      </w:tr>
      <w:tr w:rsidR="564C8C01" w14:paraId="1C4550F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7117B67"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7F9406F" w14:textId="77777777" w:rsidR="564C8C01" w:rsidRDefault="564C8C01" w:rsidP="564C8C01">
            <w:pPr>
              <w:rPr>
                <w:rFonts w:ascii="Times New Roman" w:hAnsi="Times New Roman"/>
              </w:rPr>
            </w:pPr>
            <w:r w:rsidRPr="564C8C01">
              <w:rPr>
                <w:rFonts w:ascii="Times New Roman" w:hAnsi="Times New Roman"/>
              </w:rPr>
              <w:t>NIL</w:t>
            </w:r>
          </w:p>
        </w:tc>
      </w:tr>
      <w:tr w:rsidR="564C8C01" w14:paraId="54C5D47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B0E052"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9A80884" w14:textId="77777777" w:rsidR="564C8C01" w:rsidRDefault="564C8C01" w:rsidP="564C8C01">
            <w:pPr>
              <w:rPr>
                <w:rFonts w:ascii="Times New Roman" w:hAnsi="Times New Roman"/>
              </w:rPr>
            </w:pPr>
            <w:r w:rsidRPr="564C8C01">
              <w:rPr>
                <w:rFonts w:ascii="Times New Roman" w:hAnsi="Times New Roman"/>
              </w:rPr>
              <w:t>UC-07 Fetch Preference Profile</w:t>
            </w:r>
          </w:p>
        </w:tc>
      </w:tr>
      <w:tr w:rsidR="564C8C01" w14:paraId="599171F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39F892"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BCA546B" w14:textId="77777777" w:rsidR="564C8C01" w:rsidRDefault="564C8C01" w:rsidP="564C8C01">
            <w:pPr>
              <w:rPr>
                <w:rFonts w:ascii="Times New Roman" w:hAnsi="Times New Roman"/>
              </w:rPr>
            </w:pPr>
            <w:r w:rsidRPr="564C8C01">
              <w:rPr>
                <w:rFonts w:ascii="Times New Roman" w:hAnsi="Times New Roman"/>
              </w:rPr>
              <w:t>NIL</w:t>
            </w:r>
          </w:p>
        </w:tc>
      </w:tr>
      <w:tr w:rsidR="564C8C01" w14:paraId="61851F1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D1959F7"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B332643" w14:textId="77777777" w:rsidR="564C8C01" w:rsidRDefault="564C8C01" w:rsidP="564C8C01">
            <w:pPr>
              <w:rPr>
                <w:rFonts w:ascii="Times New Roman" w:hAnsi="Times New Roman"/>
              </w:rPr>
            </w:pPr>
            <w:r w:rsidRPr="564C8C01">
              <w:rPr>
                <w:rFonts w:ascii="Times New Roman" w:hAnsi="Times New Roman"/>
              </w:rPr>
              <w:t>NIL</w:t>
            </w:r>
          </w:p>
        </w:tc>
      </w:tr>
      <w:tr w:rsidR="564C8C01" w14:paraId="641FA5A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0BF056"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49BC0FD" w14:textId="77777777" w:rsidR="564C8C01" w:rsidRDefault="564C8C01" w:rsidP="564C8C01">
            <w:pPr>
              <w:rPr>
                <w:rFonts w:ascii="Times New Roman" w:hAnsi="Times New Roman"/>
              </w:rPr>
            </w:pPr>
            <w:r w:rsidRPr="564C8C01">
              <w:rPr>
                <w:rFonts w:ascii="Times New Roman" w:hAnsi="Times New Roman"/>
              </w:rPr>
              <w:t>NIL</w:t>
            </w:r>
          </w:p>
        </w:tc>
      </w:tr>
    </w:tbl>
    <w:p w14:paraId="44EFCB69" w14:textId="77777777" w:rsidR="7C36DB2F" w:rsidRDefault="7C36DB2F"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A64144F"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95E90F"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C9D31F8" w14:textId="77777777" w:rsidR="564C8C01" w:rsidRDefault="564C8C01" w:rsidP="564C8C01">
            <w:pPr>
              <w:rPr>
                <w:rFonts w:ascii="Times New Roman" w:hAnsi="Times New Roman"/>
              </w:rPr>
            </w:pPr>
            <w:r w:rsidRPr="564C8C01">
              <w:rPr>
                <w:rFonts w:ascii="Times New Roman" w:hAnsi="Times New Roman"/>
              </w:rPr>
              <w:t>UC-07</w:t>
            </w:r>
          </w:p>
        </w:tc>
      </w:tr>
      <w:tr w:rsidR="564C8C01" w14:paraId="3624CF2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45B3CA8"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11BDEF4" w14:textId="77777777" w:rsidR="564C8C01" w:rsidRDefault="564C8C01" w:rsidP="564C8C01">
            <w:pPr>
              <w:rPr>
                <w:rFonts w:ascii="Times New Roman" w:hAnsi="Times New Roman"/>
              </w:rPr>
            </w:pPr>
            <w:r w:rsidRPr="564C8C01">
              <w:rPr>
                <w:rFonts w:ascii="Times New Roman" w:hAnsi="Times New Roman"/>
              </w:rPr>
              <w:t>Fetch Preference Profile</w:t>
            </w:r>
          </w:p>
        </w:tc>
      </w:tr>
      <w:tr w:rsidR="564C8C01" w14:paraId="4F52E18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F3E330"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2148D9C"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F242029"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2D94EFC"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52056E6E"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04F5AD2"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320C2D4"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409685C"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14B095" w14:textId="77777777" w:rsidR="564C8C01" w:rsidRDefault="564C8C01" w:rsidP="564C8C01">
            <w:pPr>
              <w:rPr>
                <w:rFonts w:ascii="Times New Roman" w:hAnsi="Times New Roman"/>
              </w:rPr>
            </w:pPr>
            <w:r w:rsidRPr="564C8C01">
              <w:rPr>
                <w:rFonts w:ascii="Times New Roman" w:hAnsi="Times New Roman"/>
              </w:rPr>
              <w:t>11/2/2026</w:t>
            </w:r>
          </w:p>
        </w:tc>
      </w:tr>
    </w:tbl>
    <w:p w14:paraId="0BBAC0FA"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11002A7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70E046C"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FD4EC29" w14:textId="77777777" w:rsidR="564C8C01" w:rsidRDefault="564C8C01" w:rsidP="564C8C01">
            <w:pPr>
              <w:rPr>
                <w:rFonts w:ascii="Times New Roman" w:hAnsi="Times New Roman"/>
              </w:rPr>
            </w:pPr>
            <w:r w:rsidRPr="564C8C01">
              <w:rPr>
                <w:rFonts w:ascii="Times New Roman" w:hAnsi="Times New Roman"/>
              </w:rPr>
              <w:t>System</w:t>
            </w:r>
          </w:p>
        </w:tc>
      </w:tr>
      <w:tr w:rsidR="564C8C01" w14:paraId="6EB4EE3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B6083D1"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A4654D" w14:textId="77777777" w:rsidR="564C8C01" w:rsidRDefault="564C8C01" w:rsidP="564C8C01">
            <w:pPr>
              <w:rPr>
                <w:rFonts w:ascii="Times New Roman" w:hAnsi="Times New Roman"/>
              </w:rPr>
            </w:pPr>
            <w:r w:rsidRPr="564C8C01">
              <w:rPr>
                <w:rFonts w:ascii="Times New Roman" w:hAnsi="Times New Roman"/>
              </w:rPr>
              <w:t>Retrieves the user's saved default preference profile from storage so it can be displayed and applied during a trip request.</w:t>
            </w:r>
          </w:p>
        </w:tc>
      </w:tr>
      <w:tr w:rsidR="564C8C01" w14:paraId="31532C6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2330BF6"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0D62356" w14:textId="77777777" w:rsidR="564C8C01" w:rsidRDefault="564C8C01" w:rsidP="564C8C01">
            <w:pPr>
              <w:rPr>
                <w:rFonts w:ascii="Times New Roman" w:hAnsi="Times New Roman"/>
              </w:rPr>
            </w:pPr>
            <w:r w:rsidRPr="564C8C01">
              <w:rPr>
                <w:rFonts w:ascii="Times New Roman" w:hAnsi="Times New Roman"/>
              </w:rPr>
              <w:t>A saved default preference profile exists</w:t>
            </w:r>
          </w:p>
        </w:tc>
      </w:tr>
      <w:tr w:rsidR="564C8C01" w14:paraId="5B3E700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B0B8ADF"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0B4D857" w14:textId="77777777" w:rsidR="564C8C01" w:rsidRDefault="564C8C01" w:rsidP="564C8C01">
            <w:pPr>
              <w:rPr>
                <w:rFonts w:ascii="Times New Roman" w:hAnsi="Times New Roman"/>
              </w:rPr>
            </w:pPr>
            <w:r w:rsidRPr="564C8C01">
              <w:rPr>
                <w:rFonts w:ascii="Times New Roman" w:hAnsi="Times New Roman"/>
              </w:rPr>
              <w:t>The preference profile is loaded into memory and available for the current trip request</w:t>
            </w:r>
          </w:p>
        </w:tc>
      </w:tr>
      <w:tr w:rsidR="564C8C01" w14:paraId="41EF8FA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FC4CF71"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098003A" w14:textId="77777777" w:rsidR="564C8C01" w:rsidRDefault="564C8C01" w:rsidP="564C8C01">
            <w:pPr>
              <w:rPr>
                <w:rFonts w:ascii="Times New Roman" w:hAnsi="Times New Roman"/>
              </w:rPr>
            </w:pPr>
            <w:r w:rsidRPr="564C8C01">
              <w:rPr>
                <w:rFonts w:ascii="Times New Roman" w:hAnsi="Times New Roman"/>
              </w:rPr>
              <w:t>High</w:t>
            </w:r>
          </w:p>
        </w:tc>
      </w:tr>
      <w:tr w:rsidR="564C8C01" w14:paraId="06E80E4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30C6A0B"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863126D" w14:textId="77777777" w:rsidR="564C8C01" w:rsidRDefault="564C8C01" w:rsidP="564C8C01">
            <w:pPr>
              <w:rPr>
                <w:rFonts w:ascii="Times New Roman" w:hAnsi="Times New Roman"/>
              </w:rPr>
            </w:pPr>
            <w:r w:rsidRPr="564C8C01">
              <w:rPr>
                <w:rFonts w:ascii="Times New Roman" w:hAnsi="Times New Roman"/>
              </w:rPr>
              <w:t>High</w:t>
            </w:r>
          </w:p>
        </w:tc>
      </w:tr>
      <w:tr w:rsidR="564C8C01" w14:paraId="10970D6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D476EED"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741C1F3" w14:textId="77777777" w:rsidR="564C8C01" w:rsidRDefault="564C8C01" w:rsidP="564C8C01">
            <w:pPr>
              <w:rPr>
                <w:rFonts w:ascii="Times New Roman" w:hAnsi="Times New Roman"/>
              </w:rPr>
            </w:pPr>
            <w:r w:rsidRPr="564C8C01">
              <w:rPr>
                <w:rFonts w:ascii="Times New Roman" w:hAnsi="Times New Roman"/>
              </w:rPr>
              <w:t>1. System receives a request to load preferences (triggered by UC-05 or UC-06).</w:t>
            </w:r>
          </w:p>
          <w:p w14:paraId="7B9B2E0E" w14:textId="77777777" w:rsidR="564C8C01" w:rsidRDefault="564C8C01" w:rsidP="564C8C01">
            <w:pPr>
              <w:rPr>
                <w:rFonts w:ascii="Times New Roman" w:hAnsi="Times New Roman"/>
              </w:rPr>
            </w:pPr>
            <w:r w:rsidRPr="564C8C01">
              <w:rPr>
                <w:rFonts w:ascii="Times New Roman" w:hAnsi="Times New Roman"/>
              </w:rPr>
              <w:t>2. System reads the saved preference profile from persistent storage.</w:t>
            </w:r>
          </w:p>
          <w:p w14:paraId="46E85B7C" w14:textId="77777777" w:rsidR="564C8C01" w:rsidRDefault="564C8C01" w:rsidP="564C8C01">
            <w:pPr>
              <w:rPr>
                <w:rFonts w:ascii="Times New Roman" w:hAnsi="Times New Roman"/>
              </w:rPr>
            </w:pPr>
            <w:r w:rsidRPr="564C8C01">
              <w:rPr>
                <w:rFonts w:ascii="Times New Roman" w:hAnsi="Times New Roman"/>
              </w:rPr>
              <w:t>3. System returns the full profile (weights, tolerances, mode settings, budget, concession status) to the calling use case.</w:t>
            </w:r>
          </w:p>
        </w:tc>
      </w:tr>
      <w:tr w:rsidR="564C8C01" w14:paraId="7C4F617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CF8C502"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544ADA0" w14:textId="77777777" w:rsidR="564C8C01" w:rsidRDefault="564C8C01" w:rsidP="564C8C01">
            <w:pPr>
              <w:rPr>
                <w:rFonts w:ascii="Times New Roman" w:hAnsi="Times New Roman"/>
              </w:rPr>
            </w:pPr>
            <w:r w:rsidRPr="564C8C01">
              <w:rPr>
                <w:rFonts w:ascii="Times New Roman" w:hAnsi="Times New Roman"/>
              </w:rPr>
              <w:t>NIL</w:t>
            </w:r>
          </w:p>
        </w:tc>
      </w:tr>
      <w:tr w:rsidR="564C8C01" w14:paraId="269A346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EC4A1B4"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CFBBDDA" w14:textId="77777777" w:rsidR="564C8C01" w:rsidRDefault="564C8C01" w:rsidP="564C8C01">
            <w:pPr>
              <w:rPr>
                <w:rFonts w:ascii="Times New Roman" w:hAnsi="Times New Roman"/>
              </w:rPr>
            </w:pPr>
            <w:r w:rsidRPr="564C8C01">
              <w:rPr>
                <w:rFonts w:ascii="Times New Roman" w:hAnsi="Times New Roman"/>
              </w:rPr>
              <w:t>NIL</w:t>
            </w:r>
          </w:p>
        </w:tc>
      </w:tr>
      <w:tr w:rsidR="564C8C01" w14:paraId="1BF8CA1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C37C63D"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7B647CB" w14:textId="77777777" w:rsidR="564C8C01" w:rsidRDefault="564C8C01" w:rsidP="564C8C01">
            <w:pPr>
              <w:rPr>
                <w:rFonts w:ascii="Times New Roman" w:hAnsi="Times New Roman"/>
              </w:rPr>
            </w:pPr>
            <w:r w:rsidRPr="564C8C01">
              <w:rPr>
                <w:rFonts w:ascii="Times New Roman" w:hAnsi="Times New Roman"/>
              </w:rPr>
              <w:t>NIL</w:t>
            </w:r>
          </w:p>
        </w:tc>
      </w:tr>
      <w:tr w:rsidR="564C8C01" w14:paraId="56BBFFF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F3B84FE"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B3E9B30" w14:textId="77777777" w:rsidR="564C8C01" w:rsidRDefault="564C8C01" w:rsidP="564C8C01">
            <w:pPr>
              <w:rPr>
                <w:rFonts w:ascii="Times New Roman" w:hAnsi="Times New Roman"/>
              </w:rPr>
            </w:pPr>
            <w:r w:rsidRPr="564C8C01">
              <w:rPr>
                <w:rFonts w:ascii="Times New Roman" w:hAnsi="Times New Roman"/>
              </w:rPr>
              <w:t>NIL</w:t>
            </w:r>
          </w:p>
        </w:tc>
      </w:tr>
      <w:tr w:rsidR="564C8C01" w14:paraId="66B3D38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E886601"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5D903D6" w14:textId="77777777" w:rsidR="564C8C01" w:rsidRDefault="564C8C01" w:rsidP="564C8C01">
            <w:pPr>
              <w:rPr>
                <w:rFonts w:ascii="Times New Roman" w:hAnsi="Times New Roman"/>
              </w:rPr>
            </w:pPr>
            <w:r w:rsidRPr="564C8C01">
              <w:rPr>
                <w:rFonts w:ascii="Times New Roman" w:hAnsi="Times New Roman"/>
              </w:rPr>
              <w:t>NIL</w:t>
            </w:r>
          </w:p>
        </w:tc>
      </w:tr>
      <w:tr w:rsidR="564C8C01" w14:paraId="6C236BB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FA2C0F1"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940EC03" w14:textId="77777777" w:rsidR="564C8C01" w:rsidRDefault="564C8C01" w:rsidP="564C8C01">
            <w:pPr>
              <w:rPr>
                <w:rFonts w:ascii="Times New Roman" w:hAnsi="Times New Roman"/>
              </w:rPr>
            </w:pPr>
            <w:r w:rsidRPr="564C8C01">
              <w:rPr>
                <w:rFonts w:ascii="Times New Roman" w:hAnsi="Times New Roman"/>
              </w:rPr>
              <w:t>NIL</w:t>
            </w:r>
          </w:p>
        </w:tc>
      </w:tr>
    </w:tbl>
    <w:p w14:paraId="6B3FF699" w14:textId="77777777" w:rsidR="7C36DB2F" w:rsidRDefault="7C36DB2F"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114FF2F5"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FC9CDB"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117F6A8" w14:textId="77777777" w:rsidR="564C8C01" w:rsidRDefault="564C8C01" w:rsidP="564C8C01">
            <w:pPr>
              <w:rPr>
                <w:rFonts w:ascii="Times New Roman" w:hAnsi="Times New Roman"/>
              </w:rPr>
            </w:pPr>
            <w:r w:rsidRPr="564C8C01">
              <w:rPr>
                <w:rFonts w:ascii="Times New Roman" w:hAnsi="Times New Roman"/>
              </w:rPr>
              <w:t>UC-08</w:t>
            </w:r>
          </w:p>
        </w:tc>
      </w:tr>
      <w:tr w:rsidR="564C8C01" w14:paraId="26A147B6"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29A95AC"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472FB6" w14:textId="77777777" w:rsidR="564C8C01" w:rsidRDefault="564C8C01" w:rsidP="564C8C01">
            <w:pPr>
              <w:rPr>
                <w:rFonts w:ascii="Times New Roman" w:hAnsi="Times New Roman"/>
              </w:rPr>
            </w:pPr>
            <w:r w:rsidRPr="564C8C01">
              <w:rPr>
                <w:rFonts w:ascii="Times New Roman" w:hAnsi="Times New Roman"/>
              </w:rPr>
              <w:t>Input Origin</w:t>
            </w:r>
          </w:p>
        </w:tc>
      </w:tr>
      <w:tr w:rsidR="564C8C01" w14:paraId="03E8180C"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BD0A245"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0113A56"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0CB3C2B"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7E065F8"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021E24C8"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1432923"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065FA6A"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4E3866"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CB42049" w14:textId="77777777" w:rsidR="564C8C01" w:rsidRDefault="564C8C01" w:rsidP="564C8C01">
            <w:pPr>
              <w:rPr>
                <w:rFonts w:ascii="Times New Roman" w:hAnsi="Times New Roman"/>
              </w:rPr>
            </w:pPr>
            <w:r w:rsidRPr="564C8C01">
              <w:rPr>
                <w:rFonts w:ascii="Times New Roman" w:hAnsi="Times New Roman"/>
              </w:rPr>
              <w:t>11/2/2026</w:t>
            </w:r>
          </w:p>
        </w:tc>
      </w:tr>
    </w:tbl>
    <w:p w14:paraId="479351D5"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5A4FD72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AFA8336"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6AC1E02" w14:textId="77777777" w:rsidR="564C8C01" w:rsidRDefault="564C8C01" w:rsidP="564C8C01">
            <w:pPr>
              <w:rPr>
                <w:rFonts w:ascii="Times New Roman" w:hAnsi="Times New Roman"/>
              </w:rPr>
            </w:pPr>
            <w:r w:rsidRPr="564C8C01">
              <w:rPr>
                <w:rFonts w:ascii="Times New Roman" w:hAnsi="Times New Roman"/>
              </w:rPr>
              <w:t>User</w:t>
            </w:r>
          </w:p>
        </w:tc>
      </w:tr>
      <w:tr w:rsidR="564C8C01" w14:paraId="5C353E7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F176E4D"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C995047" w14:textId="77777777" w:rsidR="564C8C01" w:rsidRDefault="564C8C01" w:rsidP="564C8C01">
            <w:pPr>
              <w:rPr>
                <w:rFonts w:ascii="Times New Roman" w:hAnsi="Times New Roman"/>
              </w:rPr>
            </w:pPr>
            <w:proofErr w:type="spellStart"/>
            <w:proofErr w:type="gramStart"/>
            <w:r w:rsidRPr="564C8C01">
              <w:rPr>
                <w:rFonts w:ascii="Times New Roman" w:hAnsi="Times New Roman"/>
              </w:rPr>
              <w:t>Lets</w:t>
            </w:r>
            <w:proofErr w:type="spellEnd"/>
            <w:proofErr w:type="gramEnd"/>
            <w:r w:rsidRPr="564C8C01">
              <w:rPr>
                <w:rFonts w:ascii="Times New Roman" w:hAnsi="Times New Roman"/>
              </w:rPr>
              <w:t xml:space="preserve"> the user specify where their trip starts, either by using GPS or typing an address manually. The system validates the location is within Singapore.</w:t>
            </w:r>
          </w:p>
        </w:tc>
      </w:tr>
      <w:tr w:rsidR="564C8C01" w14:paraId="6B821B2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2EA1603"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CAF0AF1" w14:textId="77777777" w:rsidR="564C8C01" w:rsidRDefault="564C8C01" w:rsidP="564C8C01">
            <w:pPr>
              <w:rPr>
                <w:rFonts w:ascii="Times New Roman" w:hAnsi="Times New Roman"/>
              </w:rPr>
            </w:pPr>
            <w:r w:rsidRPr="564C8C01">
              <w:rPr>
                <w:rFonts w:ascii="Times New Roman" w:hAnsi="Times New Roman"/>
              </w:rPr>
              <w:t>Trip request has been initiated (UC-05)</w:t>
            </w:r>
          </w:p>
        </w:tc>
      </w:tr>
      <w:tr w:rsidR="564C8C01" w14:paraId="7927CAE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B9E0C7"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D93DE53" w14:textId="77777777" w:rsidR="564C8C01" w:rsidRDefault="564C8C01" w:rsidP="564C8C01">
            <w:pPr>
              <w:rPr>
                <w:rFonts w:ascii="Times New Roman" w:hAnsi="Times New Roman"/>
              </w:rPr>
            </w:pPr>
            <w:r w:rsidRPr="564C8C01">
              <w:rPr>
                <w:rFonts w:ascii="Times New Roman" w:hAnsi="Times New Roman"/>
              </w:rPr>
              <w:t>A validated origin location within Singapore is set for the trip</w:t>
            </w:r>
          </w:p>
        </w:tc>
      </w:tr>
      <w:tr w:rsidR="564C8C01" w14:paraId="5B818BE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8EDEA2D"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8D30DB" w14:textId="77777777" w:rsidR="564C8C01" w:rsidRDefault="564C8C01" w:rsidP="564C8C01">
            <w:pPr>
              <w:rPr>
                <w:rFonts w:ascii="Times New Roman" w:hAnsi="Times New Roman"/>
              </w:rPr>
            </w:pPr>
            <w:r w:rsidRPr="564C8C01">
              <w:rPr>
                <w:rFonts w:ascii="Times New Roman" w:hAnsi="Times New Roman"/>
              </w:rPr>
              <w:t>High</w:t>
            </w:r>
          </w:p>
        </w:tc>
      </w:tr>
      <w:tr w:rsidR="564C8C01" w14:paraId="7EB956E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6702EB7"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66E3B06" w14:textId="77777777" w:rsidR="564C8C01" w:rsidRDefault="564C8C01" w:rsidP="564C8C01">
            <w:pPr>
              <w:rPr>
                <w:rFonts w:ascii="Times New Roman" w:hAnsi="Times New Roman"/>
              </w:rPr>
            </w:pPr>
            <w:r w:rsidRPr="564C8C01">
              <w:rPr>
                <w:rFonts w:ascii="Times New Roman" w:hAnsi="Times New Roman"/>
              </w:rPr>
              <w:t>High</w:t>
            </w:r>
          </w:p>
        </w:tc>
      </w:tr>
      <w:tr w:rsidR="564C8C01" w14:paraId="2FA863F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681DDF"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29B3C9F" w14:textId="77777777" w:rsidR="564C8C01" w:rsidRDefault="564C8C01" w:rsidP="564C8C01">
            <w:pPr>
              <w:rPr>
                <w:rFonts w:ascii="Times New Roman" w:hAnsi="Times New Roman"/>
              </w:rPr>
            </w:pPr>
            <w:r w:rsidRPr="564C8C01">
              <w:rPr>
                <w:rFonts w:ascii="Times New Roman" w:hAnsi="Times New Roman"/>
              </w:rPr>
              <w:t>1. System offers the option to use current GPS location or enter an address manually.</w:t>
            </w:r>
          </w:p>
          <w:p w14:paraId="4B5310E7" w14:textId="77777777" w:rsidR="564C8C01" w:rsidRDefault="564C8C01" w:rsidP="564C8C01">
            <w:pPr>
              <w:rPr>
                <w:rFonts w:ascii="Times New Roman" w:hAnsi="Times New Roman"/>
              </w:rPr>
            </w:pPr>
            <w:r w:rsidRPr="564C8C01">
              <w:rPr>
                <w:rFonts w:ascii="Times New Roman" w:hAnsi="Times New Roman"/>
              </w:rPr>
              <w:t>2. If GPS is chosen, system requests location permission (UC-11) and attempts to resolve coordinates.</w:t>
            </w:r>
          </w:p>
          <w:p w14:paraId="43CDDF94" w14:textId="77777777" w:rsidR="564C8C01" w:rsidRDefault="564C8C01" w:rsidP="564C8C01">
            <w:pPr>
              <w:rPr>
                <w:rFonts w:ascii="Times New Roman" w:hAnsi="Times New Roman"/>
              </w:rPr>
            </w:pPr>
            <w:r w:rsidRPr="564C8C01">
              <w:rPr>
                <w:rFonts w:ascii="Times New Roman" w:hAnsi="Times New Roman"/>
              </w:rPr>
              <w:t xml:space="preserve">3. If manual entry is chosen, user </w:t>
            </w:r>
            <w:proofErr w:type="gramStart"/>
            <w:r w:rsidRPr="564C8C01">
              <w:rPr>
                <w:rFonts w:ascii="Times New Roman" w:hAnsi="Times New Roman"/>
              </w:rPr>
              <w:t>types</w:t>
            </w:r>
            <w:proofErr w:type="gramEnd"/>
            <w:r w:rsidRPr="564C8C01">
              <w:rPr>
                <w:rFonts w:ascii="Times New Roman" w:hAnsi="Times New Roman"/>
              </w:rPr>
              <w:t xml:space="preserve"> an address and system </w:t>
            </w:r>
            <w:proofErr w:type="gramStart"/>
            <w:r w:rsidRPr="564C8C01">
              <w:rPr>
                <w:rFonts w:ascii="Times New Roman" w:hAnsi="Times New Roman"/>
              </w:rPr>
              <w:t>generates</w:t>
            </w:r>
            <w:proofErr w:type="gramEnd"/>
            <w:r w:rsidRPr="564C8C01">
              <w:rPr>
                <w:rFonts w:ascii="Times New Roman" w:hAnsi="Times New Roman"/>
              </w:rPr>
              <w:t xml:space="preserve"> suggestions (UC-12).</w:t>
            </w:r>
          </w:p>
          <w:p w14:paraId="5D74856F" w14:textId="77777777" w:rsidR="564C8C01" w:rsidRDefault="564C8C01" w:rsidP="564C8C01">
            <w:pPr>
              <w:rPr>
                <w:rFonts w:ascii="Times New Roman" w:hAnsi="Times New Roman"/>
              </w:rPr>
            </w:pPr>
            <w:r w:rsidRPr="564C8C01">
              <w:rPr>
                <w:rFonts w:ascii="Times New Roman" w:hAnsi="Times New Roman"/>
              </w:rPr>
              <w:t>4. User selects a suggestion or confirms the typed address.</w:t>
            </w:r>
          </w:p>
          <w:p w14:paraId="5D5A713B" w14:textId="77777777" w:rsidR="564C8C01" w:rsidRDefault="564C8C01" w:rsidP="564C8C01">
            <w:pPr>
              <w:rPr>
                <w:rFonts w:ascii="Times New Roman" w:hAnsi="Times New Roman"/>
              </w:rPr>
            </w:pPr>
            <w:r w:rsidRPr="564C8C01">
              <w:rPr>
                <w:rFonts w:ascii="Times New Roman" w:hAnsi="Times New Roman"/>
              </w:rPr>
              <w:t>5. System validates that the origin falls within Singapore.</w:t>
            </w:r>
          </w:p>
          <w:p w14:paraId="75F6B283" w14:textId="77777777" w:rsidR="564C8C01" w:rsidRDefault="564C8C01" w:rsidP="564C8C01">
            <w:pPr>
              <w:rPr>
                <w:rFonts w:ascii="Times New Roman" w:hAnsi="Times New Roman"/>
              </w:rPr>
            </w:pPr>
            <w:r w:rsidRPr="564C8C01">
              <w:rPr>
                <w:rFonts w:ascii="Times New Roman" w:hAnsi="Times New Roman"/>
              </w:rPr>
              <w:t>6. If valid, origin is locked in for the trip.</w:t>
            </w:r>
          </w:p>
        </w:tc>
      </w:tr>
      <w:tr w:rsidR="564C8C01" w14:paraId="33508D5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73DB58D"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74305D6" w14:textId="77777777" w:rsidR="564C8C01" w:rsidRDefault="564C8C01" w:rsidP="564C8C01">
            <w:pPr>
              <w:rPr>
                <w:rFonts w:ascii="Times New Roman" w:hAnsi="Times New Roman"/>
              </w:rPr>
            </w:pPr>
            <w:r w:rsidRPr="564C8C01">
              <w:rPr>
                <w:rFonts w:ascii="Times New Roman" w:hAnsi="Times New Roman"/>
              </w:rPr>
              <w:t>If GPS fails or times out, system prompts the user to retry or switch to manual input.</w:t>
            </w:r>
          </w:p>
        </w:tc>
      </w:tr>
      <w:tr w:rsidR="564C8C01" w14:paraId="2BFDD88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529A242"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476356B" w14:textId="77777777" w:rsidR="564C8C01" w:rsidRDefault="564C8C01" w:rsidP="564C8C01">
            <w:pPr>
              <w:rPr>
                <w:rFonts w:ascii="Times New Roman" w:hAnsi="Times New Roman"/>
              </w:rPr>
            </w:pPr>
            <w:r w:rsidRPr="564C8C01">
              <w:rPr>
                <w:rFonts w:ascii="Times New Roman" w:hAnsi="Times New Roman"/>
              </w:rPr>
              <w:t>If the origin is outside Singapore or cannot be resolved, system shows an error and asks the user to re-enter.</w:t>
            </w:r>
          </w:p>
        </w:tc>
      </w:tr>
      <w:tr w:rsidR="564C8C01" w14:paraId="18C2012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2F6D022"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20A24A3" w14:textId="77777777" w:rsidR="564C8C01" w:rsidRDefault="564C8C01" w:rsidP="564C8C01">
            <w:pPr>
              <w:rPr>
                <w:rFonts w:ascii="Times New Roman" w:hAnsi="Times New Roman"/>
              </w:rPr>
            </w:pPr>
            <w:r w:rsidRPr="564C8C01">
              <w:rPr>
                <w:rFonts w:ascii="Times New Roman" w:hAnsi="Times New Roman"/>
              </w:rPr>
              <w:t>UC-12 Generate Suggestions</w:t>
            </w:r>
          </w:p>
        </w:tc>
      </w:tr>
      <w:tr w:rsidR="564C8C01" w14:paraId="0FEAF95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D7CB04"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8466F20" w14:textId="77777777" w:rsidR="564C8C01" w:rsidRDefault="564C8C01" w:rsidP="564C8C01">
            <w:pPr>
              <w:rPr>
                <w:rFonts w:ascii="Times New Roman" w:hAnsi="Times New Roman"/>
              </w:rPr>
            </w:pPr>
            <w:r w:rsidRPr="564C8C01">
              <w:rPr>
                <w:rFonts w:ascii="Times New Roman" w:hAnsi="Times New Roman"/>
              </w:rPr>
              <w:t>NIL</w:t>
            </w:r>
          </w:p>
        </w:tc>
      </w:tr>
      <w:tr w:rsidR="564C8C01" w14:paraId="4C57363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6FDB859"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0C83C7A" w14:textId="77777777" w:rsidR="564C8C01" w:rsidRDefault="564C8C01" w:rsidP="564C8C01">
            <w:pPr>
              <w:rPr>
                <w:rFonts w:ascii="Times New Roman" w:hAnsi="Times New Roman"/>
              </w:rPr>
            </w:pPr>
            <w:r w:rsidRPr="564C8C01">
              <w:rPr>
                <w:rFonts w:ascii="Times New Roman" w:hAnsi="Times New Roman"/>
              </w:rPr>
              <w:t>NIL</w:t>
            </w:r>
          </w:p>
        </w:tc>
      </w:tr>
      <w:tr w:rsidR="564C8C01" w14:paraId="6986120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25DF81A"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55E9BD" w14:textId="77777777" w:rsidR="564C8C01" w:rsidRDefault="564C8C01" w:rsidP="564C8C01">
            <w:pPr>
              <w:rPr>
                <w:rFonts w:ascii="Times New Roman" w:hAnsi="Times New Roman"/>
              </w:rPr>
            </w:pPr>
            <w:r w:rsidRPr="564C8C01">
              <w:rPr>
                <w:rFonts w:ascii="Times New Roman" w:hAnsi="Times New Roman"/>
              </w:rPr>
              <w:t>NIL</w:t>
            </w:r>
          </w:p>
        </w:tc>
      </w:tr>
    </w:tbl>
    <w:p w14:paraId="2F540D17" w14:textId="77777777" w:rsidR="7C36DB2F" w:rsidRDefault="7C36DB2F"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59E5A2E"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1C7E587"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0A8E13F" w14:textId="77777777" w:rsidR="564C8C01" w:rsidRDefault="564C8C01" w:rsidP="564C8C01">
            <w:pPr>
              <w:rPr>
                <w:rFonts w:ascii="Times New Roman" w:hAnsi="Times New Roman"/>
              </w:rPr>
            </w:pPr>
            <w:r w:rsidRPr="564C8C01">
              <w:rPr>
                <w:rFonts w:ascii="Times New Roman" w:hAnsi="Times New Roman"/>
              </w:rPr>
              <w:t>UC-09</w:t>
            </w:r>
          </w:p>
        </w:tc>
      </w:tr>
      <w:tr w:rsidR="564C8C01" w14:paraId="1EF7F487"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FC0339B"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D5D32D6" w14:textId="77777777" w:rsidR="564C8C01" w:rsidRDefault="564C8C01" w:rsidP="564C8C01">
            <w:pPr>
              <w:rPr>
                <w:rFonts w:ascii="Times New Roman" w:hAnsi="Times New Roman"/>
              </w:rPr>
            </w:pPr>
            <w:r w:rsidRPr="564C8C01">
              <w:rPr>
                <w:rFonts w:ascii="Times New Roman" w:hAnsi="Times New Roman"/>
              </w:rPr>
              <w:t>Input Destination</w:t>
            </w:r>
          </w:p>
        </w:tc>
      </w:tr>
      <w:tr w:rsidR="564C8C01" w14:paraId="43E3A06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4854C24"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4AD7FC"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30E0D89"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E59650"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0ADB319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AE572E6"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533F17"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AC65C82"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7FFAFB" w14:textId="77777777" w:rsidR="564C8C01" w:rsidRDefault="564C8C01" w:rsidP="564C8C01">
            <w:pPr>
              <w:rPr>
                <w:rFonts w:ascii="Times New Roman" w:hAnsi="Times New Roman"/>
              </w:rPr>
            </w:pPr>
            <w:r w:rsidRPr="564C8C01">
              <w:rPr>
                <w:rFonts w:ascii="Times New Roman" w:hAnsi="Times New Roman"/>
              </w:rPr>
              <w:t>11/2/2026</w:t>
            </w:r>
          </w:p>
        </w:tc>
      </w:tr>
    </w:tbl>
    <w:p w14:paraId="5DE348FC"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0F3BF8F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DD9261"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BAEDCC3" w14:textId="77777777" w:rsidR="564C8C01" w:rsidRDefault="564C8C01" w:rsidP="564C8C01">
            <w:pPr>
              <w:rPr>
                <w:rFonts w:ascii="Times New Roman" w:hAnsi="Times New Roman"/>
              </w:rPr>
            </w:pPr>
            <w:r w:rsidRPr="564C8C01">
              <w:rPr>
                <w:rFonts w:ascii="Times New Roman" w:hAnsi="Times New Roman"/>
              </w:rPr>
              <w:t>User</w:t>
            </w:r>
          </w:p>
        </w:tc>
      </w:tr>
      <w:tr w:rsidR="564C8C01" w14:paraId="5B0CB08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D1044EA"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02B7B9A" w14:textId="77777777" w:rsidR="564C8C01" w:rsidRDefault="564C8C01" w:rsidP="564C8C01">
            <w:pPr>
              <w:rPr>
                <w:rFonts w:ascii="Times New Roman" w:hAnsi="Times New Roman"/>
              </w:rPr>
            </w:pPr>
            <w:proofErr w:type="spellStart"/>
            <w:proofErr w:type="gramStart"/>
            <w:r w:rsidRPr="564C8C01">
              <w:rPr>
                <w:rFonts w:ascii="Times New Roman" w:hAnsi="Times New Roman"/>
              </w:rPr>
              <w:t>Lets</w:t>
            </w:r>
            <w:proofErr w:type="spellEnd"/>
            <w:proofErr w:type="gramEnd"/>
            <w:r w:rsidRPr="564C8C01">
              <w:rPr>
                <w:rFonts w:ascii="Times New Roman" w:hAnsi="Times New Roman"/>
              </w:rPr>
              <w:t xml:space="preserve"> the user specify where they want to go, via text entry or by tapping a point on the map. Validated to be within Singapore and different from the origin.</w:t>
            </w:r>
          </w:p>
        </w:tc>
      </w:tr>
      <w:tr w:rsidR="564C8C01" w14:paraId="4179B5F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8F0715"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1FBC8F8" w14:textId="77777777" w:rsidR="564C8C01" w:rsidRDefault="564C8C01" w:rsidP="564C8C01">
            <w:pPr>
              <w:rPr>
                <w:rFonts w:ascii="Times New Roman" w:hAnsi="Times New Roman"/>
              </w:rPr>
            </w:pPr>
            <w:r w:rsidRPr="564C8C01">
              <w:rPr>
                <w:rFonts w:ascii="Times New Roman" w:hAnsi="Times New Roman"/>
              </w:rPr>
              <w:t xml:space="preserve">Trip request has been </w:t>
            </w:r>
            <w:proofErr w:type="gramStart"/>
            <w:r w:rsidRPr="564C8C01">
              <w:rPr>
                <w:rFonts w:ascii="Times New Roman" w:hAnsi="Times New Roman"/>
              </w:rPr>
              <w:t>initiated</w:t>
            </w:r>
            <w:proofErr w:type="gramEnd"/>
            <w:r w:rsidRPr="564C8C01">
              <w:rPr>
                <w:rFonts w:ascii="Times New Roman" w:hAnsi="Times New Roman"/>
              </w:rPr>
              <w:t xml:space="preserve"> and origin has been set (UC-08)</w:t>
            </w:r>
          </w:p>
        </w:tc>
      </w:tr>
      <w:tr w:rsidR="564C8C01" w14:paraId="536FCE3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9010709"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E2111EB" w14:textId="77777777" w:rsidR="564C8C01" w:rsidRDefault="564C8C01" w:rsidP="564C8C01">
            <w:pPr>
              <w:rPr>
                <w:rFonts w:ascii="Times New Roman" w:hAnsi="Times New Roman"/>
              </w:rPr>
            </w:pPr>
            <w:r w:rsidRPr="564C8C01">
              <w:rPr>
                <w:rFonts w:ascii="Times New Roman" w:hAnsi="Times New Roman"/>
              </w:rPr>
              <w:t>A validated destination location within Singapore is set for the trip</w:t>
            </w:r>
          </w:p>
        </w:tc>
      </w:tr>
      <w:tr w:rsidR="564C8C01" w14:paraId="2FD50B2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FBD4B16"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2E6EB53" w14:textId="77777777" w:rsidR="564C8C01" w:rsidRDefault="564C8C01" w:rsidP="564C8C01">
            <w:pPr>
              <w:rPr>
                <w:rFonts w:ascii="Times New Roman" w:hAnsi="Times New Roman"/>
              </w:rPr>
            </w:pPr>
            <w:r w:rsidRPr="564C8C01">
              <w:rPr>
                <w:rFonts w:ascii="Times New Roman" w:hAnsi="Times New Roman"/>
              </w:rPr>
              <w:t>High</w:t>
            </w:r>
          </w:p>
        </w:tc>
      </w:tr>
      <w:tr w:rsidR="564C8C01" w14:paraId="649EC14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7A79CC"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89CC407" w14:textId="77777777" w:rsidR="564C8C01" w:rsidRDefault="564C8C01" w:rsidP="564C8C01">
            <w:pPr>
              <w:rPr>
                <w:rFonts w:ascii="Times New Roman" w:hAnsi="Times New Roman"/>
              </w:rPr>
            </w:pPr>
            <w:r w:rsidRPr="564C8C01">
              <w:rPr>
                <w:rFonts w:ascii="Times New Roman" w:hAnsi="Times New Roman"/>
              </w:rPr>
              <w:t>High</w:t>
            </w:r>
          </w:p>
        </w:tc>
      </w:tr>
      <w:tr w:rsidR="564C8C01" w14:paraId="1ADF257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ADD8612"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587D0DD" w14:textId="77777777" w:rsidR="564C8C01" w:rsidRDefault="564C8C01" w:rsidP="564C8C01">
            <w:pPr>
              <w:rPr>
                <w:rFonts w:ascii="Times New Roman" w:hAnsi="Times New Roman"/>
              </w:rPr>
            </w:pPr>
            <w:r w:rsidRPr="564C8C01">
              <w:rPr>
                <w:rFonts w:ascii="Times New Roman" w:hAnsi="Times New Roman"/>
              </w:rPr>
              <w:t xml:space="preserve">1. User types a destination address and system </w:t>
            </w:r>
            <w:proofErr w:type="gramStart"/>
            <w:r w:rsidRPr="564C8C01">
              <w:rPr>
                <w:rFonts w:ascii="Times New Roman" w:hAnsi="Times New Roman"/>
              </w:rPr>
              <w:t>generates</w:t>
            </w:r>
            <w:proofErr w:type="gramEnd"/>
            <w:r w:rsidRPr="564C8C01">
              <w:rPr>
                <w:rFonts w:ascii="Times New Roman" w:hAnsi="Times New Roman"/>
              </w:rPr>
              <w:t xml:space="preserve"> suggestions (UC-12), or user taps a location on the map.</w:t>
            </w:r>
          </w:p>
          <w:p w14:paraId="21D3CD7A" w14:textId="77777777" w:rsidR="564C8C01" w:rsidRDefault="564C8C01" w:rsidP="564C8C01">
            <w:pPr>
              <w:rPr>
                <w:rFonts w:ascii="Times New Roman" w:hAnsi="Times New Roman"/>
              </w:rPr>
            </w:pPr>
            <w:r w:rsidRPr="564C8C01">
              <w:rPr>
                <w:rFonts w:ascii="Times New Roman" w:hAnsi="Times New Roman"/>
              </w:rPr>
              <w:t>2. User selects a suggestion or confirms the map pin.</w:t>
            </w:r>
          </w:p>
          <w:p w14:paraId="6315FAAA" w14:textId="77777777" w:rsidR="564C8C01" w:rsidRDefault="564C8C01" w:rsidP="564C8C01">
            <w:pPr>
              <w:rPr>
                <w:rFonts w:ascii="Times New Roman" w:hAnsi="Times New Roman"/>
              </w:rPr>
            </w:pPr>
            <w:r w:rsidRPr="564C8C01">
              <w:rPr>
                <w:rFonts w:ascii="Times New Roman" w:hAnsi="Times New Roman"/>
              </w:rPr>
              <w:t>3. System validates that the destination is within Singapore.</w:t>
            </w:r>
          </w:p>
          <w:p w14:paraId="6A813AB9" w14:textId="77777777" w:rsidR="564C8C01" w:rsidRDefault="564C8C01" w:rsidP="564C8C01">
            <w:pPr>
              <w:rPr>
                <w:rFonts w:ascii="Times New Roman" w:hAnsi="Times New Roman"/>
              </w:rPr>
            </w:pPr>
            <w:r w:rsidRPr="564C8C01">
              <w:rPr>
                <w:rFonts w:ascii="Times New Roman" w:hAnsi="Times New Roman"/>
              </w:rPr>
              <w:t>4. System checks the destination is not identical to the origin.</w:t>
            </w:r>
          </w:p>
          <w:p w14:paraId="753884F1" w14:textId="77777777" w:rsidR="564C8C01" w:rsidRDefault="564C8C01" w:rsidP="564C8C01">
            <w:pPr>
              <w:rPr>
                <w:rFonts w:ascii="Times New Roman" w:hAnsi="Times New Roman"/>
              </w:rPr>
            </w:pPr>
            <w:r w:rsidRPr="564C8C01">
              <w:rPr>
                <w:rFonts w:ascii="Times New Roman" w:hAnsi="Times New Roman"/>
              </w:rPr>
              <w:t>5. If valid, destination is locked in for the trip.</w:t>
            </w:r>
          </w:p>
        </w:tc>
      </w:tr>
      <w:tr w:rsidR="564C8C01" w14:paraId="486E877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1B9D47C"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1EA0C9F" w14:textId="77777777" w:rsidR="564C8C01" w:rsidRDefault="564C8C01" w:rsidP="564C8C01">
            <w:pPr>
              <w:rPr>
                <w:rFonts w:ascii="Times New Roman" w:hAnsi="Times New Roman"/>
              </w:rPr>
            </w:pPr>
            <w:r w:rsidRPr="564C8C01">
              <w:rPr>
                <w:rFonts w:ascii="Times New Roman" w:hAnsi="Times New Roman"/>
              </w:rPr>
              <w:t>NIL</w:t>
            </w:r>
          </w:p>
        </w:tc>
      </w:tr>
      <w:tr w:rsidR="564C8C01" w14:paraId="5D0CFE3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45777E"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E11AD34" w14:textId="77777777" w:rsidR="564C8C01" w:rsidRDefault="564C8C01" w:rsidP="564C8C01">
            <w:pPr>
              <w:rPr>
                <w:rFonts w:ascii="Times New Roman" w:hAnsi="Times New Roman"/>
              </w:rPr>
            </w:pPr>
            <w:r w:rsidRPr="564C8C01">
              <w:rPr>
                <w:rFonts w:ascii="Times New Roman" w:hAnsi="Times New Roman"/>
              </w:rPr>
              <w:t>If the destination is outside Singapore, unresolvable, or same as origin, system shows an error and asks for re-entry.</w:t>
            </w:r>
          </w:p>
        </w:tc>
      </w:tr>
      <w:tr w:rsidR="564C8C01" w14:paraId="26AF6BC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A9BC3E4"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DC23974" w14:textId="77777777" w:rsidR="564C8C01" w:rsidRDefault="564C8C01" w:rsidP="564C8C01">
            <w:pPr>
              <w:rPr>
                <w:rFonts w:ascii="Times New Roman" w:hAnsi="Times New Roman"/>
              </w:rPr>
            </w:pPr>
            <w:r w:rsidRPr="564C8C01">
              <w:rPr>
                <w:rFonts w:ascii="Times New Roman" w:hAnsi="Times New Roman"/>
              </w:rPr>
              <w:t>UC-12 Generate Suggestions</w:t>
            </w:r>
          </w:p>
        </w:tc>
      </w:tr>
      <w:tr w:rsidR="564C8C01" w14:paraId="4A0486C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68BF4F"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86724E" w14:textId="77777777" w:rsidR="564C8C01" w:rsidRDefault="564C8C01" w:rsidP="564C8C01">
            <w:pPr>
              <w:rPr>
                <w:rFonts w:ascii="Times New Roman" w:hAnsi="Times New Roman"/>
              </w:rPr>
            </w:pPr>
            <w:r w:rsidRPr="564C8C01">
              <w:rPr>
                <w:rFonts w:ascii="Times New Roman" w:hAnsi="Times New Roman"/>
              </w:rPr>
              <w:t>NIL</w:t>
            </w:r>
          </w:p>
        </w:tc>
      </w:tr>
      <w:tr w:rsidR="564C8C01" w14:paraId="45B0D87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98A93C"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42AC4E8" w14:textId="77777777" w:rsidR="564C8C01" w:rsidRDefault="564C8C01" w:rsidP="564C8C01">
            <w:pPr>
              <w:rPr>
                <w:rFonts w:ascii="Times New Roman" w:hAnsi="Times New Roman"/>
              </w:rPr>
            </w:pPr>
            <w:r w:rsidRPr="564C8C01">
              <w:rPr>
                <w:rFonts w:ascii="Times New Roman" w:hAnsi="Times New Roman"/>
              </w:rPr>
              <w:t>NIL</w:t>
            </w:r>
          </w:p>
        </w:tc>
      </w:tr>
      <w:tr w:rsidR="564C8C01" w14:paraId="22F8F87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6FA3DA1"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432524E" w14:textId="47E8818D" w:rsidR="564C8C01" w:rsidRDefault="564C8C01" w:rsidP="564C8C01">
            <w:pPr>
              <w:rPr>
                <w:rFonts w:ascii="Times New Roman" w:hAnsi="Times New Roman"/>
              </w:rPr>
            </w:pPr>
            <w:r w:rsidRPr="35A2A329">
              <w:rPr>
                <w:rFonts w:ascii="Times New Roman" w:hAnsi="Times New Roman"/>
              </w:rPr>
              <w:t>NIL</w:t>
            </w:r>
          </w:p>
        </w:tc>
      </w:tr>
    </w:tbl>
    <w:p w14:paraId="6352ED8D" w14:textId="78947277" w:rsidR="00A31A69" w:rsidRDefault="00A31A69" w:rsidP="00A31A69"/>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6836DB64" w14:paraId="27D64B8F"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2432B73E" w14:textId="3D9D11F4"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Use Case ID:</w:t>
            </w:r>
          </w:p>
        </w:tc>
        <w:tc>
          <w:tcPr>
            <w:tcW w:w="75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1BC266C" w14:textId="60D942A4"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UC-11</w:t>
            </w:r>
          </w:p>
        </w:tc>
      </w:tr>
      <w:tr w:rsidR="6836DB64" w14:paraId="6C2E1571"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7E6F5E7E" w14:textId="3152DF68"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Use Case Name:</w:t>
            </w:r>
          </w:p>
        </w:tc>
        <w:tc>
          <w:tcPr>
            <w:tcW w:w="75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D83E10E" w14:textId="26579072"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Request Location</w:t>
            </w:r>
          </w:p>
        </w:tc>
      </w:tr>
      <w:tr w:rsidR="6836DB64" w14:paraId="5FC0EB57"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24BDF63D" w14:textId="40E71C5E"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Created By:</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35C2396" w14:textId="5C8CC9C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Huynh Thao Tuong Van</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0FDAAB63" w14:textId="6F0EE17A"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Last Updated By:</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6DE9A46" w14:textId="0A08CCE0"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Huynh Thao Tuong Van</w:t>
            </w:r>
          </w:p>
        </w:tc>
      </w:tr>
      <w:tr w:rsidR="6836DB64" w14:paraId="5540AEBC"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1515ECDC" w14:textId="1D8310A4"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Date Created:</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4A53554" w14:textId="5A8CA181"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11/2/2026</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04653EEA" w14:textId="10305D3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Date Last Updated:</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84A6CBD" w14:textId="38ED617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11/2/2026</w:t>
            </w:r>
          </w:p>
        </w:tc>
      </w:tr>
    </w:tbl>
    <w:p w14:paraId="13157846" w14:textId="74B3B4A8" w:rsidR="00A31A69" w:rsidRDefault="00A31A69" w:rsidP="6836DB64">
      <w:pPr>
        <w:rPr>
          <w:rFonts w:ascii="Times New Roman" w:eastAsia="Times New Roman" w:hAnsi="Times New Roman"/>
          <w:color w:val="000000"/>
          <w:szCs w:val="24"/>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90"/>
        <w:gridCol w:w="7155"/>
      </w:tblGrid>
      <w:tr w:rsidR="6836DB64" w14:paraId="6CF10672"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46F81914" w14:textId="16883CE0"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lastRenderedPageBreak/>
              <w:t>Actor:</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00719DAB" w14:textId="2C478B22"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System</w:t>
            </w:r>
          </w:p>
        </w:tc>
      </w:tr>
      <w:tr w:rsidR="6836DB64" w14:paraId="218A99AA"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7E98708B" w14:textId="740A4B4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Description:</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66C63B47" w14:textId="6033D04B"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Handles the GPS location flow: requesting device permission, reading coordinates, and dealing with failures like denied permissions or disabled services.</w:t>
            </w:r>
          </w:p>
        </w:tc>
      </w:tr>
      <w:tr w:rsidR="6836DB64" w14:paraId="5639743E"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3050A5D" w14:textId="14CDE3C9"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Preconditions: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548D698" w14:textId="433C61D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User chose to use current location during origin input (UC-08)</w:t>
            </w:r>
          </w:p>
        </w:tc>
      </w:tr>
      <w:tr w:rsidR="6836DB64" w14:paraId="241316E1"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1FD289E3" w14:textId="3AF2FEEF"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Postconditions: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038712E9" w14:textId="15EEFCCD"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 xml:space="preserve">GPS coordinates are returned to the </w:t>
            </w:r>
            <w:proofErr w:type="gramStart"/>
            <w:r w:rsidRPr="6836DB64">
              <w:rPr>
                <w:rFonts w:ascii="Times New Roman" w:eastAsia="Times New Roman" w:hAnsi="Times New Roman"/>
                <w:szCs w:val="24"/>
              </w:rPr>
              <w:t>origin</w:t>
            </w:r>
            <w:proofErr w:type="gramEnd"/>
            <w:r w:rsidRPr="6836DB64">
              <w:rPr>
                <w:rFonts w:ascii="Times New Roman" w:eastAsia="Times New Roman" w:hAnsi="Times New Roman"/>
                <w:szCs w:val="24"/>
              </w:rPr>
              <w:t xml:space="preserve"> input field, or user is redirected to manual input</w:t>
            </w:r>
          </w:p>
        </w:tc>
      </w:tr>
      <w:tr w:rsidR="6836DB64" w14:paraId="3AD526B6"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74B0681" w14:textId="127EC7F9"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Priority:</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B035F15" w14:textId="115EF2F7"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High</w:t>
            </w:r>
          </w:p>
        </w:tc>
      </w:tr>
      <w:tr w:rsidR="6836DB64" w14:paraId="38F3C9BC"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4DE54654" w14:textId="256B21C6"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Frequency of Use:</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209C8BFE" w14:textId="104F6B3A"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High</w:t>
            </w:r>
          </w:p>
        </w:tc>
      </w:tr>
      <w:tr w:rsidR="6836DB64" w14:paraId="3DBB7E81"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EAEA31F" w14:textId="332CE9FF"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Flow of Events: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0135A7B9" w14:textId="068E6D44"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 System requests location permission from the device.</w:t>
            </w:r>
          </w:p>
          <w:p w14:paraId="588823E9" w14:textId="1A3C3826"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2. If permission is granted, system attempts to read GPS coordinates.</w:t>
            </w:r>
          </w:p>
          <w:p w14:paraId="771AB696" w14:textId="065D176D"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3. If coordinates are obtained within the time limit, system returns them to UC-08.</w:t>
            </w:r>
          </w:p>
          <w:p w14:paraId="6A5F84A1" w14:textId="5D232B4F"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4. If permission is denied, system offers the option to proceed with manual input.</w:t>
            </w:r>
          </w:p>
          <w:p w14:paraId="04A04015" w14:textId="60181847"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5. If location services are disabled, system prompts the user to enable them or use manual input.</w:t>
            </w:r>
          </w:p>
          <w:p w14:paraId="05D852D1" w14:textId="55426C12"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 xml:space="preserve">6. If GPS times out, system </w:t>
            </w:r>
            <w:proofErr w:type="gramStart"/>
            <w:r w:rsidRPr="6836DB64">
              <w:rPr>
                <w:rFonts w:ascii="Times New Roman" w:eastAsia="Times New Roman" w:hAnsi="Times New Roman"/>
                <w:szCs w:val="24"/>
              </w:rPr>
              <w:t>prompts</w:t>
            </w:r>
            <w:proofErr w:type="gramEnd"/>
            <w:r w:rsidRPr="6836DB64">
              <w:rPr>
                <w:rFonts w:ascii="Times New Roman" w:eastAsia="Times New Roman" w:hAnsi="Times New Roman"/>
                <w:szCs w:val="24"/>
              </w:rPr>
              <w:t xml:space="preserve"> to retry or fall back to manual input.</w:t>
            </w:r>
          </w:p>
        </w:tc>
      </w:tr>
      <w:tr w:rsidR="6836DB64" w14:paraId="7C169212"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AD2BF79" w14:textId="5A767FF4"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Alternative Flows: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3D6E971A" w14:textId="72A128A6"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64334CA4"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C546FF6" w14:textId="124FB500"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Exceptions: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AFA0932" w14:textId="531D10FF"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7E920922"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78D27469" w14:textId="332F59AD"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Includes: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26431350" w14:textId="1517128E"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2B68A3C2"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69CFA467" w14:textId="300A2973"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Special Requirements: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6DBDD5B" w14:textId="206819F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44E89010"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C57F73C" w14:textId="6E457248"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Assumptions: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F7C8D78" w14:textId="2E18F03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2482AAD6"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62F77397" w14:textId="2E2FBB5F"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Notes and Issues: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23E5E5E0" w14:textId="3EC30A1B"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bl>
    <w:p w14:paraId="4ADB09B6" w14:textId="554918D9" w:rsidR="00A31A69" w:rsidRDefault="00A31A69" w:rsidP="6836DB64">
      <w:pPr>
        <w:rPr>
          <w:rFonts w:ascii="Times New Roman" w:eastAsia="Times New Roman" w:hAnsi="Times New Roman"/>
          <w:color w:val="000000"/>
          <w:szCs w:val="24"/>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2880"/>
        <w:gridCol w:w="1800"/>
        <w:gridCol w:w="2880"/>
      </w:tblGrid>
      <w:tr w:rsidR="6836DB64" w14:paraId="40140A45"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2252E462" w14:textId="21BCDBC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Use Case ID:</w:t>
            </w:r>
          </w:p>
        </w:tc>
        <w:tc>
          <w:tcPr>
            <w:tcW w:w="75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7C931B4" w14:textId="77CAE035"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UC-12</w:t>
            </w:r>
          </w:p>
        </w:tc>
      </w:tr>
      <w:tr w:rsidR="6836DB64" w14:paraId="758F4327"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1096CFD3" w14:textId="1EB2650D"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Use Case Name:</w:t>
            </w:r>
          </w:p>
        </w:tc>
        <w:tc>
          <w:tcPr>
            <w:tcW w:w="75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6D4905BF" w14:textId="228370F1"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Generate Suggestions</w:t>
            </w:r>
          </w:p>
        </w:tc>
      </w:tr>
      <w:tr w:rsidR="6836DB64" w14:paraId="4964ED06"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BA37B9C" w14:textId="33BC5E9C"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Created By:</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CA73377" w14:textId="41C5C7C7"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Huynh Thao Tuong Van</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325092C2" w14:textId="34598283"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Last Updated By:</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1D7841E" w14:textId="5936EEBC"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Huynh Thao Tuong Van</w:t>
            </w:r>
          </w:p>
        </w:tc>
      </w:tr>
      <w:tr w:rsidR="6836DB64" w14:paraId="6663DEDB" w14:textId="77777777">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1CBB0DE" w14:textId="75A42ED5"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Date Created:</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7C7859E" w14:textId="1729A370"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11/2/2026</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4D59572A" w14:textId="76DEBA8A"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Date Last Updated:</w:t>
            </w:r>
          </w:p>
        </w:tc>
        <w:tc>
          <w:tcPr>
            <w:tcW w:w="288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7131361" w14:textId="79AE89F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11/2/2026</w:t>
            </w:r>
          </w:p>
        </w:tc>
      </w:tr>
    </w:tbl>
    <w:p w14:paraId="7DDDCB6A" w14:textId="177C1E99" w:rsidR="00A31A69" w:rsidRDefault="00A31A69" w:rsidP="6836DB64">
      <w:pPr>
        <w:rPr>
          <w:rFonts w:ascii="Times New Roman" w:eastAsia="Times New Roman" w:hAnsi="Times New Roman"/>
          <w:color w:val="000000"/>
          <w:szCs w:val="24"/>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90"/>
        <w:gridCol w:w="7155"/>
      </w:tblGrid>
      <w:tr w:rsidR="6836DB64" w14:paraId="414112C9"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4FDC48A7" w14:textId="7F3E78C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Actor:</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73ABA5F" w14:textId="5CC3DFB5"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System</w:t>
            </w:r>
          </w:p>
        </w:tc>
      </w:tr>
      <w:tr w:rsidR="6836DB64" w14:paraId="4921AEC4"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7D8CCEC7" w14:textId="5E9BF36F"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Description:</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9930537" w14:textId="743F74C1"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 xml:space="preserve">Provides live autocomplete suggestions as the user </w:t>
            </w:r>
            <w:proofErr w:type="gramStart"/>
            <w:r w:rsidRPr="6836DB64">
              <w:rPr>
                <w:rFonts w:ascii="Times New Roman" w:eastAsia="Times New Roman" w:hAnsi="Times New Roman"/>
                <w:szCs w:val="24"/>
              </w:rPr>
              <w:t>types</w:t>
            </w:r>
            <w:proofErr w:type="gramEnd"/>
            <w:r w:rsidRPr="6836DB64">
              <w:rPr>
                <w:rFonts w:ascii="Times New Roman" w:eastAsia="Times New Roman" w:hAnsi="Times New Roman"/>
                <w:szCs w:val="24"/>
              </w:rPr>
              <w:t xml:space="preserve"> an origin or destination. The suggestion list updates with every keystroke.</w:t>
            </w:r>
          </w:p>
        </w:tc>
      </w:tr>
      <w:tr w:rsidR="6836DB64" w14:paraId="37020C85"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1F442381" w14:textId="3211DC1A"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Preconditions: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D786CD6" w14:textId="4E22E83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User is typing in the origin (UC-08) or destination (UC-09) input field</w:t>
            </w:r>
          </w:p>
        </w:tc>
      </w:tr>
      <w:tr w:rsidR="6836DB64" w14:paraId="53BAD1AC"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4B8F02E8" w14:textId="7EEC79E5"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lastRenderedPageBreak/>
              <w:t>Postconditions: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1D4CD31" w14:textId="6FD9D585"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A list of matching location suggestions is displayed for selection</w:t>
            </w:r>
          </w:p>
        </w:tc>
      </w:tr>
      <w:tr w:rsidR="6836DB64" w14:paraId="679AA069"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20E6D772" w14:textId="4172780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Priority:</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A141F6F" w14:textId="5EE69F4D"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Medium</w:t>
            </w:r>
          </w:p>
        </w:tc>
      </w:tr>
      <w:tr w:rsidR="6836DB64" w14:paraId="47A87416"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7C089235" w14:textId="4FF24F6E"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Frequency of Use:</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ED26543" w14:textId="5CFD1A22"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High</w:t>
            </w:r>
          </w:p>
        </w:tc>
      </w:tr>
      <w:tr w:rsidR="6836DB64" w14:paraId="7E913BC1"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8AABC6A" w14:textId="3A74DB62"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Flow of Events: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3F9865C" w14:textId="6A3A7303"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1. User begins typing in the location input field.</w:t>
            </w:r>
          </w:p>
          <w:p w14:paraId="588CAE08" w14:textId="6B7B9BB4"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2. System queries for matching location suggestions based on the current input text.</w:t>
            </w:r>
          </w:p>
          <w:p w14:paraId="49B9D922" w14:textId="7CF6CFFF"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3. System displays the suggestion list below the input field.</w:t>
            </w:r>
          </w:p>
          <w:p w14:paraId="76624ACC" w14:textId="04ED0EF2"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4. As the user modifies the text, system refreshes the list in real time.</w:t>
            </w:r>
          </w:p>
          <w:p w14:paraId="48A05070" w14:textId="291D29FE"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5. User selects a suggestion to populate the field.</w:t>
            </w:r>
          </w:p>
        </w:tc>
      </w:tr>
      <w:tr w:rsidR="6836DB64" w14:paraId="2ABBDE19"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3F570DE" w14:textId="357EF72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Alternative Flows: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30A0E4A" w14:textId="0781C9C9"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6426A3D0"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5250F8B" w14:textId="3DBCB988"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Exceptions: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7F491AE3" w14:textId="619A1A4B"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13402DAC"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21202BD" w14:textId="609C706F"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Includes: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5AD65A5" w14:textId="1F5B989D"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02456417"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0A5DFC0C" w14:textId="1473FE55"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Special Requirements: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6A0F1C63" w14:textId="3D451CC5"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5C4DB326"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2FD8EEC9" w14:textId="582E35B1"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Assumptions: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3717ECE0" w14:textId="2109C25F"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r w:rsidR="6836DB64" w14:paraId="24BFC86A"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tcPr>
          <w:p w14:paraId="56D0C969" w14:textId="424B4E05" w:rsidR="6836DB64" w:rsidRDefault="6836DB64" w:rsidP="6836DB64">
            <w:pPr>
              <w:rPr>
                <w:rFonts w:ascii="Times New Roman" w:eastAsia="Times New Roman" w:hAnsi="Times New Roman"/>
                <w:szCs w:val="24"/>
              </w:rPr>
            </w:pPr>
            <w:r w:rsidRPr="6836DB64">
              <w:rPr>
                <w:rFonts w:ascii="Times New Roman" w:eastAsia="Times New Roman" w:hAnsi="Times New Roman"/>
                <w:b/>
                <w:bCs/>
                <w:szCs w:val="24"/>
              </w:rPr>
              <w:t>Notes and Issues:</w:t>
            </w:r>
          </w:p>
        </w:tc>
        <w:tc>
          <w:tcPr>
            <w:tcW w:w="7155"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158A989" w14:textId="276941D1" w:rsidR="6836DB64" w:rsidRDefault="6836DB64" w:rsidP="6836DB64">
            <w:pPr>
              <w:rPr>
                <w:rFonts w:ascii="Times New Roman" w:eastAsia="Times New Roman" w:hAnsi="Times New Roman"/>
                <w:szCs w:val="24"/>
              </w:rPr>
            </w:pPr>
            <w:r w:rsidRPr="6836DB64">
              <w:rPr>
                <w:rFonts w:ascii="Times New Roman" w:eastAsia="Times New Roman" w:hAnsi="Times New Roman"/>
                <w:szCs w:val="24"/>
              </w:rPr>
              <w:t>NIL</w:t>
            </w:r>
          </w:p>
        </w:tc>
      </w:tr>
    </w:tbl>
    <w:p w14:paraId="2D0614E7" w14:textId="2142B114" w:rsidR="00A31A69" w:rsidRDefault="00A31A69" w:rsidP="00A31A69"/>
    <w:p w14:paraId="394E78F2" w14:textId="6F23FAC4" w:rsidR="00A31A69" w:rsidRPr="00A31A69" w:rsidRDefault="00A31A69" w:rsidP="00A31A69"/>
    <w:p w14:paraId="4CCB48BE" w14:textId="77777777" w:rsidR="00A752F6" w:rsidRPr="00A752F6" w:rsidRDefault="00A752F6" w:rsidP="00A752F6"/>
    <w:p w14:paraId="7B7782B9" w14:textId="2CF81AF4" w:rsidR="009F0782" w:rsidRDefault="00A15236" w:rsidP="008C5D9D">
      <w:pPr>
        <w:pStyle w:val="Heading3"/>
        <w:numPr>
          <w:ilvl w:val="0"/>
          <w:numId w:val="0"/>
        </w:numPr>
      </w:pPr>
      <w:r>
        <w:rPr>
          <w:noProof/>
        </w:rPr>
        <w:pict w14:anchorId="458208DB">
          <v:shape id="图片 11" o:spid="_x0000_s2057" type="#_x0000_t75" alt="" style="position:absolute;margin-left:-.3pt;margin-top:4.5pt;width:482.25pt;height:187.5pt;z-index:251658244;visibility:visible;mso-wrap-edited:f;mso-width-percent:0;mso-height-percent:0;mso-position-horizontal-relative:margin;mso-width-percent:0;mso-height-percent:0">
            <v:imagedata r:id="rId30" o:title=""/>
            <o:lock v:ext="edit" cropping="t" verticies="t"/>
            <w10:wrap type="topAndBottom" anchorx="margin"/>
          </v:shape>
        </w:pict>
      </w:r>
      <w:r w:rsidR="009F0782">
        <w:br w:type="page"/>
      </w:r>
      <w:r w:rsidR="008C5D9D">
        <w:lastRenderedPageBreak/>
        <w:t xml:space="preserve">6.2.3 </w:t>
      </w:r>
      <w:r w:rsidR="007858F5">
        <w:t>Route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44AADB3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6A0839E"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320F408" w14:textId="77777777" w:rsidR="564C8C01" w:rsidRDefault="564C8C01" w:rsidP="564C8C01">
            <w:pPr>
              <w:rPr>
                <w:rFonts w:ascii="Times New Roman" w:hAnsi="Times New Roman"/>
              </w:rPr>
            </w:pPr>
            <w:r w:rsidRPr="564C8C01">
              <w:rPr>
                <w:rFonts w:ascii="Times New Roman" w:hAnsi="Times New Roman"/>
              </w:rPr>
              <w:t>UC-13</w:t>
            </w:r>
          </w:p>
        </w:tc>
      </w:tr>
      <w:tr w:rsidR="564C8C01" w14:paraId="1DB235D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7B5F74"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FEF2BC0" w14:textId="77777777" w:rsidR="564C8C01" w:rsidRDefault="564C8C01" w:rsidP="564C8C01">
            <w:pPr>
              <w:rPr>
                <w:rFonts w:ascii="Times New Roman" w:hAnsi="Times New Roman"/>
              </w:rPr>
            </w:pPr>
            <w:r w:rsidRPr="564C8C01">
              <w:rPr>
                <w:rFonts w:ascii="Times New Roman" w:hAnsi="Times New Roman"/>
              </w:rPr>
              <w:t>Confirm Trip Request</w:t>
            </w:r>
          </w:p>
        </w:tc>
      </w:tr>
      <w:tr w:rsidR="564C8C01" w14:paraId="786D4556"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D85E0D2"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5318864"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410468A"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C1BBBBB"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0A5BCA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1E5CEB6"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736413"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DEBB031"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7433308" w14:textId="77777777" w:rsidR="564C8C01" w:rsidRDefault="564C8C01" w:rsidP="564C8C01">
            <w:pPr>
              <w:rPr>
                <w:rFonts w:ascii="Times New Roman" w:hAnsi="Times New Roman"/>
              </w:rPr>
            </w:pPr>
            <w:r w:rsidRPr="564C8C01">
              <w:rPr>
                <w:rFonts w:ascii="Times New Roman" w:hAnsi="Times New Roman"/>
              </w:rPr>
              <w:t>11/2/2026</w:t>
            </w:r>
          </w:p>
        </w:tc>
      </w:tr>
    </w:tbl>
    <w:p w14:paraId="4E947C61"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7B88D7E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625AEE6"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76A571" w14:textId="77777777" w:rsidR="564C8C01" w:rsidRDefault="564C8C01" w:rsidP="564C8C01">
            <w:pPr>
              <w:rPr>
                <w:rFonts w:ascii="Times New Roman" w:hAnsi="Times New Roman"/>
              </w:rPr>
            </w:pPr>
            <w:r w:rsidRPr="564C8C01">
              <w:rPr>
                <w:rFonts w:ascii="Times New Roman" w:hAnsi="Times New Roman"/>
              </w:rPr>
              <w:t>User</w:t>
            </w:r>
          </w:p>
        </w:tc>
      </w:tr>
      <w:tr w:rsidR="564C8C01" w14:paraId="016CCF9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8DB5FAC"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BF17D32" w14:textId="6EBABD0B" w:rsidR="564C8C01" w:rsidRDefault="564C8C01" w:rsidP="564C8C01">
            <w:pPr>
              <w:rPr>
                <w:rFonts w:ascii="Times New Roman" w:hAnsi="Times New Roman"/>
              </w:rPr>
            </w:pPr>
            <w:r w:rsidRPr="564C8C01">
              <w:rPr>
                <w:rFonts w:ascii="Times New Roman" w:hAnsi="Times New Roman"/>
              </w:rPr>
              <w:t>Final step before route generation begins. The user reviews the trip summary (origin, destination, active preferences) and confirms everything looks right.</w:t>
            </w:r>
          </w:p>
        </w:tc>
      </w:tr>
      <w:tr w:rsidR="564C8C01" w14:paraId="6A4BE29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A91725B"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FF7D02" w14:textId="00595365" w:rsidR="564C8C01" w:rsidRDefault="564C8C01" w:rsidP="564C8C01">
            <w:pPr>
              <w:rPr>
                <w:rFonts w:ascii="Times New Roman" w:hAnsi="Times New Roman"/>
              </w:rPr>
            </w:pPr>
            <w:r w:rsidRPr="564C8C01">
              <w:rPr>
                <w:rFonts w:ascii="Times New Roman" w:hAnsi="Times New Roman"/>
              </w:rPr>
              <w:t>All trip inputs have been entered and validated (UC-05 through UC-9)</w:t>
            </w:r>
          </w:p>
        </w:tc>
      </w:tr>
      <w:tr w:rsidR="564C8C01" w14:paraId="55E7316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014BDF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3EBA55A" w14:textId="77777777" w:rsidR="564C8C01" w:rsidRDefault="564C8C01" w:rsidP="564C8C01">
            <w:pPr>
              <w:rPr>
                <w:rFonts w:ascii="Times New Roman" w:hAnsi="Times New Roman"/>
              </w:rPr>
            </w:pPr>
            <w:r w:rsidRPr="564C8C01">
              <w:rPr>
                <w:rFonts w:ascii="Times New Roman" w:hAnsi="Times New Roman"/>
              </w:rPr>
              <w:t>Trip request is confirmed and route generation is triggered</w:t>
            </w:r>
          </w:p>
        </w:tc>
      </w:tr>
      <w:tr w:rsidR="564C8C01" w14:paraId="08990AB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0C4414F"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55A7317" w14:textId="77777777" w:rsidR="564C8C01" w:rsidRDefault="564C8C01" w:rsidP="564C8C01">
            <w:pPr>
              <w:rPr>
                <w:rFonts w:ascii="Times New Roman" w:hAnsi="Times New Roman"/>
              </w:rPr>
            </w:pPr>
            <w:r w:rsidRPr="564C8C01">
              <w:rPr>
                <w:rFonts w:ascii="Times New Roman" w:hAnsi="Times New Roman"/>
              </w:rPr>
              <w:t>High</w:t>
            </w:r>
          </w:p>
        </w:tc>
      </w:tr>
      <w:tr w:rsidR="564C8C01" w14:paraId="0BBF259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34DC87"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6968692" w14:textId="77777777" w:rsidR="564C8C01" w:rsidRDefault="564C8C01" w:rsidP="564C8C01">
            <w:pPr>
              <w:rPr>
                <w:rFonts w:ascii="Times New Roman" w:hAnsi="Times New Roman"/>
              </w:rPr>
            </w:pPr>
            <w:r w:rsidRPr="564C8C01">
              <w:rPr>
                <w:rFonts w:ascii="Times New Roman" w:hAnsi="Times New Roman"/>
              </w:rPr>
              <w:t>High</w:t>
            </w:r>
          </w:p>
        </w:tc>
      </w:tr>
      <w:tr w:rsidR="564C8C01" w14:paraId="1FA82EB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498C29"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43CF135" w14:textId="4E55A379" w:rsidR="564C8C01" w:rsidRDefault="564C8C01" w:rsidP="564C8C01">
            <w:pPr>
              <w:rPr>
                <w:rFonts w:ascii="Times New Roman" w:hAnsi="Times New Roman"/>
              </w:rPr>
            </w:pPr>
            <w:r w:rsidRPr="564C8C01">
              <w:rPr>
                <w:rFonts w:ascii="Times New Roman" w:hAnsi="Times New Roman"/>
              </w:rPr>
              <w:t>1. System displays the complete trip request summary: origin, destination, and active preference profile.</w:t>
            </w:r>
          </w:p>
          <w:p w14:paraId="3CEEAEAA" w14:textId="77777777" w:rsidR="564C8C01" w:rsidRDefault="564C8C01" w:rsidP="564C8C01">
            <w:pPr>
              <w:rPr>
                <w:rFonts w:ascii="Times New Roman" w:hAnsi="Times New Roman"/>
              </w:rPr>
            </w:pPr>
            <w:r w:rsidRPr="564C8C01">
              <w:rPr>
                <w:rFonts w:ascii="Times New Roman" w:hAnsi="Times New Roman"/>
              </w:rPr>
              <w:t>2. User reviews the summary.</w:t>
            </w:r>
          </w:p>
          <w:p w14:paraId="1D92368C" w14:textId="77777777" w:rsidR="564C8C01" w:rsidRDefault="564C8C01" w:rsidP="564C8C01">
            <w:pPr>
              <w:rPr>
                <w:rFonts w:ascii="Times New Roman" w:hAnsi="Times New Roman"/>
              </w:rPr>
            </w:pPr>
            <w:r w:rsidRPr="564C8C01">
              <w:rPr>
                <w:rFonts w:ascii="Times New Roman" w:hAnsi="Times New Roman"/>
              </w:rPr>
              <w:t>3. User confirms the trip request.</w:t>
            </w:r>
          </w:p>
          <w:p w14:paraId="1C9E1E54" w14:textId="77777777" w:rsidR="564C8C01" w:rsidRDefault="564C8C01" w:rsidP="564C8C01">
            <w:pPr>
              <w:rPr>
                <w:rFonts w:ascii="Times New Roman" w:hAnsi="Times New Roman"/>
              </w:rPr>
            </w:pPr>
            <w:r w:rsidRPr="564C8C01">
              <w:rPr>
                <w:rFonts w:ascii="Times New Roman" w:hAnsi="Times New Roman"/>
              </w:rPr>
              <w:t>4. System triggers route generation (UC-23) using the confirmed inputs and active preferences.</w:t>
            </w:r>
          </w:p>
        </w:tc>
      </w:tr>
      <w:tr w:rsidR="564C8C01" w14:paraId="79E0EB0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C8A9C8B"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C94972" w14:textId="77777777" w:rsidR="564C8C01" w:rsidRDefault="564C8C01" w:rsidP="564C8C01">
            <w:pPr>
              <w:rPr>
                <w:rFonts w:ascii="Times New Roman" w:hAnsi="Times New Roman"/>
              </w:rPr>
            </w:pPr>
            <w:r w:rsidRPr="564C8C01">
              <w:rPr>
                <w:rFonts w:ascii="Times New Roman" w:hAnsi="Times New Roman"/>
              </w:rPr>
              <w:t>User can go back to edit any input before confirming.</w:t>
            </w:r>
          </w:p>
        </w:tc>
      </w:tr>
      <w:tr w:rsidR="564C8C01" w14:paraId="13F4D67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6CE1F1B"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7B0E453" w14:textId="77777777" w:rsidR="564C8C01" w:rsidRDefault="564C8C01" w:rsidP="564C8C01">
            <w:pPr>
              <w:rPr>
                <w:rFonts w:ascii="Times New Roman" w:hAnsi="Times New Roman"/>
              </w:rPr>
            </w:pPr>
            <w:r w:rsidRPr="564C8C01">
              <w:rPr>
                <w:rFonts w:ascii="Times New Roman" w:hAnsi="Times New Roman"/>
              </w:rPr>
              <w:t>NIL</w:t>
            </w:r>
          </w:p>
        </w:tc>
      </w:tr>
      <w:tr w:rsidR="564C8C01" w14:paraId="3F45998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BD59F16"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5D352E5" w14:textId="77777777" w:rsidR="564C8C01" w:rsidRDefault="564C8C01" w:rsidP="564C8C01">
            <w:pPr>
              <w:rPr>
                <w:rFonts w:ascii="Times New Roman" w:hAnsi="Times New Roman"/>
              </w:rPr>
            </w:pPr>
            <w:r w:rsidRPr="564C8C01">
              <w:rPr>
                <w:rFonts w:ascii="Times New Roman" w:hAnsi="Times New Roman"/>
              </w:rPr>
              <w:t>NIL</w:t>
            </w:r>
          </w:p>
        </w:tc>
      </w:tr>
      <w:tr w:rsidR="564C8C01" w14:paraId="775D2DB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185DE8"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13C7FC0" w14:textId="77777777" w:rsidR="564C8C01" w:rsidRDefault="564C8C01" w:rsidP="564C8C01">
            <w:pPr>
              <w:rPr>
                <w:rFonts w:ascii="Times New Roman" w:hAnsi="Times New Roman"/>
              </w:rPr>
            </w:pPr>
            <w:r w:rsidRPr="564C8C01">
              <w:rPr>
                <w:rFonts w:ascii="Times New Roman" w:hAnsi="Times New Roman"/>
              </w:rPr>
              <w:t>NIL</w:t>
            </w:r>
          </w:p>
        </w:tc>
      </w:tr>
      <w:tr w:rsidR="564C8C01" w14:paraId="31670BF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1C6599"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C6A0F4C" w14:textId="77777777" w:rsidR="564C8C01" w:rsidRDefault="564C8C01" w:rsidP="564C8C01">
            <w:pPr>
              <w:rPr>
                <w:rFonts w:ascii="Times New Roman" w:hAnsi="Times New Roman"/>
              </w:rPr>
            </w:pPr>
            <w:r w:rsidRPr="564C8C01">
              <w:rPr>
                <w:rFonts w:ascii="Times New Roman" w:hAnsi="Times New Roman"/>
              </w:rPr>
              <w:t>NIL</w:t>
            </w:r>
          </w:p>
        </w:tc>
      </w:tr>
      <w:tr w:rsidR="564C8C01" w14:paraId="125972E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713239"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820354" w14:textId="77777777" w:rsidR="564C8C01" w:rsidRDefault="564C8C01" w:rsidP="564C8C01">
            <w:pPr>
              <w:rPr>
                <w:rFonts w:ascii="Times New Roman" w:hAnsi="Times New Roman"/>
              </w:rPr>
            </w:pPr>
            <w:r w:rsidRPr="564C8C01">
              <w:rPr>
                <w:rFonts w:ascii="Times New Roman" w:hAnsi="Times New Roman"/>
              </w:rPr>
              <w:t>NIL</w:t>
            </w:r>
          </w:p>
        </w:tc>
      </w:tr>
    </w:tbl>
    <w:p w14:paraId="03868064"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34FDF87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41B81D9"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CDEFB04" w14:textId="77777777" w:rsidR="564C8C01" w:rsidRDefault="564C8C01" w:rsidP="564C8C01">
            <w:pPr>
              <w:rPr>
                <w:rFonts w:ascii="Times New Roman" w:hAnsi="Times New Roman"/>
              </w:rPr>
            </w:pPr>
            <w:r w:rsidRPr="564C8C01">
              <w:rPr>
                <w:rFonts w:ascii="Times New Roman" w:hAnsi="Times New Roman"/>
              </w:rPr>
              <w:t>UC-14</w:t>
            </w:r>
          </w:p>
        </w:tc>
      </w:tr>
      <w:tr w:rsidR="564C8C01" w14:paraId="2E91C839"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437267F"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994F9F5" w14:textId="77777777" w:rsidR="564C8C01" w:rsidRDefault="564C8C01" w:rsidP="564C8C01">
            <w:pPr>
              <w:rPr>
                <w:rFonts w:ascii="Times New Roman" w:hAnsi="Times New Roman"/>
              </w:rPr>
            </w:pPr>
            <w:r w:rsidRPr="564C8C01">
              <w:rPr>
                <w:rFonts w:ascii="Times New Roman" w:hAnsi="Times New Roman"/>
              </w:rPr>
              <w:t>Refresh Routes</w:t>
            </w:r>
          </w:p>
        </w:tc>
      </w:tr>
      <w:tr w:rsidR="564C8C01" w14:paraId="06B2F45C"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848D88"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07E450B"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0142048"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868390"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5F6A343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2298A79"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5E5623C"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9B9F30"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D96F91" w14:textId="77777777" w:rsidR="564C8C01" w:rsidRDefault="564C8C01" w:rsidP="564C8C01">
            <w:pPr>
              <w:rPr>
                <w:rFonts w:ascii="Times New Roman" w:hAnsi="Times New Roman"/>
              </w:rPr>
            </w:pPr>
            <w:r w:rsidRPr="564C8C01">
              <w:rPr>
                <w:rFonts w:ascii="Times New Roman" w:hAnsi="Times New Roman"/>
              </w:rPr>
              <w:t>11/2/2026</w:t>
            </w:r>
          </w:p>
        </w:tc>
      </w:tr>
    </w:tbl>
    <w:p w14:paraId="144A75B2"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04D7E08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2E3E0C8" w14:textId="77777777" w:rsidR="564C8C01" w:rsidRDefault="564C8C01" w:rsidP="564C8C01">
            <w:pPr>
              <w:rPr>
                <w:rFonts w:ascii="Times New Roman" w:hAnsi="Times New Roman"/>
              </w:rPr>
            </w:pPr>
            <w:r w:rsidRPr="564C8C01">
              <w:rPr>
                <w:rFonts w:ascii="Times New Roman" w:hAnsi="Times New Roman"/>
                <w:b/>
                <w:bCs/>
              </w:rPr>
              <w:lastRenderedPageBreak/>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E7194FF" w14:textId="77777777" w:rsidR="564C8C01" w:rsidRDefault="564C8C01" w:rsidP="564C8C01">
            <w:pPr>
              <w:rPr>
                <w:rFonts w:ascii="Times New Roman" w:hAnsi="Times New Roman"/>
              </w:rPr>
            </w:pPr>
            <w:r w:rsidRPr="564C8C01">
              <w:rPr>
                <w:rFonts w:ascii="Times New Roman" w:hAnsi="Times New Roman"/>
              </w:rPr>
              <w:t>User</w:t>
            </w:r>
          </w:p>
        </w:tc>
      </w:tr>
      <w:tr w:rsidR="564C8C01" w14:paraId="5816A8D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5BE620B"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3FA759" w14:textId="77777777" w:rsidR="564C8C01" w:rsidRDefault="564C8C01" w:rsidP="564C8C01">
            <w:pPr>
              <w:rPr>
                <w:rFonts w:ascii="Times New Roman" w:hAnsi="Times New Roman"/>
              </w:rPr>
            </w:pPr>
            <w:proofErr w:type="gramStart"/>
            <w:r w:rsidRPr="564C8C01">
              <w:rPr>
                <w:rFonts w:ascii="Times New Roman" w:hAnsi="Times New Roman"/>
              </w:rPr>
              <w:t>Allows</w:t>
            </w:r>
            <w:proofErr w:type="gramEnd"/>
            <w:r w:rsidRPr="564C8C01">
              <w:rPr>
                <w:rFonts w:ascii="Times New Roman" w:hAnsi="Times New Roman"/>
              </w:rPr>
              <w:t xml:space="preserve"> the user to manually re-fetch transport data and regenerate routes before starting their trip, ensuring recommendations reflect the latest conditions.</w:t>
            </w:r>
          </w:p>
        </w:tc>
      </w:tr>
      <w:tr w:rsidR="564C8C01" w14:paraId="292F0F4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8C191C4"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5B0A038" w14:textId="77777777" w:rsidR="564C8C01" w:rsidRDefault="564C8C01" w:rsidP="564C8C01">
            <w:pPr>
              <w:rPr>
                <w:rFonts w:ascii="Times New Roman" w:hAnsi="Times New Roman"/>
              </w:rPr>
            </w:pPr>
            <w:r w:rsidRPr="564C8C01">
              <w:rPr>
                <w:rFonts w:ascii="Times New Roman" w:hAnsi="Times New Roman"/>
              </w:rPr>
              <w:t>Routes have already been generated and displayed for the current trip</w:t>
            </w:r>
          </w:p>
        </w:tc>
      </w:tr>
      <w:tr w:rsidR="564C8C01" w14:paraId="739387A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786A1D"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20D3AE" w14:textId="77777777" w:rsidR="564C8C01" w:rsidRDefault="564C8C01" w:rsidP="564C8C01">
            <w:pPr>
              <w:rPr>
                <w:rFonts w:ascii="Times New Roman" w:hAnsi="Times New Roman"/>
              </w:rPr>
            </w:pPr>
            <w:r w:rsidRPr="564C8C01">
              <w:rPr>
                <w:rFonts w:ascii="Times New Roman" w:hAnsi="Times New Roman"/>
              </w:rPr>
              <w:t>Route recommendations are regenerated using the most recent transport data</w:t>
            </w:r>
          </w:p>
        </w:tc>
      </w:tr>
      <w:tr w:rsidR="564C8C01" w14:paraId="2C81D92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48080F"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311D3B7" w14:textId="77777777" w:rsidR="564C8C01" w:rsidRDefault="564C8C01" w:rsidP="564C8C01">
            <w:pPr>
              <w:rPr>
                <w:rFonts w:ascii="Times New Roman" w:hAnsi="Times New Roman"/>
              </w:rPr>
            </w:pPr>
            <w:r w:rsidRPr="564C8C01">
              <w:rPr>
                <w:rFonts w:ascii="Times New Roman" w:hAnsi="Times New Roman"/>
              </w:rPr>
              <w:t>Medium</w:t>
            </w:r>
          </w:p>
        </w:tc>
      </w:tr>
      <w:tr w:rsidR="564C8C01" w14:paraId="1846309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127F902"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7EACE0E" w14:textId="77777777" w:rsidR="564C8C01" w:rsidRDefault="564C8C01" w:rsidP="564C8C01">
            <w:pPr>
              <w:rPr>
                <w:rFonts w:ascii="Times New Roman" w:hAnsi="Times New Roman"/>
              </w:rPr>
            </w:pPr>
            <w:r w:rsidRPr="564C8C01">
              <w:rPr>
                <w:rFonts w:ascii="Times New Roman" w:hAnsi="Times New Roman"/>
              </w:rPr>
              <w:t>Low to Medium</w:t>
            </w:r>
          </w:p>
        </w:tc>
      </w:tr>
      <w:tr w:rsidR="564C8C01" w14:paraId="7C6F492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8384C46"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E08644B" w14:textId="77777777" w:rsidR="564C8C01" w:rsidRDefault="564C8C01" w:rsidP="564C8C01">
            <w:pPr>
              <w:rPr>
                <w:rFonts w:ascii="Times New Roman" w:hAnsi="Times New Roman"/>
              </w:rPr>
            </w:pPr>
            <w:r w:rsidRPr="564C8C01">
              <w:rPr>
                <w:rFonts w:ascii="Times New Roman" w:hAnsi="Times New Roman"/>
              </w:rPr>
              <w:t>1. User taps the refresh button on the route results screen.</w:t>
            </w:r>
          </w:p>
          <w:p w14:paraId="407A5DA5" w14:textId="77777777" w:rsidR="564C8C01" w:rsidRDefault="564C8C01" w:rsidP="564C8C01">
            <w:pPr>
              <w:rPr>
                <w:rFonts w:ascii="Times New Roman" w:hAnsi="Times New Roman"/>
              </w:rPr>
            </w:pPr>
            <w:r w:rsidRPr="564C8C01">
              <w:rPr>
                <w:rFonts w:ascii="Times New Roman" w:hAnsi="Times New Roman"/>
              </w:rPr>
              <w:t>2. System re-initiates transport condition assessment using the latest available data.</w:t>
            </w:r>
          </w:p>
          <w:p w14:paraId="69A4B96A" w14:textId="77777777" w:rsidR="564C8C01" w:rsidRDefault="564C8C01" w:rsidP="564C8C01">
            <w:pPr>
              <w:rPr>
                <w:rFonts w:ascii="Times New Roman" w:hAnsi="Times New Roman"/>
              </w:rPr>
            </w:pPr>
            <w:r w:rsidRPr="564C8C01">
              <w:rPr>
                <w:rFonts w:ascii="Times New Roman" w:hAnsi="Times New Roman"/>
              </w:rPr>
              <w:t>3. System regenerates and re-ranks route options (UC-23).</w:t>
            </w:r>
          </w:p>
          <w:p w14:paraId="3D622F49" w14:textId="77777777" w:rsidR="564C8C01" w:rsidRDefault="564C8C01" w:rsidP="564C8C01">
            <w:pPr>
              <w:rPr>
                <w:rFonts w:ascii="Times New Roman" w:hAnsi="Times New Roman"/>
              </w:rPr>
            </w:pPr>
            <w:r w:rsidRPr="564C8C01">
              <w:rPr>
                <w:rFonts w:ascii="Times New Roman" w:hAnsi="Times New Roman"/>
              </w:rPr>
              <w:t>4. Updated routes replace the previous results on screen.</w:t>
            </w:r>
          </w:p>
        </w:tc>
      </w:tr>
      <w:tr w:rsidR="564C8C01" w14:paraId="25F9D25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1AD8A1A"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26C5EA6" w14:textId="77777777" w:rsidR="564C8C01" w:rsidRDefault="564C8C01" w:rsidP="564C8C01">
            <w:pPr>
              <w:rPr>
                <w:rFonts w:ascii="Times New Roman" w:hAnsi="Times New Roman"/>
              </w:rPr>
            </w:pPr>
            <w:r w:rsidRPr="564C8C01">
              <w:rPr>
                <w:rFonts w:ascii="Times New Roman" w:hAnsi="Times New Roman"/>
              </w:rPr>
              <w:t>NIL</w:t>
            </w:r>
          </w:p>
        </w:tc>
      </w:tr>
      <w:tr w:rsidR="564C8C01" w14:paraId="3783624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BB29AF"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31A91F" w14:textId="77777777" w:rsidR="564C8C01" w:rsidRDefault="564C8C01" w:rsidP="564C8C01">
            <w:pPr>
              <w:rPr>
                <w:rFonts w:ascii="Times New Roman" w:hAnsi="Times New Roman"/>
              </w:rPr>
            </w:pPr>
            <w:r w:rsidRPr="564C8C01">
              <w:rPr>
                <w:rFonts w:ascii="Times New Roman" w:hAnsi="Times New Roman"/>
              </w:rPr>
              <w:t>NIL</w:t>
            </w:r>
          </w:p>
        </w:tc>
      </w:tr>
      <w:tr w:rsidR="564C8C01" w14:paraId="64FDDFB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369823"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9861521" w14:textId="77777777" w:rsidR="564C8C01" w:rsidRDefault="564C8C01" w:rsidP="564C8C01">
            <w:pPr>
              <w:rPr>
                <w:rFonts w:ascii="Times New Roman" w:hAnsi="Times New Roman"/>
              </w:rPr>
            </w:pPr>
            <w:r w:rsidRPr="564C8C01">
              <w:rPr>
                <w:rFonts w:ascii="Times New Roman" w:hAnsi="Times New Roman"/>
              </w:rPr>
              <w:t>UC-23 Generate Routes</w:t>
            </w:r>
          </w:p>
        </w:tc>
      </w:tr>
      <w:tr w:rsidR="564C8C01" w14:paraId="58C3BD4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1697260"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01E5A6" w14:textId="77777777" w:rsidR="564C8C01" w:rsidRDefault="564C8C01" w:rsidP="564C8C01">
            <w:pPr>
              <w:rPr>
                <w:rFonts w:ascii="Times New Roman" w:hAnsi="Times New Roman"/>
              </w:rPr>
            </w:pPr>
            <w:r w:rsidRPr="564C8C01">
              <w:rPr>
                <w:rFonts w:ascii="Times New Roman" w:hAnsi="Times New Roman"/>
              </w:rPr>
              <w:t>NIL</w:t>
            </w:r>
          </w:p>
        </w:tc>
      </w:tr>
      <w:tr w:rsidR="564C8C01" w14:paraId="5D40EE7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5CAAB1F"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86043C" w14:textId="77777777" w:rsidR="564C8C01" w:rsidRDefault="564C8C01" w:rsidP="564C8C01">
            <w:pPr>
              <w:rPr>
                <w:rFonts w:ascii="Times New Roman" w:hAnsi="Times New Roman"/>
              </w:rPr>
            </w:pPr>
            <w:r w:rsidRPr="564C8C01">
              <w:rPr>
                <w:rFonts w:ascii="Times New Roman" w:hAnsi="Times New Roman"/>
              </w:rPr>
              <w:t>NIL</w:t>
            </w:r>
          </w:p>
        </w:tc>
      </w:tr>
      <w:tr w:rsidR="564C8C01" w14:paraId="343188A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21C03BE"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32EA2CE" w14:textId="77777777" w:rsidR="564C8C01" w:rsidRDefault="564C8C01" w:rsidP="564C8C01">
            <w:pPr>
              <w:rPr>
                <w:rFonts w:ascii="Times New Roman" w:hAnsi="Times New Roman"/>
              </w:rPr>
            </w:pPr>
            <w:r w:rsidRPr="564C8C01">
              <w:rPr>
                <w:rFonts w:ascii="Times New Roman" w:hAnsi="Times New Roman"/>
              </w:rPr>
              <w:t>NIL</w:t>
            </w:r>
          </w:p>
        </w:tc>
      </w:tr>
    </w:tbl>
    <w:p w14:paraId="1B71F498" w14:textId="6F27B0A7" w:rsidR="564C8C01" w:rsidRDefault="564C8C01" w:rsidP="564C8C01"/>
    <w:p w14:paraId="77A5871A" w14:textId="7910F79D" w:rsidR="564C8C01" w:rsidRDefault="564C8C01" w:rsidP="564C8C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77248C7"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E18AA3"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A1BB8C2" w14:textId="77777777" w:rsidR="564C8C01" w:rsidRDefault="564C8C01" w:rsidP="564C8C01">
            <w:pPr>
              <w:rPr>
                <w:rFonts w:ascii="Times New Roman" w:hAnsi="Times New Roman"/>
              </w:rPr>
            </w:pPr>
            <w:r w:rsidRPr="564C8C01">
              <w:rPr>
                <w:rFonts w:ascii="Times New Roman" w:hAnsi="Times New Roman"/>
              </w:rPr>
              <w:t>UC-15</w:t>
            </w:r>
          </w:p>
        </w:tc>
      </w:tr>
      <w:tr w:rsidR="564C8C01" w14:paraId="5619A91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95A755B"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D5B5DB3" w14:textId="77777777" w:rsidR="564C8C01" w:rsidRDefault="564C8C01" w:rsidP="564C8C01">
            <w:pPr>
              <w:rPr>
                <w:rFonts w:ascii="Times New Roman" w:hAnsi="Times New Roman"/>
              </w:rPr>
            </w:pPr>
            <w:r w:rsidRPr="564C8C01">
              <w:rPr>
                <w:rFonts w:ascii="Times New Roman" w:hAnsi="Times New Roman"/>
              </w:rPr>
              <w:t>Collect Data</w:t>
            </w:r>
          </w:p>
        </w:tc>
      </w:tr>
      <w:tr w:rsidR="564C8C01" w14:paraId="20DD90E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282587E"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18E36B1"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06A9C3D"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49CAB76"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47116E8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1AD9A39"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CE2F38F"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1CD7FCE"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4EA5964" w14:textId="77777777" w:rsidR="564C8C01" w:rsidRDefault="564C8C01" w:rsidP="564C8C01">
            <w:pPr>
              <w:rPr>
                <w:rFonts w:ascii="Times New Roman" w:hAnsi="Times New Roman"/>
              </w:rPr>
            </w:pPr>
            <w:r w:rsidRPr="564C8C01">
              <w:rPr>
                <w:rFonts w:ascii="Times New Roman" w:hAnsi="Times New Roman"/>
              </w:rPr>
              <w:t>11/2/2026</w:t>
            </w:r>
          </w:p>
        </w:tc>
      </w:tr>
    </w:tbl>
    <w:p w14:paraId="536518AB"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19D9A30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150072F"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D2CCF3A" w14:textId="77777777" w:rsidR="564C8C01" w:rsidRDefault="564C8C01" w:rsidP="564C8C01">
            <w:pPr>
              <w:rPr>
                <w:rFonts w:ascii="Times New Roman" w:hAnsi="Times New Roman"/>
              </w:rPr>
            </w:pPr>
            <w:r w:rsidRPr="564C8C01">
              <w:rPr>
                <w:rFonts w:ascii="Times New Roman" w:hAnsi="Times New Roman"/>
              </w:rPr>
              <w:t>System</w:t>
            </w:r>
          </w:p>
        </w:tc>
      </w:tr>
      <w:tr w:rsidR="564C8C01" w14:paraId="6F7386A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B778DBC"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C61590" w14:textId="77777777" w:rsidR="564C8C01" w:rsidRDefault="564C8C01" w:rsidP="564C8C01">
            <w:pPr>
              <w:rPr>
                <w:rFonts w:ascii="Times New Roman" w:hAnsi="Times New Roman"/>
              </w:rPr>
            </w:pPr>
            <w:r w:rsidRPr="564C8C01">
              <w:rPr>
                <w:rFonts w:ascii="Times New Roman" w:hAnsi="Times New Roman"/>
              </w:rPr>
              <w:t>Gathers all the real-time transport data needed for risk assessment and route generation. Checks data freshness and triggers fallback handling if anything is stale.</w:t>
            </w:r>
          </w:p>
        </w:tc>
      </w:tr>
      <w:tr w:rsidR="564C8C01" w14:paraId="532F0EF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30D8ED9"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329894F" w14:textId="77777777" w:rsidR="564C8C01" w:rsidRDefault="564C8C01" w:rsidP="564C8C01">
            <w:pPr>
              <w:rPr>
                <w:rFonts w:ascii="Times New Roman" w:hAnsi="Times New Roman"/>
              </w:rPr>
            </w:pPr>
            <w:r w:rsidRPr="564C8C01">
              <w:rPr>
                <w:rFonts w:ascii="Times New Roman" w:hAnsi="Times New Roman"/>
              </w:rPr>
              <w:t>Trip request has been confirmed (UC-13</w:t>
            </w:r>
            <w:proofErr w:type="gramStart"/>
            <w:r w:rsidRPr="564C8C01">
              <w:rPr>
                <w:rFonts w:ascii="Times New Roman" w:hAnsi="Times New Roman"/>
              </w:rPr>
              <w:t>)</w:t>
            </w:r>
            <w:proofErr w:type="gramEnd"/>
            <w:r w:rsidRPr="564C8C01">
              <w:rPr>
                <w:rFonts w:ascii="Times New Roman" w:hAnsi="Times New Roman"/>
              </w:rPr>
              <w:t xml:space="preserve"> or a refresh was requested (UC-14)</w:t>
            </w:r>
          </w:p>
        </w:tc>
      </w:tr>
      <w:tr w:rsidR="564C8C01" w14:paraId="473212D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2D74698"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8717F80" w14:textId="77777777" w:rsidR="564C8C01" w:rsidRDefault="564C8C01" w:rsidP="564C8C01">
            <w:pPr>
              <w:rPr>
                <w:rFonts w:ascii="Times New Roman" w:hAnsi="Times New Roman"/>
              </w:rPr>
            </w:pPr>
            <w:r w:rsidRPr="564C8C01">
              <w:rPr>
                <w:rFonts w:ascii="Times New Roman" w:hAnsi="Times New Roman"/>
              </w:rPr>
              <w:t xml:space="preserve">All required transport data </w:t>
            </w:r>
            <w:proofErr w:type="gramStart"/>
            <w:r w:rsidRPr="564C8C01">
              <w:rPr>
                <w:rFonts w:ascii="Times New Roman" w:hAnsi="Times New Roman"/>
              </w:rPr>
              <w:t>is</w:t>
            </w:r>
            <w:proofErr w:type="gramEnd"/>
            <w:r w:rsidRPr="564C8C01">
              <w:rPr>
                <w:rFonts w:ascii="Times New Roman" w:hAnsi="Times New Roman"/>
              </w:rPr>
              <w:t xml:space="preserve"> collected, </w:t>
            </w:r>
            <w:proofErr w:type="gramStart"/>
            <w:r w:rsidRPr="564C8C01">
              <w:rPr>
                <w:rFonts w:ascii="Times New Roman" w:hAnsi="Times New Roman"/>
              </w:rPr>
              <w:t>timestamped</w:t>
            </w:r>
            <w:proofErr w:type="gramEnd"/>
            <w:r w:rsidRPr="564C8C01">
              <w:rPr>
                <w:rFonts w:ascii="Times New Roman" w:hAnsi="Times New Roman"/>
              </w:rPr>
              <w:t>, and flagged for freshness compliance</w:t>
            </w:r>
          </w:p>
        </w:tc>
      </w:tr>
      <w:tr w:rsidR="564C8C01" w14:paraId="0F4018D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5A46F6" w14:textId="77777777" w:rsidR="564C8C01" w:rsidRDefault="564C8C01" w:rsidP="564C8C01">
            <w:pPr>
              <w:rPr>
                <w:rFonts w:ascii="Times New Roman" w:hAnsi="Times New Roman"/>
              </w:rPr>
            </w:pPr>
            <w:r w:rsidRPr="564C8C01">
              <w:rPr>
                <w:rFonts w:ascii="Times New Roman" w:hAnsi="Times New Roman"/>
                <w:b/>
                <w:bCs/>
              </w:rPr>
              <w:lastRenderedPageBreak/>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8CE7F2B" w14:textId="77777777" w:rsidR="564C8C01" w:rsidRDefault="564C8C01" w:rsidP="564C8C01">
            <w:pPr>
              <w:rPr>
                <w:rFonts w:ascii="Times New Roman" w:hAnsi="Times New Roman"/>
              </w:rPr>
            </w:pPr>
            <w:r w:rsidRPr="564C8C01">
              <w:rPr>
                <w:rFonts w:ascii="Times New Roman" w:hAnsi="Times New Roman"/>
              </w:rPr>
              <w:t>High</w:t>
            </w:r>
          </w:p>
        </w:tc>
      </w:tr>
      <w:tr w:rsidR="564C8C01" w14:paraId="368DEB3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B8C5447"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5C4D2A" w14:textId="77777777" w:rsidR="564C8C01" w:rsidRDefault="564C8C01" w:rsidP="564C8C01">
            <w:pPr>
              <w:rPr>
                <w:rFonts w:ascii="Times New Roman" w:hAnsi="Times New Roman"/>
              </w:rPr>
            </w:pPr>
            <w:r w:rsidRPr="564C8C01">
              <w:rPr>
                <w:rFonts w:ascii="Times New Roman" w:hAnsi="Times New Roman"/>
              </w:rPr>
              <w:t>High</w:t>
            </w:r>
          </w:p>
        </w:tc>
      </w:tr>
      <w:tr w:rsidR="564C8C01" w14:paraId="418053A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301FB5C"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1ACA5FB" w14:textId="77777777" w:rsidR="564C8C01" w:rsidRDefault="564C8C01" w:rsidP="564C8C01">
            <w:pPr>
              <w:rPr>
                <w:rFonts w:ascii="Times New Roman" w:hAnsi="Times New Roman"/>
              </w:rPr>
            </w:pPr>
            <w:r w:rsidRPr="564C8C01">
              <w:rPr>
                <w:rFonts w:ascii="Times New Roman" w:hAnsi="Times New Roman"/>
              </w:rPr>
              <w:t>1. System identifies which data sources are needed based on the active preference profile (e.g., MRT crowding, delay info, taxi availability, car park data).</w:t>
            </w:r>
          </w:p>
          <w:p w14:paraId="52C9C0F1" w14:textId="77777777" w:rsidR="564C8C01" w:rsidRDefault="564C8C01" w:rsidP="564C8C01">
            <w:pPr>
              <w:rPr>
                <w:rFonts w:ascii="Times New Roman" w:hAnsi="Times New Roman"/>
              </w:rPr>
            </w:pPr>
            <w:r w:rsidRPr="564C8C01">
              <w:rPr>
                <w:rFonts w:ascii="Times New Roman" w:hAnsi="Times New Roman"/>
              </w:rPr>
              <w:t>2. System calls UC-16 to retrieve real-time data from external APIs.</w:t>
            </w:r>
          </w:p>
          <w:p w14:paraId="0AFE7D5D" w14:textId="77777777" w:rsidR="564C8C01" w:rsidRDefault="564C8C01" w:rsidP="564C8C01">
            <w:pPr>
              <w:rPr>
                <w:rFonts w:ascii="Times New Roman" w:hAnsi="Times New Roman"/>
              </w:rPr>
            </w:pPr>
            <w:r w:rsidRPr="564C8C01">
              <w:rPr>
                <w:rFonts w:ascii="Times New Roman" w:hAnsi="Times New Roman"/>
              </w:rPr>
              <w:t>3. System timestamps each data source upon retrieval.</w:t>
            </w:r>
          </w:p>
          <w:p w14:paraId="77BF7ED1" w14:textId="77777777" w:rsidR="564C8C01" w:rsidRDefault="564C8C01" w:rsidP="564C8C01">
            <w:pPr>
              <w:rPr>
                <w:rFonts w:ascii="Times New Roman" w:hAnsi="Times New Roman"/>
              </w:rPr>
            </w:pPr>
            <w:r w:rsidRPr="564C8C01">
              <w:rPr>
                <w:rFonts w:ascii="Times New Roman" w:hAnsi="Times New Roman"/>
              </w:rPr>
              <w:t>4. System calls UC-17 to validate freshness of each source.</w:t>
            </w:r>
          </w:p>
          <w:p w14:paraId="45493C74" w14:textId="77777777" w:rsidR="564C8C01" w:rsidRDefault="564C8C01" w:rsidP="564C8C01">
            <w:pPr>
              <w:rPr>
                <w:rFonts w:ascii="Times New Roman" w:hAnsi="Times New Roman"/>
              </w:rPr>
            </w:pPr>
            <w:r w:rsidRPr="564C8C01">
              <w:rPr>
                <w:rFonts w:ascii="Times New Roman" w:hAnsi="Times New Roman"/>
              </w:rPr>
              <w:t>5. If any source fails freshness checks, system triggers fallback handling (UC-18).</w:t>
            </w:r>
          </w:p>
          <w:p w14:paraId="3AE6162F" w14:textId="77777777" w:rsidR="564C8C01" w:rsidRDefault="564C8C01" w:rsidP="564C8C01">
            <w:pPr>
              <w:rPr>
                <w:rFonts w:ascii="Times New Roman" w:hAnsi="Times New Roman"/>
              </w:rPr>
            </w:pPr>
            <w:r w:rsidRPr="564C8C01">
              <w:rPr>
                <w:rFonts w:ascii="Times New Roman" w:hAnsi="Times New Roman"/>
              </w:rPr>
              <w:t>6. System packages the collected data for use in scoring and route generation.</w:t>
            </w:r>
          </w:p>
        </w:tc>
      </w:tr>
      <w:tr w:rsidR="564C8C01" w14:paraId="50A3D61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711CDE3"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6AE63EA" w14:textId="77777777" w:rsidR="564C8C01" w:rsidRDefault="564C8C01" w:rsidP="564C8C01">
            <w:pPr>
              <w:rPr>
                <w:rFonts w:ascii="Times New Roman" w:hAnsi="Times New Roman"/>
              </w:rPr>
            </w:pPr>
            <w:r w:rsidRPr="564C8C01">
              <w:rPr>
                <w:rFonts w:ascii="Times New Roman" w:hAnsi="Times New Roman"/>
              </w:rPr>
              <w:t>NIL</w:t>
            </w:r>
          </w:p>
        </w:tc>
      </w:tr>
      <w:tr w:rsidR="564C8C01" w14:paraId="19FBB9E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4172C95"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16D1FEB" w14:textId="77777777" w:rsidR="564C8C01" w:rsidRDefault="564C8C01" w:rsidP="564C8C01">
            <w:pPr>
              <w:rPr>
                <w:rFonts w:ascii="Times New Roman" w:hAnsi="Times New Roman"/>
              </w:rPr>
            </w:pPr>
            <w:r w:rsidRPr="564C8C01">
              <w:rPr>
                <w:rFonts w:ascii="Times New Roman" w:hAnsi="Times New Roman"/>
              </w:rPr>
              <w:t>NIL</w:t>
            </w:r>
          </w:p>
        </w:tc>
      </w:tr>
      <w:tr w:rsidR="564C8C01" w14:paraId="33B989F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D3F8B8F"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827B23E" w14:textId="77777777" w:rsidR="564C8C01" w:rsidRDefault="564C8C01" w:rsidP="564C8C01">
            <w:pPr>
              <w:rPr>
                <w:rFonts w:ascii="Times New Roman" w:hAnsi="Times New Roman"/>
              </w:rPr>
            </w:pPr>
            <w:r w:rsidRPr="564C8C01">
              <w:rPr>
                <w:rFonts w:ascii="Times New Roman" w:hAnsi="Times New Roman"/>
              </w:rPr>
              <w:t>UC-16 Retrieve Real-Time Data</w:t>
            </w:r>
          </w:p>
        </w:tc>
      </w:tr>
      <w:tr w:rsidR="564C8C01" w14:paraId="073A8E8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751C15D"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74BBA31" w14:textId="77777777" w:rsidR="564C8C01" w:rsidRDefault="564C8C01" w:rsidP="564C8C01">
            <w:pPr>
              <w:rPr>
                <w:rFonts w:ascii="Times New Roman" w:hAnsi="Times New Roman"/>
              </w:rPr>
            </w:pPr>
            <w:r w:rsidRPr="564C8C01">
              <w:rPr>
                <w:rFonts w:ascii="Times New Roman" w:hAnsi="Times New Roman"/>
              </w:rPr>
              <w:t>NIL</w:t>
            </w:r>
          </w:p>
        </w:tc>
      </w:tr>
      <w:tr w:rsidR="564C8C01" w14:paraId="216CDDD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08A6AF2"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788E74B" w14:textId="77777777" w:rsidR="564C8C01" w:rsidRDefault="564C8C01" w:rsidP="564C8C01">
            <w:pPr>
              <w:rPr>
                <w:rFonts w:ascii="Times New Roman" w:hAnsi="Times New Roman"/>
              </w:rPr>
            </w:pPr>
            <w:r w:rsidRPr="564C8C01">
              <w:rPr>
                <w:rFonts w:ascii="Times New Roman" w:hAnsi="Times New Roman"/>
              </w:rPr>
              <w:t>NIL</w:t>
            </w:r>
          </w:p>
        </w:tc>
      </w:tr>
      <w:tr w:rsidR="564C8C01" w14:paraId="6FBC06A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631923D"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3D9EBF1" w14:textId="77777777" w:rsidR="564C8C01" w:rsidRDefault="564C8C01" w:rsidP="564C8C01">
            <w:pPr>
              <w:rPr>
                <w:rFonts w:ascii="Times New Roman" w:hAnsi="Times New Roman"/>
              </w:rPr>
            </w:pPr>
            <w:r w:rsidRPr="564C8C01">
              <w:rPr>
                <w:rFonts w:ascii="Times New Roman" w:hAnsi="Times New Roman"/>
              </w:rPr>
              <w:t>NIL</w:t>
            </w:r>
          </w:p>
        </w:tc>
      </w:tr>
    </w:tbl>
    <w:p w14:paraId="2849D71A" w14:textId="77777777" w:rsidR="7F92F934" w:rsidRDefault="7F92F934"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C5CCE5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9439073"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FD79481" w14:textId="77777777" w:rsidR="564C8C01" w:rsidRDefault="564C8C01" w:rsidP="564C8C01">
            <w:pPr>
              <w:rPr>
                <w:rFonts w:ascii="Times New Roman" w:hAnsi="Times New Roman"/>
              </w:rPr>
            </w:pPr>
            <w:r w:rsidRPr="564C8C01">
              <w:rPr>
                <w:rFonts w:ascii="Times New Roman" w:hAnsi="Times New Roman"/>
              </w:rPr>
              <w:t>UC-16</w:t>
            </w:r>
          </w:p>
        </w:tc>
      </w:tr>
      <w:tr w:rsidR="564C8C01" w14:paraId="671337C7"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162FDB0"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F57D72D" w14:textId="77777777" w:rsidR="564C8C01" w:rsidRDefault="564C8C01" w:rsidP="564C8C01">
            <w:pPr>
              <w:rPr>
                <w:rFonts w:ascii="Times New Roman" w:hAnsi="Times New Roman"/>
              </w:rPr>
            </w:pPr>
            <w:r w:rsidRPr="564C8C01">
              <w:rPr>
                <w:rFonts w:ascii="Times New Roman" w:hAnsi="Times New Roman"/>
              </w:rPr>
              <w:t>Retrieve Real-Time Data</w:t>
            </w:r>
          </w:p>
        </w:tc>
      </w:tr>
      <w:tr w:rsidR="564C8C01" w14:paraId="32519D90"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D4E2A9"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3DFE458"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68DC313"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8557C5D"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14AAA8F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9F83E77"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6ABAAA9"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63A2F15"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6CBE0D3" w14:textId="77777777" w:rsidR="564C8C01" w:rsidRDefault="564C8C01" w:rsidP="564C8C01">
            <w:pPr>
              <w:rPr>
                <w:rFonts w:ascii="Times New Roman" w:hAnsi="Times New Roman"/>
              </w:rPr>
            </w:pPr>
            <w:r w:rsidRPr="564C8C01">
              <w:rPr>
                <w:rFonts w:ascii="Times New Roman" w:hAnsi="Times New Roman"/>
              </w:rPr>
              <w:t>11/2/2026</w:t>
            </w:r>
          </w:p>
        </w:tc>
      </w:tr>
    </w:tbl>
    <w:p w14:paraId="472975CC"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292DF36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BBCDDE7"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624FC09" w14:textId="77777777" w:rsidR="564C8C01" w:rsidRDefault="564C8C01" w:rsidP="564C8C01">
            <w:pPr>
              <w:rPr>
                <w:rFonts w:ascii="Times New Roman" w:hAnsi="Times New Roman"/>
              </w:rPr>
            </w:pPr>
            <w:r w:rsidRPr="564C8C01">
              <w:rPr>
                <w:rFonts w:ascii="Times New Roman" w:hAnsi="Times New Roman"/>
              </w:rPr>
              <w:t>API</w:t>
            </w:r>
          </w:p>
        </w:tc>
      </w:tr>
      <w:tr w:rsidR="564C8C01" w14:paraId="7648127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19CCF76"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B8D5CA1" w14:textId="77777777" w:rsidR="564C8C01" w:rsidRDefault="564C8C01" w:rsidP="564C8C01">
            <w:pPr>
              <w:rPr>
                <w:rFonts w:ascii="Times New Roman" w:hAnsi="Times New Roman"/>
              </w:rPr>
            </w:pPr>
            <w:proofErr w:type="gramStart"/>
            <w:r w:rsidRPr="564C8C01">
              <w:rPr>
                <w:rFonts w:ascii="Times New Roman" w:hAnsi="Times New Roman"/>
              </w:rPr>
              <w:t>Fetches</w:t>
            </w:r>
            <w:proofErr w:type="gramEnd"/>
            <w:r w:rsidRPr="564C8C01">
              <w:rPr>
                <w:rFonts w:ascii="Times New Roman" w:hAnsi="Times New Roman"/>
              </w:rPr>
              <w:t xml:space="preserve"> live transport data from external sources: MRT crowdedness, service/delay status, taxi availability (if enabled), and car park availability (if Drive is enabled).</w:t>
            </w:r>
          </w:p>
        </w:tc>
      </w:tr>
      <w:tr w:rsidR="564C8C01" w14:paraId="5D095DC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24DC95"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226AA70" w14:textId="77777777" w:rsidR="564C8C01" w:rsidRDefault="564C8C01" w:rsidP="564C8C01">
            <w:pPr>
              <w:rPr>
                <w:rFonts w:ascii="Times New Roman" w:hAnsi="Times New Roman"/>
              </w:rPr>
            </w:pPr>
            <w:r w:rsidRPr="564C8C01">
              <w:rPr>
                <w:rFonts w:ascii="Times New Roman" w:hAnsi="Times New Roman"/>
              </w:rPr>
              <w:t>Data collection has been initiated (UC-15)</w:t>
            </w:r>
          </w:p>
        </w:tc>
      </w:tr>
      <w:tr w:rsidR="564C8C01" w14:paraId="57036F2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1A56CC4"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077C68" w14:textId="77777777" w:rsidR="564C8C01" w:rsidRDefault="564C8C01" w:rsidP="564C8C01">
            <w:pPr>
              <w:rPr>
                <w:rFonts w:ascii="Times New Roman" w:hAnsi="Times New Roman"/>
              </w:rPr>
            </w:pPr>
            <w:r w:rsidRPr="564C8C01">
              <w:rPr>
                <w:rFonts w:ascii="Times New Roman" w:hAnsi="Times New Roman"/>
              </w:rPr>
              <w:t>Raw real-time transport data is returned to the system with retrieval timestamps</w:t>
            </w:r>
          </w:p>
        </w:tc>
      </w:tr>
      <w:tr w:rsidR="564C8C01" w14:paraId="6A99F68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5AB7562"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174E81B" w14:textId="77777777" w:rsidR="564C8C01" w:rsidRDefault="564C8C01" w:rsidP="564C8C01">
            <w:pPr>
              <w:rPr>
                <w:rFonts w:ascii="Times New Roman" w:hAnsi="Times New Roman"/>
              </w:rPr>
            </w:pPr>
            <w:r w:rsidRPr="564C8C01">
              <w:rPr>
                <w:rFonts w:ascii="Times New Roman" w:hAnsi="Times New Roman"/>
              </w:rPr>
              <w:t>High</w:t>
            </w:r>
          </w:p>
        </w:tc>
      </w:tr>
      <w:tr w:rsidR="564C8C01" w14:paraId="6193728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68ABB35"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6DF6CB0" w14:textId="77777777" w:rsidR="564C8C01" w:rsidRDefault="564C8C01" w:rsidP="564C8C01">
            <w:pPr>
              <w:rPr>
                <w:rFonts w:ascii="Times New Roman" w:hAnsi="Times New Roman"/>
              </w:rPr>
            </w:pPr>
            <w:r w:rsidRPr="564C8C01">
              <w:rPr>
                <w:rFonts w:ascii="Times New Roman" w:hAnsi="Times New Roman"/>
              </w:rPr>
              <w:t>High</w:t>
            </w:r>
          </w:p>
        </w:tc>
      </w:tr>
      <w:tr w:rsidR="564C8C01" w14:paraId="5298425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062000E"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A785395" w14:textId="77777777" w:rsidR="564C8C01" w:rsidRDefault="564C8C01" w:rsidP="564C8C01">
            <w:pPr>
              <w:rPr>
                <w:rFonts w:ascii="Times New Roman" w:hAnsi="Times New Roman"/>
              </w:rPr>
            </w:pPr>
            <w:r w:rsidRPr="564C8C01">
              <w:rPr>
                <w:rFonts w:ascii="Times New Roman" w:hAnsi="Times New Roman"/>
              </w:rPr>
              <w:t>1. System sends requests to the relevant external transport data APIs.</w:t>
            </w:r>
          </w:p>
          <w:p w14:paraId="7E80A6E1" w14:textId="77777777" w:rsidR="564C8C01" w:rsidRDefault="564C8C01" w:rsidP="564C8C01">
            <w:pPr>
              <w:rPr>
                <w:rFonts w:ascii="Times New Roman" w:hAnsi="Times New Roman"/>
              </w:rPr>
            </w:pPr>
            <w:r w:rsidRPr="564C8C01">
              <w:rPr>
                <w:rFonts w:ascii="Times New Roman" w:hAnsi="Times New Roman"/>
              </w:rPr>
              <w:t>2. API returns real-time MRT station crowdedness data.</w:t>
            </w:r>
          </w:p>
          <w:p w14:paraId="04DFEE95" w14:textId="77777777" w:rsidR="564C8C01" w:rsidRDefault="564C8C01" w:rsidP="564C8C01">
            <w:pPr>
              <w:rPr>
                <w:rFonts w:ascii="Times New Roman" w:hAnsi="Times New Roman"/>
              </w:rPr>
            </w:pPr>
            <w:r w:rsidRPr="564C8C01">
              <w:rPr>
                <w:rFonts w:ascii="Times New Roman" w:hAnsi="Times New Roman"/>
              </w:rPr>
              <w:t>3. API returns real-time MRT service and delay information.</w:t>
            </w:r>
          </w:p>
          <w:p w14:paraId="25B4E1EA" w14:textId="1FA48316" w:rsidR="564C8C01" w:rsidRDefault="564C8C01" w:rsidP="564C8C01">
            <w:pPr>
              <w:rPr>
                <w:rFonts w:ascii="Times New Roman" w:hAnsi="Times New Roman"/>
              </w:rPr>
            </w:pPr>
            <w:r w:rsidRPr="564C8C01">
              <w:rPr>
                <w:rFonts w:ascii="Times New Roman" w:hAnsi="Times New Roman"/>
              </w:rPr>
              <w:t>4. If Taxi is enabled, API returns real-time taxi availability.</w:t>
            </w:r>
          </w:p>
          <w:p w14:paraId="2635A833" w14:textId="77777777" w:rsidR="564C8C01" w:rsidRDefault="564C8C01" w:rsidP="564C8C01">
            <w:pPr>
              <w:rPr>
                <w:rFonts w:ascii="Times New Roman" w:hAnsi="Times New Roman"/>
              </w:rPr>
            </w:pPr>
            <w:r w:rsidRPr="564C8C01">
              <w:rPr>
                <w:rFonts w:ascii="Times New Roman" w:hAnsi="Times New Roman"/>
              </w:rPr>
              <w:t>5. If Drive is enabled, API returns real-time car park availability.</w:t>
            </w:r>
          </w:p>
          <w:p w14:paraId="44A75CFB" w14:textId="77777777" w:rsidR="564C8C01" w:rsidRDefault="564C8C01" w:rsidP="564C8C01">
            <w:pPr>
              <w:rPr>
                <w:rFonts w:ascii="Times New Roman" w:hAnsi="Times New Roman"/>
              </w:rPr>
            </w:pPr>
            <w:r w:rsidRPr="564C8C01">
              <w:rPr>
                <w:rFonts w:ascii="Times New Roman" w:hAnsi="Times New Roman"/>
              </w:rPr>
              <w:t xml:space="preserve">6. Each response is </w:t>
            </w:r>
            <w:proofErr w:type="gramStart"/>
            <w:r w:rsidRPr="564C8C01">
              <w:rPr>
                <w:rFonts w:ascii="Times New Roman" w:hAnsi="Times New Roman"/>
              </w:rPr>
              <w:t>timestamped</w:t>
            </w:r>
            <w:proofErr w:type="gramEnd"/>
            <w:r w:rsidRPr="564C8C01">
              <w:rPr>
                <w:rFonts w:ascii="Times New Roman" w:hAnsi="Times New Roman"/>
              </w:rPr>
              <w:t xml:space="preserve"> and passed back to UC-15.</w:t>
            </w:r>
          </w:p>
        </w:tc>
      </w:tr>
      <w:tr w:rsidR="564C8C01" w14:paraId="5079C5A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ED84BC"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7B9D939" w14:textId="77777777" w:rsidR="564C8C01" w:rsidRDefault="564C8C01" w:rsidP="564C8C01">
            <w:pPr>
              <w:rPr>
                <w:rFonts w:ascii="Times New Roman" w:hAnsi="Times New Roman"/>
              </w:rPr>
            </w:pPr>
            <w:r w:rsidRPr="564C8C01">
              <w:rPr>
                <w:rFonts w:ascii="Times New Roman" w:hAnsi="Times New Roman"/>
              </w:rPr>
              <w:t>NIL</w:t>
            </w:r>
          </w:p>
        </w:tc>
      </w:tr>
      <w:tr w:rsidR="564C8C01" w14:paraId="2DF2E0B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742C959"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6311B1C" w14:textId="77777777" w:rsidR="564C8C01" w:rsidRDefault="564C8C01" w:rsidP="564C8C01">
            <w:pPr>
              <w:rPr>
                <w:rFonts w:ascii="Times New Roman" w:hAnsi="Times New Roman"/>
              </w:rPr>
            </w:pPr>
            <w:r w:rsidRPr="564C8C01">
              <w:rPr>
                <w:rFonts w:ascii="Times New Roman" w:hAnsi="Times New Roman"/>
              </w:rPr>
              <w:t>If an API is unreachable, system proceeds with whatever data is available and flags the gap.</w:t>
            </w:r>
          </w:p>
        </w:tc>
      </w:tr>
      <w:tr w:rsidR="564C8C01" w14:paraId="0DD0238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62D3CE9"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F56B27E" w14:textId="77777777" w:rsidR="564C8C01" w:rsidRDefault="564C8C01" w:rsidP="564C8C01">
            <w:pPr>
              <w:rPr>
                <w:rFonts w:ascii="Times New Roman" w:hAnsi="Times New Roman"/>
              </w:rPr>
            </w:pPr>
            <w:r w:rsidRPr="564C8C01">
              <w:rPr>
                <w:rFonts w:ascii="Times New Roman" w:hAnsi="Times New Roman"/>
              </w:rPr>
              <w:t>NIL</w:t>
            </w:r>
          </w:p>
        </w:tc>
      </w:tr>
      <w:tr w:rsidR="564C8C01" w14:paraId="14BC96C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4D126B5"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06F5C14" w14:textId="77777777" w:rsidR="564C8C01" w:rsidRDefault="564C8C01" w:rsidP="564C8C01">
            <w:pPr>
              <w:rPr>
                <w:rFonts w:ascii="Times New Roman" w:hAnsi="Times New Roman"/>
              </w:rPr>
            </w:pPr>
            <w:r w:rsidRPr="564C8C01">
              <w:rPr>
                <w:rFonts w:ascii="Times New Roman" w:hAnsi="Times New Roman"/>
              </w:rPr>
              <w:t>NIL</w:t>
            </w:r>
          </w:p>
        </w:tc>
      </w:tr>
      <w:tr w:rsidR="564C8C01" w14:paraId="68A6707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04EA475"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BDD592F" w14:textId="77777777" w:rsidR="564C8C01" w:rsidRDefault="564C8C01" w:rsidP="564C8C01">
            <w:pPr>
              <w:rPr>
                <w:rFonts w:ascii="Times New Roman" w:hAnsi="Times New Roman"/>
              </w:rPr>
            </w:pPr>
            <w:r w:rsidRPr="564C8C01">
              <w:rPr>
                <w:rFonts w:ascii="Times New Roman" w:hAnsi="Times New Roman"/>
              </w:rPr>
              <w:t>NIL</w:t>
            </w:r>
          </w:p>
        </w:tc>
      </w:tr>
      <w:tr w:rsidR="564C8C01" w14:paraId="0A4EF71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3ECA40"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6E3FDB2" w14:textId="77777777" w:rsidR="564C8C01" w:rsidRDefault="564C8C01" w:rsidP="564C8C01">
            <w:pPr>
              <w:rPr>
                <w:rFonts w:ascii="Times New Roman" w:hAnsi="Times New Roman"/>
              </w:rPr>
            </w:pPr>
            <w:r w:rsidRPr="564C8C01">
              <w:rPr>
                <w:rFonts w:ascii="Times New Roman" w:hAnsi="Times New Roman"/>
              </w:rPr>
              <w:t>NIL</w:t>
            </w:r>
          </w:p>
        </w:tc>
      </w:tr>
    </w:tbl>
    <w:p w14:paraId="313F1914" w14:textId="2429C2CF" w:rsidR="564C8C01" w:rsidRDefault="564C8C01" w:rsidP="564C8C01"/>
    <w:p w14:paraId="1DB7A33A" w14:textId="60730075" w:rsidR="564C8C01" w:rsidRDefault="564C8C01" w:rsidP="564C8C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0D66B3E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F11225"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7E88FBD" w14:textId="77777777" w:rsidR="564C8C01" w:rsidRDefault="564C8C01" w:rsidP="564C8C01">
            <w:pPr>
              <w:rPr>
                <w:rFonts w:ascii="Times New Roman" w:hAnsi="Times New Roman"/>
              </w:rPr>
            </w:pPr>
            <w:r w:rsidRPr="564C8C01">
              <w:rPr>
                <w:rFonts w:ascii="Times New Roman" w:hAnsi="Times New Roman"/>
              </w:rPr>
              <w:t>UC-17</w:t>
            </w:r>
          </w:p>
        </w:tc>
      </w:tr>
      <w:tr w:rsidR="564C8C01" w14:paraId="3303B090"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08E4D8"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181101F" w14:textId="77777777" w:rsidR="564C8C01" w:rsidRDefault="564C8C01" w:rsidP="564C8C01">
            <w:pPr>
              <w:rPr>
                <w:rFonts w:ascii="Times New Roman" w:hAnsi="Times New Roman"/>
              </w:rPr>
            </w:pPr>
            <w:r w:rsidRPr="564C8C01">
              <w:rPr>
                <w:rFonts w:ascii="Times New Roman" w:hAnsi="Times New Roman"/>
              </w:rPr>
              <w:t>Validate Data Freshness</w:t>
            </w:r>
          </w:p>
        </w:tc>
      </w:tr>
      <w:tr w:rsidR="564C8C01" w14:paraId="3F8FD0D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11BF4DD"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25D8B32"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640D81A"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D4C852F"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179A9C5"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96FA9D7"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C9FD4C7"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D4601C" w14:textId="77777777" w:rsidR="564C8C01" w:rsidRDefault="564C8C01" w:rsidP="564C8C01">
            <w:pPr>
              <w:rPr>
                <w:rFonts w:ascii="Times New Roman" w:hAnsi="Times New Roman"/>
              </w:rPr>
            </w:pPr>
            <w:r w:rsidRPr="564C8C01">
              <w:rPr>
                <w:rFonts w:ascii="Times New Roman" w:hAnsi="Times New Roman"/>
                <w:b/>
                <w:bCs/>
              </w:rPr>
              <w:t xml:space="preserve">Date Last </w:t>
            </w:r>
            <w:r w:rsidRPr="564C8C01">
              <w:rPr>
                <w:rFonts w:ascii="Times New Roman" w:hAnsi="Times New Roman"/>
                <w:b/>
                <w:bCs/>
              </w:rPr>
              <w:lastRenderedPageBreak/>
              <w:t>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A522907" w14:textId="77777777" w:rsidR="564C8C01" w:rsidRDefault="564C8C01" w:rsidP="564C8C01">
            <w:pPr>
              <w:rPr>
                <w:rFonts w:ascii="Times New Roman" w:hAnsi="Times New Roman"/>
              </w:rPr>
            </w:pPr>
            <w:r w:rsidRPr="564C8C01">
              <w:rPr>
                <w:rFonts w:ascii="Times New Roman" w:hAnsi="Times New Roman"/>
              </w:rPr>
              <w:lastRenderedPageBreak/>
              <w:t>11/2/2026</w:t>
            </w:r>
          </w:p>
        </w:tc>
      </w:tr>
    </w:tbl>
    <w:p w14:paraId="03B42A4D"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3A126CB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E0FB56C"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D28024D" w14:textId="77777777" w:rsidR="564C8C01" w:rsidRDefault="564C8C01" w:rsidP="564C8C01">
            <w:pPr>
              <w:rPr>
                <w:rFonts w:ascii="Times New Roman" w:hAnsi="Times New Roman"/>
              </w:rPr>
            </w:pPr>
            <w:r w:rsidRPr="564C8C01">
              <w:rPr>
                <w:rFonts w:ascii="Times New Roman" w:hAnsi="Times New Roman"/>
              </w:rPr>
              <w:t>System</w:t>
            </w:r>
          </w:p>
        </w:tc>
      </w:tr>
      <w:tr w:rsidR="564C8C01" w14:paraId="339D457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BCE41CE"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4E98509" w14:textId="77777777" w:rsidR="564C8C01" w:rsidRDefault="564C8C01" w:rsidP="564C8C01">
            <w:pPr>
              <w:rPr>
                <w:rFonts w:ascii="Times New Roman" w:hAnsi="Times New Roman"/>
              </w:rPr>
            </w:pPr>
            <w:r w:rsidRPr="564C8C01">
              <w:rPr>
                <w:rFonts w:ascii="Times New Roman" w:hAnsi="Times New Roman"/>
              </w:rPr>
              <w:t>Checks whether each retrieved data source is fresh enough to use. If a source's timestamp exceeds the allowed threshold, it gets flagged as outdated and routed to fallback handling.</w:t>
            </w:r>
          </w:p>
        </w:tc>
      </w:tr>
      <w:tr w:rsidR="564C8C01" w14:paraId="640B99A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B341684"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FE85210" w14:textId="77777777" w:rsidR="564C8C01" w:rsidRDefault="564C8C01" w:rsidP="564C8C01">
            <w:pPr>
              <w:rPr>
                <w:rFonts w:ascii="Times New Roman" w:hAnsi="Times New Roman"/>
              </w:rPr>
            </w:pPr>
            <w:r w:rsidRPr="564C8C01">
              <w:rPr>
                <w:rFonts w:ascii="Times New Roman" w:hAnsi="Times New Roman"/>
              </w:rPr>
              <w:t>Real-time data has been retrieved and timestamped (UC-16)</w:t>
            </w:r>
          </w:p>
        </w:tc>
      </w:tr>
      <w:tr w:rsidR="564C8C01" w14:paraId="6184002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F509E4B"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5C37DF4" w14:textId="77777777" w:rsidR="564C8C01" w:rsidRDefault="564C8C01" w:rsidP="564C8C01">
            <w:pPr>
              <w:rPr>
                <w:rFonts w:ascii="Times New Roman" w:hAnsi="Times New Roman"/>
              </w:rPr>
            </w:pPr>
            <w:r w:rsidRPr="564C8C01">
              <w:rPr>
                <w:rFonts w:ascii="Times New Roman" w:hAnsi="Times New Roman"/>
              </w:rPr>
              <w:t>Each data source is classified as fresh or outdated; outdated sources are sent to fallback</w:t>
            </w:r>
          </w:p>
        </w:tc>
      </w:tr>
      <w:tr w:rsidR="564C8C01" w14:paraId="4288D9D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B148C2"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970CC2A" w14:textId="77777777" w:rsidR="564C8C01" w:rsidRDefault="564C8C01" w:rsidP="564C8C01">
            <w:pPr>
              <w:rPr>
                <w:rFonts w:ascii="Times New Roman" w:hAnsi="Times New Roman"/>
              </w:rPr>
            </w:pPr>
            <w:r w:rsidRPr="564C8C01">
              <w:rPr>
                <w:rFonts w:ascii="Times New Roman" w:hAnsi="Times New Roman"/>
              </w:rPr>
              <w:t>High</w:t>
            </w:r>
          </w:p>
        </w:tc>
      </w:tr>
      <w:tr w:rsidR="564C8C01" w14:paraId="03934D0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D4B5CAE"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4318D00" w14:textId="77777777" w:rsidR="564C8C01" w:rsidRDefault="564C8C01" w:rsidP="564C8C01">
            <w:pPr>
              <w:rPr>
                <w:rFonts w:ascii="Times New Roman" w:hAnsi="Times New Roman"/>
              </w:rPr>
            </w:pPr>
            <w:r w:rsidRPr="564C8C01">
              <w:rPr>
                <w:rFonts w:ascii="Times New Roman" w:hAnsi="Times New Roman"/>
              </w:rPr>
              <w:t>High</w:t>
            </w:r>
          </w:p>
        </w:tc>
      </w:tr>
      <w:tr w:rsidR="564C8C01" w14:paraId="3D00499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DC3F7A"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2D518BF" w14:textId="77777777" w:rsidR="564C8C01" w:rsidRDefault="564C8C01" w:rsidP="564C8C01">
            <w:pPr>
              <w:rPr>
                <w:rFonts w:ascii="Times New Roman" w:hAnsi="Times New Roman"/>
              </w:rPr>
            </w:pPr>
            <w:r w:rsidRPr="564C8C01">
              <w:rPr>
                <w:rFonts w:ascii="Times New Roman" w:hAnsi="Times New Roman"/>
              </w:rPr>
              <w:t>1. System compares each data source's retrieval timestamp against predefined freshness thresholds.</w:t>
            </w:r>
          </w:p>
          <w:p w14:paraId="21044CB4" w14:textId="77777777" w:rsidR="564C8C01" w:rsidRDefault="564C8C01" w:rsidP="564C8C01">
            <w:pPr>
              <w:rPr>
                <w:rFonts w:ascii="Times New Roman" w:hAnsi="Times New Roman"/>
              </w:rPr>
            </w:pPr>
            <w:r w:rsidRPr="564C8C01">
              <w:rPr>
                <w:rFonts w:ascii="Times New Roman" w:hAnsi="Times New Roman"/>
              </w:rPr>
              <w:t>2. Sources within the threshold are marked as fresh and passed through for processing.</w:t>
            </w:r>
          </w:p>
          <w:p w14:paraId="38EDB0AD" w14:textId="77777777" w:rsidR="564C8C01" w:rsidRDefault="564C8C01" w:rsidP="564C8C01">
            <w:pPr>
              <w:rPr>
                <w:rFonts w:ascii="Times New Roman" w:hAnsi="Times New Roman"/>
              </w:rPr>
            </w:pPr>
            <w:r w:rsidRPr="564C8C01">
              <w:rPr>
                <w:rFonts w:ascii="Times New Roman" w:hAnsi="Times New Roman"/>
              </w:rPr>
              <w:t>3. Sources exceeding the threshold are flagged as outdated.</w:t>
            </w:r>
          </w:p>
          <w:p w14:paraId="2FCDA29F" w14:textId="77777777" w:rsidR="564C8C01" w:rsidRDefault="564C8C01" w:rsidP="564C8C01">
            <w:pPr>
              <w:rPr>
                <w:rFonts w:ascii="Times New Roman" w:hAnsi="Times New Roman"/>
              </w:rPr>
            </w:pPr>
            <w:r w:rsidRPr="564C8C01">
              <w:rPr>
                <w:rFonts w:ascii="Times New Roman" w:hAnsi="Times New Roman"/>
              </w:rPr>
              <w:t>4. Outdated sources trigger UC-18 (Apply Fallback Handling).</w:t>
            </w:r>
          </w:p>
        </w:tc>
      </w:tr>
      <w:tr w:rsidR="564C8C01" w14:paraId="0D38C27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473252A"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B75869" w14:textId="77777777" w:rsidR="564C8C01" w:rsidRDefault="564C8C01" w:rsidP="564C8C01">
            <w:pPr>
              <w:rPr>
                <w:rFonts w:ascii="Times New Roman" w:hAnsi="Times New Roman"/>
              </w:rPr>
            </w:pPr>
            <w:r w:rsidRPr="564C8C01">
              <w:rPr>
                <w:rFonts w:ascii="Times New Roman" w:hAnsi="Times New Roman"/>
              </w:rPr>
              <w:t>NIL</w:t>
            </w:r>
          </w:p>
        </w:tc>
      </w:tr>
      <w:tr w:rsidR="564C8C01" w14:paraId="0284136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2955673"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FB45D98" w14:textId="77777777" w:rsidR="564C8C01" w:rsidRDefault="564C8C01" w:rsidP="564C8C01">
            <w:pPr>
              <w:rPr>
                <w:rFonts w:ascii="Times New Roman" w:hAnsi="Times New Roman"/>
              </w:rPr>
            </w:pPr>
            <w:r w:rsidRPr="564C8C01">
              <w:rPr>
                <w:rFonts w:ascii="Times New Roman" w:hAnsi="Times New Roman"/>
              </w:rPr>
              <w:t>NIL</w:t>
            </w:r>
          </w:p>
        </w:tc>
      </w:tr>
      <w:tr w:rsidR="564C8C01" w14:paraId="0C1BBBE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0236B5F"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CF4A508" w14:textId="77777777" w:rsidR="564C8C01" w:rsidRDefault="564C8C01" w:rsidP="564C8C01">
            <w:pPr>
              <w:rPr>
                <w:rFonts w:ascii="Times New Roman" w:hAnsi="Times New Roman"/>
              </w:rPr>
            </w:pPr>
            <w:r w:rsidRPr="564C8C01">
              <w:rPr>
                <w:rFonts w:ascii="Times New Roman" w:hAnsi="Times New Roman"/>
              </w:rPr>
              <w:t>NIL</w:t>
            </w:r>
          </w:p>
        </w:tc>
      </w:tr>
      <w:tr w:rsidR="564C8C01" w14:paraId="098B4BD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DE3EB2F"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69C141" w14:textId="77777777" w:rsidR="564C8C01" w:rsidRDefault="564C8C01" w:rsidP="564C8C01">
            <w:pPr>
              <w:rPr>
                <w:rFonts w:ascii="Times New Roman" w:hAnsi="Times New Roman"/>
              </w:rPr>
            </w:pPr>
            <w:r w:rsidRPr="564C8C01">
              <w:rPr>
                <w:rFonts w:ascii="Times New Roman" w:hAnsi="Times New Roman"/>
              </w:rPr>
              <w:t>NIL</w:t>
            </w:r>
          </w:p>
        </w:tc>
      </w:tr>
      <w:tr w:rsidR="564C8C01" w14:paraId="644E897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4AF9268"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3A5A5A9" w14:textId="77777777" w:rsidR="564C8C01" w:rsidRDefault="564C8C01" w:rsidP="564C8C01">
            <w:pPr>
              <w:rPr>
                <w:rFonts w:ascii="Times New Roman" w:hAnsi="Times New Roman"/>
              </w:rPr>
            </w:pPr>
            <w:r w:rsidRPr="564C8C01">
              <w:rPr>
                <w:rFonts w:ascii="Times New Roman" w:hAnsi="Times New Roman"/>
              </w:rPr>
              <w:t>NIL</w:t>
            </w:r>
          </w:p>
        </w:tc>
      </w:tr>
      <w:tr w:rsidR="564C8C01" w14:paraId="55763D7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7301B75"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22F8848" w14:textId="77777777" w:rsidR="564C8C01" w:rsidRDefault="564C8C01" w:rsidP="564C8C01">
            <w:pPr>
              <w:rPr>
                <w:rFonts w:ascii="Times New Roman" w:hAnsi="Times New Roman"/>
              </w:rPr>
            </w:pPr>
            <w:r w:rsidRPr="564C8C01">
              <w:rPr>
                <w:rFonts w:ascii="Times New Roman" w:hAnsi="Times New Roman"/>
              </w:rPr>
              <w:t>NIL</w:t>
            </w:r>
          </w:p>
        </w:tc>
      </w:tr>
    </w:tbl>
    <w:p w14:paraId="1FACAE2C" w14:textId="16178046" w:rsidR="564C8C01" w:rsidRDefault="564C8C01" w:rsidP="564C8C01"/>
    <w:p w14:paraId="280460B3" w14:textId="533D0861" w:rsidR="564C8C01" w:rsidRDefault="564C8C01" w:rsidP="564C8C01"/>
    <w:p w14:paraId="74E8E9A7" w14:textId="5515AAB0" w:rsidR="564C8C01" w:rsidRDefault="564C8C01" w:rsidP="564C8C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0867F09E"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494F16A"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A2B1631" w14:textId="77777777" w:rsidR="564C8C01" w:rsidRDefault="564C8C01" w:rsidP="564C8C01">
            <w:pPr>
              <w:rPr>
                <w:rFonts w:ascii="Times New Roman" w:hAnsi="Times New Roman"/>
              </w:rPr>
            </w:pPr>
            <w:r w:rsidRPr="564C8C01">
              <w:rPr>
                <w:rFonts w:ascii="Times New Roman" w:hAnsi="Times New Roman"/>
              </w:rPr>
              <w:t>UC-18</w:t>
            </w:r>
          </w:p>
        </w:tc>
      </w:tr>
      <w:tr w:rsidR="564C8C01" w14:paraId="6CF604E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A4D46B"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3388A24" w14:textId="77777777" w:rsidR="564C8C01" w:rsidRDefault="564C8C01" w:rsidP="564C8C01">
            <w:pPr>
              <w:rPr>
                <w:rFonts w:ascii="Times New Roman" w:hAnsi="Times New Roman"/>
              </w:rPr>
            </w:pPr>
            <w:r w:rsidRPr="564C8C01">
              <w:rPr>
                <w:rFonts w:ascii="Times New Roman" w:hAnsi="Times New Roman"/>
              </w:rPr>
              <w:t>Apply Fallback Handling</w:t>
            </w:r>
          </w:p>
        </w:tc>
      </w:tr>
      <w:tr w:rsidR="564C8C01" w14:paraId="78A9AE1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C17767F"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192FAEB"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A50DB4"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EAAD3EB"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5F4B09A5"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C803313"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0F891C1"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06CE2F"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F721866" w14:textId="77777777" w:rsidR="564C8C01" w:rsidRDefault="564C8C01" w:rsidP="564C8C01">
            <w:pPr>
              <w:rPr>
                <w:rFonts w:ascii="Times New Roman" w:hAnsi="Times New Roman"/>
              </w:rPr>
            </w:pPr>
            <w:r w:rsidRPr="564C8C01">
              <w:rPr>
                <w:rFonts w:ascii="Times New Roman" w:hAnsi="Times New Roman"/>
              </w:rPr>
              <w:t>11/2/2026</w:t>
            </w:r>
          </w:p>
        </w:tc>
      </w:tr>
    </w:tbl>
    <w:p w14:paraId="4F3E7E55"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022F35B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EC499E6"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AEA22B9" w14:textId="77777777" w:rsidR="564C8C01" w:rsidRDefault="564C8C01" w:rsidP="564C8C01">
            <w:pPr>
              <w:rPr>
                <w:rFonts w:ascii="Times New Roman" w:hAnsi="Times New Roman"/>
              </w:rPr>
            </w:pPr>
            <w:r w:rsidRPr="564C8C01">
              <w:rPr>
                <w:rFonts w:ascii="Times New Roman" w:hAnsi="Times New Roman"/>
              </w:rPr>
              <w:t>System</w:t>
            </w:r>
          </w:p>
        </w:tc>
      </w:tr>
      <w:tr w:rsidR="564C8C01" w14:paraId="0C9B34B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625A192"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A518BDC" w14:textId="77777777" w:rsidR="564C8C01" w:rsidRDefault="564C8C01" w:rsidP="564C8C01">
            <w:pPr>
              <w:rPr>
                <w:rFonts w:ascii="Times New Roman" w:hAnsi="Times New Roman"/>
              </w:rPr>
            </w:pPr>
            <w:r w:rsidRPr="564C8C01">
              <w:rPr>
                <w:rFonts w:ascii="Times New Roman" w:hAnsi="Times New Roman"/>
              </w:rPr>
              <w:t>Substitutes the most recent cached data when live data is unavailable or stale. Ensures no partial mixing of real-time and outdated data for the same transport mode.</w:t>
            </w:r>
          </w:p>
        </w:tc>
      </w:tr>
      <w:tr w:rsidR="564C8C01" w14:paraId="67C090E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B4F2D71" w14:textId="77777777" w:rsidR="564C8C01" w:rsidRDefault="564C8C01" w:rsidP="564C8C01">
            <w:pPr>
              <w:rPr>
                <w:rFonts w:ascii="Times New Roman" w:hAnsi="Times New Roman"/>
              </w:rPr>
            </w:pPr>
            <w:r w:rsidRPr="564C8C01">
              <w:rPr>
                <w:rFonts w:ascii="Times New Roman" w:hAnsi="Times New Roman"/>
                <w:b/>
                <w:bCs/>
              </w:rPr>
              <w:lastRenderedPageBreak/>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41F7A1C" w14:textId="77777777" w:rsidR="564C8C01" w:rsidRDefault="564C8C01" w:rsidP="564C8C01">
            <w:pPr>
              <w:rPr>
                <w:rFonts w:ascii="Times New Roman" w:hAnsi="Times New Roman"/>
              </w:rPr>
            </w:pPr>
            <w:r w:rsidRPr="564C8C01">
              <w:rPr>
                <w:rFonts w:ascii="Times New Roman" w:hAnsi="Times New Roman"/>
              </w:rPr>
              <w:t>One or more data sources have been flagged as unavailable or outdated (UC-17)</w:t>
            </w:r>
          </w:p>
        </w:tc>
      </w:tr>
      <w:tr w:rsidR="564C8C01" w14:paraId="3637210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545F49"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094CED4" w14:textId="77777777" w:rsidR="564C8C01" w:rsidRDefault="564C8C01" w:rsidP="564C8C01">
            <w:pPr>
              <w:rPr>
                <w:rFonts w:ascii="Times New Roman" w:hAnsi="Times New Roman"/>
              </w:rPr>
            </w:pPr>
            <w:r w:rsidRPr="564C8C01">
              <w:rPr>
                <w:rFonts w:ascii="Times New Roman" w:hAnsi="Times New Roman"/>
              </w:rPr>
              <w:t>Fallback data is in place and affected elements are marked accordingly (UC-19)</w:t>
            </w:r>
          </w:p>
        </w:tc>
      </w:tr>
      <w:tr w:rsidR="564C8C01" w14:paraId="2ED9145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B723BD"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4744428" w14:textId="77777777" w:rsidR="564C8C01" w:rsidRDefault="564C8C01" w:rsidP="564C8C01">
            <w:pPr>
              <w:rPr>
                <w:rFonts w:ascii="Times New Roman" w:hAnsi="Times New Roman"/>
              </w:rPr>
            </w:pPr>
            <w:r w:rsidRPr="564C8C01">
              <w:rPr>
                <w:rFonts w:ascii="Times New Roman" w:hAnsi="Times New Roman"/>
              </w:rPr>
              <w:t>High</w:t>
            </w:r>
          </w:p>
        </w:tc>
      </w:tr>
      <w:tr w:rsidR="564C8C01" w14:paraId="324A91B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6FBD535"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63B1906" w14:textId="77777777" w:rsidR="564C8C01" w:rsidRDefault="564C8C01" w:rsidP="564C8C01">
            <w:pPr>
              <w:rPr>
                <w:rFonts w:ascii="Times New Roman" w:hAnsi="Times New Roman"/>
              </w:rPr>
            </w:pPr>
            <w:r w:rsidRPr="564C8C01">
              <w:rPr>
                <w:rFonts w:ascii="Times New Roman" w:hAnsi="Times New Roman"/>
              </w:rPr>
              <w:t>Low to Medium</w:t>
            </w:r>
          </w:p>
        </w:tc>
      </w:tr>
      <w:tr w:rsidR="564C8C01" w14:paraId="7E5C1EE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21C0637"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83124DB" w14:textId="77777777" w:rsidR="564C8C01" w:rsidRDefault="564C8C01" w:rsidP="564C8C01">
            <w:pPr>
              <w:rPr>
                <w:rFonts w:ascii="Times New Roman" w:hAnsi="Times New Roman"/>
              </w:rPr>
            </w:pPr>
            <w:r w:rsidRPr="564C8C01">
              <w:rPr>
                <w:rFonts w:ascii="Times New Roman" w:hAnsi="Times New Roman"/>
              </w:rPr>
              <w:t>1. System identifies which data sources need fallback substitution.</w:t>
            </w:r>
          </w:p>
          <w:p w14:paraId="65A11398" w14:textId="77777777" w:rsidR="564C8C01" w:rsidRDefault="564C8C01" w:rsidP="564C8C01">
            <w:pPr>
              <w:rPr>
                <w:rFonts w:ascii="Times New Roman" w:hAnsi="Times New Roman"/>
              </w:rPr>
            </w:pPr>
            <w:r w:rsidRPr="564C8C01">
              <w:rPr>
                <w:rFonts w:ascii="Times New Roman" w:hAnsi="Times New Roman"/>
              </w:rPr>
              <w:t>2. System retrieves the most recent available cached data for each affected source.</w:t>
            </w:r>
          </w:p>
          <w:p w14:paraId="0895E996" w14:textId="77777777" w:rsidR="564C8C01" w:rsidRDefault="564C8C01" w:rsidP="564C8C01">
            <w:pPr>
              <w:rPr>
                <w:rFonts w:ascii="Times New Roman" w:hAnsi="Times New Roman"/>
              </w:rPr>
            </w:pPr>
            <w:r w:rsidRPr="564C8C01">
              <w:rPr>
                <w:rFonts w:ascii="Times New Roman" w:hAnsi="Times New Roman"/>
              </w:rPr>
              <w:t xml:space="preserve">3. System ensures fallback is applied consistently </w:t>
            </w:r>
            <w:proofErr w:type="gramStart"/>
            <w:r w:rsidRPr="564C8C01">
              <w:rPr>
                <w:rFonts w:ascii="Times New Roman" w:hAnsi="Times New Roman"/>
              </w:rPr>
              <w:t>per</w:t>
            </w:r>
            <w:proofErr w:type="gramEnd"/>
            <w:r w:rsidRPr="564C8C01">
              <w:rPr>
                <w:rFonts w:ascii="Times New Roman" w:hAnsi="Times New Roman"/>
              </w:rPr>
              <w:t xml:space="preserve"> transport mode (no mixing of real-time and stale data within the same mode).</w:t>
            </w:r>
          </w:p>
          <w:p w14:paraId="6EBA34F7" w14:textId="77777777" w:rsidR="564C8C01" w:rsidRDefault="564C8C01" w:rsidP="564C8C01">
            <w:pPr>
              <w:rPr>
                <w:rFonts w:ascii="Times New Roman" w:hAnsi="Times New Roman"/>
              </w:rPr>
            </w:pPr>
            <w:r w:rsidRPr="564C8C01">
              <w:rPr>
                <w:rFonts w:ascii="Times New Roman" w:hAnsi="Times New Roman"/>
              </w:rPr>
              <w:t>4. System calls UC-19 to mark all affected data elements as operating in fallback mode.</w:t>
            </w:r>
          </w:p>
          <w:p w14:paraId="77CA41A2" w14:textId="77777777" w:rsidR="564C8C01" w:rsidRDefault="564C8C01" w:rsidP="564C8C01">
            <w:pPr>
              <w:rPr>
                <w:rFonts w:ascii="Times New Roman" w:hAnsi="Times New Roman"/>
              </w:rPr>
            </w:pPr>
            <w:r w:rsidRPr="564C8C01">
              <w:rPr>
                <w:rFonts w:ascii="Times New Roman" w:hAnsi="Times New Roman"/>
              </w:rPr>
              <w:t>5. Fallback data is fed into scoring and route generation alongside any fresh data.</w:t>
            </w:r>
          </w:p>
        </w:tc>
      </w:tr>
      <w:tr w:rsidR="564C8C01" w14:paraId="4E84300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47CA39B"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8043240" w14:textId="77777777" w:rsidR="564C8C01" w:rsidRDefault="564C8C01" w:rsidP="564C8C01">
            <w:pPr>
              <w:rPr>
                <w:rFonts w:ascii="Times New Roman" w:hAnsi="Times New Roman"/>
              </w:rPr>
            </w:pPr>
            <w:r w:rsidRPr="564C8C01">
              <w:rPr>
                <w:rFonts w:ascii="Times New Roman" w:hAnsi="Times New Roman"/>
              </w:rPr>
              <w:t>NIL</w:t>
            </w:r>
          </w:p>
        </w:tc>
      </w:tr>
      <w:tr w:rsidR="564C8C01" w14:paraId="0038405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339CD35"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50C8E5D" w14:textId="77777777" w:rsidR="564C8C01" w:rsidRDefault="564C8C01" w:rsidP="564C8C01">
            <w:pPr>
              <w:rPr>
                <w:rFonts w:ascii="Times New Roman" w:hAnsi="Times New Roman"/>
              </w:rPr>
            </w:pPr>
            <w:r w:rsidRPr="564C8C01">
              <w:rPr>
                <w:rFonts w:ascii="Times New Roman" w:hAnsi="Times New Roman"/>
              </w:rPr>
              <w:t>If no cached data is available at all for a source, the system proceeds without it and flags the gap.</w:t>
            </w:r>
          </w:p>
        </w:tc>
      </w:tr>
      <w:tr w:rsidR="564C8C01" w14:paraId="5150D92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20BA16F"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4B927A7" w14:textId="77777777" w:rsidR="564C8C01" w:rsidRDefault="564C8C01" w:rsidP="564C8C01">
            <w:pPr>
              <w:rPr>
                <w:rFonts w:ascii="Times New Roman" w:hAnsi="Times New Roman"/>
              </w:rPr>
            </w:pPr>
            <w:r w:rsidRPr="564C8C01">
              <w:rPr>
                <w:rFonts w:ascii="Times New Roman" w:hAnsi="Times New Roman"/>
              </w:rPr>
              <w:t>UC-19 Mark Fallback Handling</w:t>
            </w:r>
          </w:p>
        </w:tc>
      </w:tr>
      <w:tr w:rsidR="564C8C01" w14:paraId="2FB8D66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46D47FA"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5F46916" w14:textId="77777777" w:rsidR="564C8C01" w:rsidRDefault="564C8C01" w:rsidP="564C8C01">
            <w:pPr>
              <w:rPr>
                <w:rFonts w:ascii="Times New Roman" w:hAnsi="Times New Roman"/>
              </w:rPr>
            </w:pPr>
            <w:r w:rsidRPr="564C8C01">
              <w:rPr>
                <w:rFonts w:ascii="Times New Roman" w:hAnsi="Times New Roman"/>
              </w:rPr>
              <w:t>NIL</w:t>
            </w:r>
          </w:p>
        </w:tc>
      </w:tr>
      <w:tr w:rsidR="564C8C01" w14:paraId="1217E96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935F3C2"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BC5308" w14:textId="77777777" w:rsidR="564C8C01" w:rsidRDefault="564C8C01" w:rsidP="564C8C01">
            <w:pPr>
              <w:rPr>
                <w:rFonts w:ascii="Times New Roman" w:hAnsi="Times New Roman"/>
              </w:rPr>
            </w:pPr>
            <w:r w:rsidRPr="564C8C01">
              <w:rPr>
                <w:rFonts w:ascii="Times New Roman" w:hAnsi="Times New Roman"/>
              </w:rPr>
              <w:t>NIL</w:t>
            </w:r>
          </w:p>
        </w:tc>
      </w:tr>
      <w:tr w:rsidR="564C8C01" w14:paraId="411C63B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E848924"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D8CEA02" w14:textId="77777777" w:rsidR="564C8C01" w:rsidRDefault="564C8C01" w:rsidP="564C8C01">
            <w:pPr>
              <w:rPr>
                <w:rFonts w:ascii="Times New Roman" w:hAnsi="Times New Roman"/>
              </w:rPr>
            </w:pPr>
            <w:r w:rsidRPr="564C8C01">
              <w:rPr>
                <w:rFonts w:ascii="Times New Roman" w:hAnsi="Times New Roman"/>
              </w:rPr>
              <w:t>NIL</w:t>
            </w:r>
          </w:p>
        </w:tc>
      </w:tr>
    </w:tbl>
    <w:p w14:paraId="6089410B" w14:textId="77777777" w:rsidR="432C43CD" w:rsidRDefault="432C43CD"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16B1F26A"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035288E"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BFE5AF" w14:textId="77777777" w:rsidR="564C8C01" w:rsidRDefault="564C8C01" w:rsidP="564C8C01">
            <w:pPr>
              <w:rPr>
                <w:rFonts w:ascii="Times New Roman" w:hAnsi="Times New Roman"/>
              </w:rPr>
            </w:pPr>
            <w:r w:rsidRPr="564C8C01">
              <w:rPr>
                <w:rFonts w:ascii="Times New Roman" w:hAnsi="Times New Roman"/>
              </w:rPr>
              <w:t>UC-19</w:t>
            </w:r>
          </w:p>
        </w:tc>
      </w:tr>
      <w:tr w:rsidR="564C8C01" w14:paraId="27AE4290"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0420E3E"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2D876A6" w14:textId="77777777" w:rsidR="564C8C01" w:rsidRDefault="564C8C01" w:rsidP="564C8C01">
            <w:pPr>
              <w:rPr>
                <w:rFonts w:ascii="Times New Roman" w:hAnsi="Times New Roman"/>
              </w:rPr>
            </w:pPr>
            <w:r w:rsidRPr="564C8C01">
              <w:rPr>
                <w:rFonts w:ascii="Times New Roman" w:hAnsi="Times New Roman"/>
              </w:rPr>
              <w:t>Mark Fallback Handling</w:t>
            </w:r>
          </w:p>
        </w:tc>
      </w:tr>
      <w:tr w:rsidR="564C8C01" w14:paraId="41DD82E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EFDAEB1"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844B75F"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45BABA3"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D7CE279"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32A84D28"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26F4470"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7DF1A32"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D43BD4D"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ABD5208" w14:textId="77777777" w:rsidR="564C8C01" w:rsidRDefault="564C8C01" w:rsidP="564C8C01">
            <w:pPr>
              <w:rPr>
                <w:rFonts w:ascii="Times New Roman" w:hAnsi="Times New Roman"/>
              </w:rPr>
            </w:pPr>
            <w:r w:rsidRPr="564C8C01">
              <w:rPr>
                <w:rFonts w:ascii="Times New Roman" w:hAnsi="Times New Roman"/>
              </w:rPr>
              <w:t>11/2/2026</w:t>
            </w:r>
          </w:p>
        </w:tc>
      </w:tr>
    </w:tbl>
    <w:p w14:paraId="7CAC363A"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5770BD3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58AFE89"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817EF4" w14:textId="77777777" w:rsidR="564C8C01" w:rsidRDefault="564C8C01" w:rsidP="564C8C01">
            <w:pPr>
              <w:rPr>
                <w:rFonts w:ascii="Times New Roman" w:hAnsi="Times New Roman"/>
              </w:rPr>
            </w:pPr>
            <w:r w:rsidRPr="564C8C01">
              <w:rPr>
                <w:rFonts w:ascii="Times New Roman" w:hAnsi="Times New Roman"/>
              </w:rPr>
              <w:t>System</w:t>
            </w:r>
          </w:p>
        </w:tc>
      </w:tr>
      <w:tr w:rsidR="564C8C01" w14:paraId="4AA1E7A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2ED09AE"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A7DE051" w14:textId="77777777" w:rsidR="564C8C01" w:rsidRDefault="564C8C01" w:rsidP="564C8C01">
            <w:pPr>
              <w:rPr>
                <w:rFonts w:ascii="Times New Roman" w:hAnsi="Times New Roman"/>
              </w:rPr>
            </w:pPr>
            <w:r w:rsidRPr="564C8C01">
              <w:rPr>
                <w:rFonts w:ascii="Times New Roman" w:hAnsi="Times New Roman"/>
              </w:rPr>
              <w:t>Tags data elements and route recommendations that were computed using fallback data, so downstream processes and the user can see which results may be less accurate.</w:t>
            </w:r>
          </w:p>
        </w:tc>
      </w:tr>
      <w:tr w:rsidR="564C8C01" w14:paraId="5A9B1BD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F80817E"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DD779A" w14:textId="77777777" w:rsidR="564C8C01" w:rsidRDefault="564C8C01" w:rsidP="564C8C01">
            <w:pPr>
              <w:rPr>
                <w:rFonts w:ascii="Times New Roman" w:hAnsi="Times New Roman"/>
              </w:rPr>
            </w:pPr>
            <w:r w:rsidRPr="564C8C01">
              <w:rPr>
                <w:rFonts w:ascii="Times New Roman" w:hAnsi="Times New Roman"/>
              </w:rPr>
              <w:t>Fallback data has been applied (UC-18)</w:t>
            </w:r>
          </w:p>
        </w:tc>
      </w:tr>
      <w:tr w:rsidR="564C8C01" w14:paraId="07350CD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D4C174D"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C533942" w14:textId="77777777" w:rsidR="564C8C01" w:rsidRDefault="564C8C01" w:rsidP="564C8C01">
            <w:pPr>
              <w:rPr>
                <w:rFonts w:ascii="Times New Roman" w:hAnsi="Times New Roman"/>
              </w:rPr>
            </w:pPr>
            <w:r w:rsidRPr="564C8C01">
              <w:rPr>
                <w:rFonts w:ascii="Times New Roman" w:hAnsi="Times New Roman"/>
              </w:rPr>
              <w:t>All affected data elements and route outputs carry a fallback indicator</w:t>
            </w:r>
          </w:p>
        </w:tc>
      </w:tr>
      <w:tr w:rsidR="564C8C01" w14:paraId="1B7F994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090DED3"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F0A88A6" w14:textId="77777777" w:rsidR="564C8C01" w:rsidRDefault="564C8C01" w:rsidP="564C8C01">
            <w:pPr>
              <w:rPr>
                <w:rFonts w:ascii="Times New Roman" w:hAnsi="Times New Roman"/>
              </w:rPr>
            </w:pPr>
            <w:r w:rsidRPr="564C8C01">
              <w:rPr>
                <w:rFonts w:ascii="Times New Roman" w:hAnsi="Times New Roman"/>
              </w:rPr>
              <w:t>Medium</w:t>
            </w:r>
          </w:p>
        </w:tc>
      </w:tr>
      <w:tr w:rsidR="564C8C01" w14:paraId="0CE566D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D0656A"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505A05" w14:textId="77777777" w:rsidR="564C8C01" w:rsidRDefault="564C8C01" w:rsidP="564C8C01">
            <w:pPr>
              <w:rPr>
                <w:rFonts w:ascii="Times New Roman" w:hAnsi="Times New Roman"/>
              </w:rPr>
            </w:pPr>
            <w:r w:rsidRPr="564C8C01">
              <w:rPr>
                <w:rFonts w:ascii="Times New Roman" w:hAnsi="Times New Roman"/>
              </w:rPr>
              <w:t>Low to Medium</w:t>
            </w:r>
          </w:p>
        </w:tc>
      </w:tr>
      <w:tr w:rsidR="564C8C01" w14:paraId="3FCA3B8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14123A1"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3EB0359" w14:textId="77777777" w:rsidR="564C8C01" w:rsidRDefault="564C8C01" w:rsidP="564C8C01">
            <w:pPr>
              <w:rPr>
                <w:rFonts w:ascii="Times New Roman" w:hAnsi="Times New Roman"/>
              </w:rPr>
            </w:pPr>
            <w:r w:rsidRPr="564C8C01">
              <w:rPr>
                <w:rFonts w:ascii="Times New Roman" w:hAnsi="Times New Roman"/>
              </w:rPr>
              <w:t>1. System identifies every data element that was derived from fallback rather than real-time data.</w:t>
            </w:r>
          </w:p>
          <w:p w14:paraId="3DD5FCF7" w14:textId="77777777" w:rsidR="564C8C01" w:rsidRDefault="564C8C01" w:rsidP="564C8C01">
            <w:pPr>
              <w:rPr>
                <w:rFonts w:ascii="Times New Roman" w:hAnsi="Times New Roman"/>
              </w:rPr>
            </w:pPr>
            <w:r w:rsidRPr="564C8C01">
              <w:rPr>
                <w:rFonts w:ascii="Times New Roman" w:hAnsi="Times New Roman"/>
              </w:rPr>
              <w:t>2. System attaches a fallback flag to each affected element.</w:t>
            </w:r>
          </w:p>
          <w:p w14:paraId="7FF30708" w14:textId="77777777" w:rsidR="564C8C01" w:rsidRDefault="564C8C01" w:rsidP="564C8C01">
            <w:pPr>
              <w:rPr>
                <w:rFonts w:ascii="Times New Roman" w:hAnsi="Times New Roman"/>
              </w:rPr>
            </w:pPr>
            <w:r w:rsidRPr="564C8C01">
              <w:rPr>
                <w:rFonts w:ascii="Times New Roman" w:hAnsi="Times New Roman"/>
              </w:rPr>
              <w:t xml:space="preserve">3. Flags propagate </w:t>
            </w:r>
            <w:proofErr w:type="gramStart"/>
            <w:r w:rsidRPr="564C8C01">
              <w:rPr>
                <w:rFonts w:ascii="Times New Roman" w:hAnsi="Times New Roman"/>
              </w:rPr>
              <w:t>through to</w:t>
            </w:r>
            <w:proofErr w:type="gramEnd"/>
            <w:r w:rsidRPr="564C8C01">
              <w:rPr>
                <w:rFonts w:ascii="Times New Roman" w:hAnsi="Times New Roman"/>
              </w:rPr>
              <w:t xml:space="preserve"> route-level risk indicators and scoring outputs.</w:t>
            </w:r>
          </w:p>
          <w:p w14:paraId="0540F2D0" w14:textId="77777777" w:rsidR="564C8C01" w:rsidRDefault="564C8C01" w:rsidP="564C8C01">
            <w:pPr>
              <w:rPr>
                <w:rFonts w:ascii="Times New Roman" w:hAnsi="Times New Roman"/>
              </w:rPr>
            </w:pPr>
            <w:r w:rsidRPr="564C8C01">
              <w:rPr>
                <w:rFonts w:ascii="Times New Roman" w:hAnsi="Times New Roman"/>
              </w:rPr>
              <w:t>4. When routes are displayed (UC-26), fallback-affected routes include a reduced-accuracy notation.</w:t>
            </w:r>
          </w:p>
        </w:tc>
      </w:tr>
      <w:tr w:rsidR="564C8C01" w14:paraId="3CBE3E6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D047A31"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EE985C0" w14:textId="77777777" w:rsidR="564C8C01" w:rsidRDefault="564C8C01" w:rsidP="564C8C01">
            <w:pPr>
              <w:rPr>
                <w:rFonts w:ascii="Times New Roman" w:hAnsi="Times New Roman"/>
              </w:rPr>
            </w:pPr>
            <w:r w:rsidRPr="564C8C01">
              <w:rPr>
                <w:rFonts w:ascii="Times New Roman" w:hAnsi="Times New Roman"/>
              </w:rPr>
              <w:t>NIL</w:t>
            </w:r>
          </w:p>
        </w:tc>
      </w:tr>
      <w:tr w:rsidR="564C8C01" w14:paraId="4D7DE42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5B978B"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4209B42" w14:textId="77777777" w:rsidR="564C8C01" w:rsidRDefault="564C8C01" w:rsidP="564C8C01">
            <w:pPr>
              <w:rPr>
                <w:rFonts w:ascii="Times New Roman" w:hAnsi="Times New Roman"/>
              </w:rPr>
            </w:pPr>
            <w:r w:rsidRPr="564C8C01">
              <w:rPr>
                <w:rFonts w:ascii="Times New Roman" w:hAnsi="Times New Roman"/>
              </w:rPr>
              <w:t>NIL</w:t>
            </w:r>
          </w:p>
        </w:tc>
      </w:tr>
      <w:tr w:rsidR="564C8C01" w14:paraId="65EEC16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E57A563"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CC4DCE" w14:textId="77777777" w:rsidR="564C8C01" w:rsidRDefault="564C8C01" w:rsidP="564C8C01">
            <w:pPr>
              <w:rPr>
                <w:rFonts w:ascii="Times New Roman" w:hAnsi="Times New Roman"/>
              </w:rPr>
            </w:pPr>
            <w:r w:rsidRPr="564C8C01">
              <w:rPr>
                <w:rFonts w:ascii="Times New Roman" w:hAnsi="Times New Roman"/>
              </w:rPr>
              <w:t>NIL</w:t>
            </w:r>
          </w:p>
        </w:tc>
      </w:tr>
      <w:tr w:rsidR="564C8C01" w14:paraId="1559D8D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C0B12A7"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40445B8" w14:textId="77777777" w:rsidR="564C8C01" w:rsidRDefault="564C8C01" w:rsidP="564C8C01">
            <w:pPr>
              <w:rPr>
                <w:rFonts w:ascii="Times New Roman" w:hAnsi="Times New Roman"/>
              </w:rPr>
            </w:pPr>
            <w:r w:rsidRPr="564C8C01">
              <w:rPr>
                <w:rFonts w:ascii="Times New Roman" w:hAnsi="Times New Roman"/>
              </w:rPr>
              <w:t>NIL</w:t>
            </w:r>
          </w:p>
        </w:tc>
      </w:tr>
      <w:tr w:rsidR="564C8C01" w14:paraId="2EB03C6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27D827"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79369C" w14:textId="77777777" w:rsidR="564C8C01" w:rsidRDefault="564C8C01" w:rsidP="564C8C01">
            <w:pPr>
              <w:rPr>
                <w:rFonts w:ascii="Times New Roman" w:hAnsi="Times New Roman"/>
              </w:rPr>
            </w:pPr>
            <w:r w:rsidRPr="564C8C01">
              <w:rPr>
                <w:rFonts w:ascii="Times New Roman" w:hAnsi="Times New Roman"/>
              </w:rPr>
              <w:t>NIL</w:t>
            </w:r>
          </w:p>
        </w:tc>
      </w:tr>
      <w:tr w:rsidR="564C8C01" w14:paraId="23A72EB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46DF4E0"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647B1A3" w14:textId="77777777" w:rsidR="564C8C01" w:rsidRDefault="564C8C01" w:rsidP="564C8C01">
            <w:pPr>
              <w:rPr>
                <w:rFonts w:ascii="Times New Roman" w:hAnsi="Times New Roman"/>
              </w:rPr>
            </w:pPr>
            <w:r w:rsidRPr="564C8C01">
              <w:rPr>
                <w:rFonts w:ascii="Times New Roman" w:hAnsi="Times New Roman"/>
              </w:rPr>
              <w:t>NIL</w:t>
            </w:r>
          </w:p>
        </w:tc>
      </w:tr>
    </w:tbl>
    <w:p w14:paraId="5EE9E0DF" w14:textId="05C113E9" w:rsidR="564C8C01" w:rsidRDefault="564C8C01" w:rsidP="564C8C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076CEFAA"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3AFA660"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6C381A5" w14:textId="3077A44B" w:rsidR="564C8C01" w:rsidRDefault="564C8C01" w:rsidP="564C8C01">
            <w:pPr>
              <w:rPr>
                <w:rFonts w:ascii="Times New Roman" w:hAnsi="Times New Roman"/>
              </w:rPr>
            </w:pPr>
            <w:r w:rsidRPr="564C8C01">
              <w:rPr>
                <w:rFonts w:ascii="Times New Roman" w:hAnsi="Times New Roman"/>
              </w:rPr>
              <w:t>UC-20</w:t>
            </w:r>
          </w:p>
        </w:tc>
      </w:tr>
      <w:tr w:rsidR="564C8C01" w14:paraId="3D33420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A0B310"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45F3477" w14:textId="77777777" w:rsidR="564C8C01" w:rsidRDefault="564C8C01" w:rsidP="564C8C01">
            <w:pPr>
              <w:rPr>
                <w:rFonts w:ascii="Times New Roman" w:hAnsi="Times New Roman"/>
              </w:rPr>
            </w:pPr>
            <w:r w:rsidRPr="564C8C01">
              <w:rPr>
                <w:rFonts w:ascii="Times New Roman" w:hAnsi="Times New Roman"/>
              </w:rPr>
              <w:t>Generate Scores</w:t>
            </w:r>
          </w:p>
        </w:tc>
      </w:tr>
      <w:tr w:rsidR="564C8C01" w14:paraId="34F0D615"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8709DFA"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13C1A92"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A5695EA"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E9C59E6"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007C8F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ABBCD43"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37E4C05"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C99569E"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A4337D1" w14:textId="77777777" w:rsidR="564C8C01" w:rsidRDefault="564C8C01" w:rsidP="564C8C01">
            <w:pPr>
              <w:rPr>
                <w:rFonts w:ascii="Times New Roman" w:hAnsi="Times New Roman"/>
              </w:rPr>
            </w:pPr>
            <w:r w:rsidRPr="564C8C01">
              <w:rPr>
                <w:rFonts w:ascii="Times New Roman" w:hAnsi="Times New Roman"/>
              </w:rPr>
              <w:t>11/2/2026</w:t>
            </w:r>
          </w:p>
        </w:tc>
      </w:tr>
    </w:tbl>
    <w:p w14:paraId="6F6186CC"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155BF7A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CFCC3C" w14:textId="77777777" w:rsidR="564C8C01" w:rsidRDefault="564C8C01" w:rsidP="564C8C01">
            <w:pPr>
              <w:rPr>
                <w:rFonts w:ascii="Times New Roman" w:hAnsi="Times New Roman"/>
              </w:rPr>
            </w:pPr>
            <w:r w:rsidRPr="564C8C01">
              <w:rPr>
                <w:rFonts w:ascii="Times New Roman" w:hAnsi="Times New Roman"/>
                <w:b/>
                <w:bCs/>
              </w:rPr>
              <w:lastRenderedPageBreak/>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F260446" w14:textId="77777777" w:rsidR="564C8C01" w:rsidRDefault="564C8C01" w:rsidP="564C8C01">
            <w:pPr>
              <w:rPr>
                <w:rFonts w:ascii="Times New Roman" w:hAnsi="Times New Roman"/>
              </w:rPr>
            </w:pPr>
            <w:r w:rsidRPr="564C8C01">
              <w:rPr>
                <w:rFonts w:ascii="Times New Roman" w:hAnsi="Times New Roman"/>
              </w:rPr>
              <w:t>System</w:t>
            </w:r>
          </w:p>
        </w:tc>
      </w:tr>
      <w:tr w:rsidR="564C8C01" w14:paraId="6D43079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5154F03"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B62F8F7" w14:textId="77777777" w:rsidR="564C8C01" w:rsidRDefault="564C8C01" w:rsidP="564C8C01">
            <w:pPr>
              <w:rPr>
                <w:rFonts w:ascii="Times New Roman" w:hAnsi="Times New Roman"/>
              </w:rPr>
            </w:pPr>
            <w:proofErr w:type="gramStart"/>
            <w:r w:rsidRPr="564C8C01">
              <w:rPr>
                <w:rFonts w:ascii="Times New Roman" w:hAnsi="Times New Roman"/>
              </w:rPr>
              <w:t>Computes</w:t>
            </w:r>
            <w:proofErr w:type="gramEnd"/>
            <w:r w:rsidRPr="564C8C01">
              <w:rPr>
                <w:rFonts w:ascii="Times New Roman" w:hAnsi="Times New Roman"/>
              </w:rPr>
              <w:t xml:space="preserve"> composite scores for each candidate route by combining </w:t>
            </w:r>
            <w:proofErr w:type="spellStart"/>
            <w:r w:rsidRPr="564C8C01">
              <w:rPr>
                <w:rFonts w:ascii="Times New Roman" w:hAnsi="Times New Roman"/>
              </w:rPr>
              <w:t>normalised</w:t>
            </w:r>
            <w:proofErr w:type="spellEnd"/>
            <w:r w:rsidRPr="564C8C01">
              <w:rPr>
                <w:rFonts w:ascii="Times New Roman" w:hAnsi="Times New Roman"/>
              </w:rPr>
              <w:t xml:space="preserve"> route attributes with the user's preference weights. Lower score = better route.</w:t>
            </w:r>
          </w:p>
        </w:tc>
      </w:tr>
      <w:tr w:rsidR="564C8C01" w14:paraId="33E6FE9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123BFD9"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3F56AEB" w14:textId="77777777" w:rsidR="564C8C01" w:rsidRDefault="564C8C01" w:rsidP="564C8C01">
            <w:pPr>
              <w:rPr>
                <w:rFonts w:ascii="Times New Roman" w:hAnsi="Times New Roman"/>
              </w:rPr>
            </w:pPr>
            <w:r w:rsidRPr="564C8C01">
              <w:rPr>
                <w:rFonts w:ascii="Times New Roman" w:hAnsi="Times New Roman"/>
              </w:rPr>
              <w:t>Routes have been generated (UC-23) with assigned attributes, and risk indicators are available from UC-21 and UC-22</w:t>
            </w:r>
          </w:p>
        </w:tc>
      </w:tr>
      <w:tr w:rsidR="564C8C01" w14:paraId="793DB3D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B135B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FC2EDBE" w14:textId="77777777" w:rsidR="564C8C01" w:rsidRDefault="564C8C01" w:rsidP="564C8C01">
            <w:pPr>
              <w:rPr>
                <w:rFonts w:ascii="Times New Roman" w:hAnsi="Times New Roman"/>
              </w:rPr>
            </w:pPr>
            <w:r w:rsidRPr="564C8C01">
              <w:rPr>
                <w:rFonts w:ascii="Times New Roman" w:hAnsi="Times New Roman"/>
              </w:rPr>
              <w:t>Each candidate route has a composite score ready for ranking</w:t>
            </w:r>
          </w:p>
        </w:tc>
      </w:tr>
      <w:tr w:rsidR="564C8C01" w14:paraId="39D8B35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3F04FCA"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98F3977" w14:textId="77777777" w:rsidR="564C8C01" w:rsidRDefault="564C8C01" w:rsidP="564C8C01">
            <w:pPr>
              <w:rPr>
                <w:rFonts w:ascii="Times New Roman" w:hAnsi="Times New Roman"/>
              </w:rPr>
            </w:pPr>
            <w:r w:rsidRPr="564C8C01">
              <w:rPr>
                <w:rFonts w:ascii="Times New Roman" w:hAnsi="Times New Roman"/>
              </w:rPr>
              <w:t>High</w:t>
            </w:r>
          </w:p>
        </w:tc>
      </w:tr>
      <w:tr w:rsidR="564C8C01" w14:paraId="67BD913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8E7605D"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181D534" w14:textId="77777777" w:rsidR="564C8C01" w:rsidRDefault="564C8C01" w:rsidP="564C8C01">
            <w:pPr>
              <w:rPr>
                <w:rFonts w:ascii="Times New Roman" w:hAnsi="Times New Roman"/>
              </w:rPr>
            </w:pPr>
            <w:r w:rsidRPr="564C8C01">
              <w:rPr>
                <w:rFonts w:ascii="Times New Roman" w:hAnsi="Times New Roman"/>
              </w:rPr>
              <w:t>High</w:t>
            </w:r>
          </w:p>
        </w:tc>
      </w:tr>
      <w:tr w:rsidR="564C8C01" w14:paraId="285C4E5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0C510C"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C4A94D4" w14:textId="0B52EB89" w:rsidR="564C8C01" w:rsidRDefault="564C8C01" w:rsidP="564C8C01">
            <w:pPr>
              <w:rPr>
                <w:rFonts w:ascii="Times New Roman" w:hAnsi="Times New Roman"/>
              </w:rPr>
            </w:pPr>
            <w:r w:rsidRPr="564C8C01">
              <w:rPr>
                <w:rFonts w:ascii="Times New Roman" w:hAnsi="Times New Roman"/>
              </w:rPr>
              <w:t>1. System collects route attributes: estimated travel time, route-level delay risk, route-level crowding risk, and estimated cost, comfort value.</w:t>
            </w:r>
          </w:p>
          <w:p w14:paraId="564A4914" w14:textId="77777777" w:rsidR="564C8C01" w:rsidRDefault="564C8C01" w:rsidP="564C8C01">
            <w:pPr>
              <w:rPr>
                <w:rFonts w:ascii="Times New Roman" w:hAnsi="Times New Roman"/>
              </w:rPr>
            </w:pPr>
            <w:r w:rsidRPr="564C8C01">
              <w:rPr>
                <w:rFonts w:ascii="Times New Roman" w:hAnsi="Times New Roman"/>
              </w:rPr>
              <w:t>2. System converts risk categories to numeric values (Low=1, Medium=2, High=3, Unknown=2).</w:t>
            </w:r>
          </w:p>
          <w:p w14:paraId="7676B638" w14:textId="77777777" w:rsidR="564C8C01" w:rsidRDefault="564C8C01" w:rsidP="564C8C01">
            <w:pPr>
              <w:rPr>
                <w:rFonts w:ascii="Times New Roman" w:hAnsi="Times New Roman"/>
              </w:rPr>
            </w:pPr>
            <w:r w:rsidRPr="564C8C01">
              <w:rPr>
                <w:rFonts w:ascii="Times New Roman" w:hAnsi="Times New Roman"/>
              </w:rPr>
              <w:t xml:space="preserve">3. System applies min-max </w:t>
            </w:r>
            <w:proofErr w:type="spellStart"/>
            <w:r w:rsidRPr="564C8C01">
              <w:rPr>
                <w:rFonts w:ascii="Times New Roman" w:hAnsi="Times New Roman"/>
              </w:rPr>
              <w:t>normalisation</w:t>
            </w:r>
            <w:proofErr w:type="spellEnd"/>
            <w:r w:rsidRPr="564C8C01">
              <w:rPr>
                <w:rFonts w:ascii="Times New Roman" w:hAnsi="Times New Roman"/>
              </w:rPr>
              <w:t xml:space="preserve"> across all candidate routes for each attribute.</w:t>
            </w:r>
          </w:p>
          <w:p w14:paraId="3DF98659" w14:textId="77777777" w:rsidR="564C8C01" w:rsidRDefault="564C8C01" w:rsidP="564C8C01">
            <w:pPr>
              <w:rPr>
                <w:rFonts w:ascii="Times New Roman" w:hAnsi="Times New Roman"/>
              </w:rPr>
            </w:pPr>
            <w:r w:rsidRPr="564C8C01">
              <w:rPr>
                <w:rFonts w:ascii="Times New Roman" w:hAnsi="Times New Roman"/>
              </w:rPr>
              <w:t xml:space="preserve">4. System retrieves the user's </w:t>
            </w:r>
            <w:proofErr w:type="spellStart"/>
            <w:r w:rsidRPr="564C8C01">
              <w:rPr>
                <w:rFonts w:ascii="Times New Roman" w:hAnsi="Times New Roman"/>
              </w:rPr>
              <w:t>normalised</w:t>
            </w:r>
            <w:proofErr w:type="spellEnd"/>
            <w:r w:rsidRPr="564C8C01">
              <w:rPr>
                <w:rFonts w:ascii="Times New Roman" w:hAnsi="Times New Roman"/>
              </w:rPr>
              <w:t xml:space="preserve"> preference weights.</w:t>
            </w:r>
          </w:p>
          <w:p w14:paraId="764610D1" w14:textId="116F2620" w:rsidR="564C8C01" w:rsidRDefault="564C8C01" w:rsidP="564C8C01">
            <w:pPr>
              <w:rPr>
                <w:rFonts w:ascii="Times New Roman" w:hAnsi="Times New Roman"/>
              </w:rPr>
            </w:pPr>
            <w:r w:rsidRPr="564C8C01">
              <w:rPr>
                <w:rFonts w:ascii="Times New Roman" w:hAnsi="Times New Roman"/>
              </w:rPr>
              <w:t xml:space="preserve">5. System computes the composite score: </w:t>
            </w:r>
          </w:p>
          <w:p w14:paraId="57545BC0" w14:textId="50E24BD1" w:rsidR="564C8C01" w:rsidRDefault="564C8C01" w:rsidP="564C8C01">
            <w:proofErr w:type="spellStart"/>
            <w:r w:rsidRPr="564C8C01">
              <w:rPr>
                <w:rFonts w:ascii="Times New Roman" w:eastAsia="Times New Roman" w:hAnsi="Times New Roman"/>
                <w:szCs w:val="24"/>
              </w:rPr>
              <w:t>wT</w:t>
            </w:r>
            <w:proofErr w:type="spellEnd"/>
            <w:r w:rsidRPr="564C8C01">
              <w:rPr>
                <w:rFonts w:ascii="Times New Roman" w:eastAsia="Times New Roman" w:hAnsi="Times New Roman"/>
                <w:szCs w:val="24"/>
              </w:rPr>
              <w:t xml:space="preserve">*T' + </w:t>
            </w:r>
            <w:proofErr w:type="spellStart"/>
            <w:r w:rsidRPr="564C8C01">
              <w:rPr>
                <w:rFonts w:ascii="Times New Roman" w:eastAsia="Times New Roman" w:hAnsi="Times New Roman"/>
                <w:szCs w:val="24"/>
              </w:rPr>
              <w:t>wRisk</w:t>
            </w:r>
            <w:proofErr w:type="spellEnd"/>
            <w:r w:rsidRPr="564C8C01">
              <w:rPr>
                <w:rFonts w:ascii="Times New Roman" w:eastAsia="Times New Roman" w:hAnsi="Times New Roman"/>
                <w:szCs w:val="24"/>
              </w:rPr>
              <w:t xml:space="preserve">*R' + </w:t>
            </w:r>
            <w:proofErr w:type="spellStart"/>
            <w:r w:rsidRPr="564C8C01">
              <w:rPr>
                <w:rFonts w:ascii="Times New Roman" w:eastAsia="Times New Roman" w:hAnsi="Times New Roman"/>
                <w:szCs w:val="24"/>
              </w:rPr>
              <w:t>wComfort</w:t>
            </w:r>
            <w:proofErr w:type="spellEnd"/>
            <w:r w:rsidRPr="564C8C01">
              <w:rPr>
                <w:rFonts w:ascii="Times New Roman" w:eastAsia="Times New Roman" w:hAnsi="Times New Roman"/>
                <w:szCs w:val="24"/>
              </w:rPr>
              <w:t xml:space="preserve">*F' + </w:t>
            </w:r>
            <w:proofErr w:type="spellStart"/>
            <w:r w:rsidRPr="564C8C01">
              <w:rPr>
                <w:rFonts w:ascii="Times New Roman" w:eastAsia="Times New Roman" w:hAnsi="Times New Roman"/>
                <w:szCs w:val="24"/>
              </w:rPr>
              <w:t>wCost</w:t>
            </w:r>
            <w:proofErr w:type="spellEnd"/>
            <w:r w:rsidRPr="564C8C01">
              <w:rPr>
                <w:rFonts w:ascii="Times New Roman" w:eastAsia="Times New Roman" w:hAnsi="Times New Roman"/>
                <w:szCs w:val="24"/>
              </w:rPr>
              <w:t>*Co</w:t>
            </w:r>
          </w:p>
          <w:p w14:paraId="40323FF9" w14:textId="7C5AE61E" w:rsidR="564C8C01" w:rsidRDefault="564C8C01" w:rsidP="564C8C01">
            <w:pPr>
              <w:rPr>
                <w:rFonts w:ascii="Times New Roman" w:eastAsia="Times New Roman" w:hAnsi="Times New Roman"/>
                <w:szCs w:val="24"/>
              </w:rPr>
            </w:pPr>
            <w:r w:rsidRPr="564C8C01">
              <w:rPr>
                <w:rFonts w:ascii="Times New Roman" w:eastAsia="Times New Roman" w:hAnsi="Times New Roman"/>
                <w:szCs w:val="24"/>
              </w:rPr>
              <w:t xml:space="preserve">(F' = </w:t>
            </w:r>
            <w:proofErr w:type="spellStart"/>
            <w:r w:rsidRPr="564C8C01">
              <w:rPr>
                <w:rFonts w:ascii="Times New Roman" w:eastAsia="Times New Roman" w:hAnsi="Times New Roman"/>
                <w:szCs w:val="24"/>
              </w:rPr>
              <w:t>normalised</w:t>
            </w:r>
            <w:proofErr w:type="spellEnd"/>
            <w:r w:rsidRPr="564C8C01">
              <w:rPr>
                <w:rFonts w:ascii="Times New Roman" w:eastAsia="Times New Roman" w:hAnsi="Times New Roman"/>
                <w:szCs w:val="24"/>
              </w:rPr>
              <w:t xml:space="preserve"> comfort (walking + transfers), </w:t>
            </w:r>
          </w:p>
          <w:p w14:paraId="7EB8C873" w14:textId="587A9BDC" w:rsidR="564C8C01" w:rsidRDefault="564C8C01" w:rsidP="564C8C01">
            <w:pPr>
              <w:rPr>
                <w:rFonts w:ascii="Times New Roman" w:eastAsia="Times New Roman" w:hAnsi="Times New Roman"/>
                <w:szCs w:val="24"/>
              </w:rPr>
            </w:pPr>
            <w:r w:rsidRPr="564C8C01">
              <w:rPr>
                <w:rFonts w:ascii="Times New Roman" w:eastAsia="Times New Roman" w:hAnsi="Times New Roman"/>
                <w:szCs w:val="24"/>
              </w:rPr>
              <w:t xml:space="preserve">R' = </w:t>
            </w:r>
            <w:proofErr w:type="spellStart"/>
            <w:r w:rsidRPr="564C8C01">
              <w:rPr>
                <w:rFonts w:ascii="Times New Roman" w:eastAsia="Times New Roman" w:hAnsi="Times New Roman"/>
                <w:szCs w:val="24"/>
              </w:rPr>
              <w:t>normalised</w:t>
            </w:r>
            <w:proofErr w:type="spellEnd"/>
            <w:r w:rsidRPr="564C8C01">
              <w:rPr>
                <w:rFonts w:ascii="Times New Roman" w:eastAsia="Times New Roman" w:hAnsi="Times New Roman"/>
                <w:szCs w:val="24"/>
              </w:rPr>
              <w:t xml:space="preserve"> risk (delay + crowding combined).)</w:t>
            </w:r>
          </w:p>
          <w:p w14:paraId="22741A81" w14:textId="77777777" w:rsidR="564C8C01" w:rsidRDefault="564C8C01" w:rsidP="564C8C01">
            <w:pPr>
              <w:rPr>
                <w:rFonts w:ascii="Times New Roman" w:hAnsi="Times New Roman"/>
              </w:rPr>
            </w:pPr>
            <w:r w:rsidRPr="564C8C01">
              <w:rPr>
                <w:rFonts w:ascii="Times New Roman" w:hAnsi="Times New Roman"/>
              </w:rPr>
              <w:t>6. Scores are attached to each route and passed to UC-25 for ranking.</w:t>
            </w:r>
          </w:p>
        </w:tc>
      </w:tr>
      <w:tr w:rsidR="564C8C01" w14:paraId="2DA3017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2CF6103"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CC07FA" w14:textId="77777777" w:rsidR="564C8C01" w:rsidRDefault="564C8C01" w:rsidP="564C8C01">
            <w:pPr>
              <w:rPr>
                <w:rFonts w:ascii="Times New Roman" w:hAnsi="Times New Roman"/>
              </w:rPr>
            </w:pPr>
            <w:r w:rsidRPr="564C8C01">
              <w:rPr>
                <w:rFonts w:ascii="Times New Roman" w:hAnsi="Times New Roman"/>
              </w:rPr>
              <w:t xml:space="preserve">If all routes share the same value for an attribute, the </w:t>
            </w:r>
            <w:proofErr w:type="spellStart"/>
            <w:r w:rsidRPr="564C8C01">
              <w:rPr>
                <w:rFonts w:ascii="Times New Roman" w:hAnsi="Times New Roman"/>
              </w:rPr>
              <w:t>normalised</w:t>
            </w:r>
            <w:proofErr w:type="spellEnd"/>
            <w:r w:rsidRPr="564C8C01">
              <w:rPr>
                <w:rFonts w:ascii="Times New Roman" w:hAnsi="Times New Roman"/>
              </w:rPr>
              <w:t xml:space="preserve"> value is set to 0.0 for all.</w:t>
            </w:r>
          </w:p>
        </w:tc>
      </w:tr>
      <w:tr w:rsidR="564C8C01" w14:paraId="1E70B48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67C6169"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2C74595" w14:textId="77777777" w:rsidR="564C8C01" w:rsidRDefault="564C8C01" w:rsidP="564C8C01">
            <w:pPr>
              <w:rPr>
                <w:rFonts w:ascii="Times New Roman" w:hAnsi="Times New Roman"/>
              </w:rPr>
            </w:pPr>
            <w:r w:rsidRPr="564C8C01">
              <w:rPr>
                <w:rFonts w:ascii="Times New Roman" w:hAnsi="Times New Roman"/>
              </w:rPr>
              <w:t>NIL</w:t>
            </w:r>
          </w:p>
        </w:tc>
      </w:tr>
      <w:tr w:rsidR="564C8C01" w14:paraId="2D62B52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85BE3AB"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1DDFCD" w14:textId="77777777" w:rsidR="564C8C01" w:rsidRDefault="564C8C01" w:rsidP="564C8C01">
            <w:pPr>
              <w:rPr>
                <w:rFonts w:ascii="Times New Roman" w:hAnsi="Times New Roman"/>
              </w:rPr>
            </w:pPr>
            <w:r w:rsidRPr="564C8C01">
              <w:rPr>
                <w:rFonts w:ascii="Times New Roman" w:hAnsi="Times New Roman"/>
              </w:rPr>
              <w:t>UC-21 Assess Crowding Risk, UC-22 Assess Delay Risk</w:t>
            </w:r>
          </w:p>
        </w:tc>
      </w:tr>
      <w:tr w:rsidR="564C8C01" w14:paraId="3232431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951A613"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01D5937" w14:textId="77777777" w:rsidR="564C8C01" w:rsidRDefault="564C8C01" w:rsidP="564C8C01">
            <w:pPr>
              <w:rPr>
                <w:rFonts w:ascii="Times New Roman" w:hAnsi="Times New Roman"/>
              </w:rPr>
            </w:pPr>
            <w:r w:rsidRPr="564C8C01">
              <w:rPr>
                <w:rFonts w:ascii="Times New Roman" w:hAnsi="Times New Roman"/>
              </w:rPr>
              <w:t>NIL</w:t>
            </w:r>
          </w:p>
        </w:tc>
      </w:tr>
      <w:tr w:rsidR="564C8C01" w14:paraId="0FB4E55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4D1F629"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BACFFA9" w14:textId="77777777" w:rsidR="564C8C01" w:rsidRDefault="564C8C01" w:rsidP="564C8C01">
            <w:pPr>
              <w:rPr>
                <w:rFonts w:ascii="Times New Roman" w:hAnsi="Times New Roman"/>
              </w:rPr>
            </w:pPr>
            <w:r w:rsidRPr="564C8C01">
              <w:rPr>
                <w:rFonts w:ascii="Times New Roman" w:hAnsi="Times New Roman"/>
              </w:rPr>
              <w:t>NIL</w:t>
            </w:r>
          </w:p>
        </w:tc>
      </w:tr>
      <w:tr w:rsidR="564C8C01" w14:paraId="407C328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B83E909"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B0AB0B" w14:textId="77777777" w:rsidR="564C8C01" w:rsidRDefault="564C8C01" w:rsidP="564C8C01">
            <w:pPr>
              <w:rPr>
                <w:rFonts w:ascii="Times New Roman" w:hAnsi="Times New Roman"/>
              </w:rPr>
            </w:pPr>
            <w:r w:rsidRPr="564C8C01">
              <w:rPr>
                <w:rFonts w:ascii="Times New Roman" w:hAnsi="Times New Roman"/>
              </w:rPr>
              <w:t>NIL</w:t>
            </w:r>
          </w:p>
        </w:tc>
      </w:tr>
    </w:tbl>
    <w:p w14:paraId="37905D35"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741797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FA4AC2"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23BBBE" w14:textId="77777777" w:rsidR="564C8C01" w:rsidRDefault="564C8C01" w:rsidP="564C8C01">
            <w:pPr>
              <w:rPr>
                <w:rFonts w:ascii="Times New Roman" w:hAnsi="Times New Roman"/>
              </w:rPr>
            </w:pPr>
            <w:r w:rsidRPr="564C8C01">
              <w:rPr>
                <w:rFonts w:ascii="Times New Roman" w:hAnsi="Times New Roman"/>
              </w:rPr>
              <w:t>UC-21</w:t>
            </w:r>
          </w:p>
        </w:tc>
      </w:tr>
      <w:tr w:rsidR="564C8C01" w14:paraId="78DD374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678EB72"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50F04CE" w14:textId="77777777" w:rsidR="564C8C01" w:rsidRDefault="564C8C01" w:rsidP="564C8C01">
            <w:pPr>
              <w:rPr>
                <w:rFonts w:ascii="Times New Roman" w:hAnsi="Times New Roman"/>
              </w:rPr>
            </w:pPr>
            <w:r w:rsidRPr="564C8C01">
              <w:rPr>
                <w:rFonts w:ascii="Times New Roman" w:hAnsi="Times New Roman"/>
              </w:rPr>
              <w:t>Assess Crowding Risk</w:t>
            </w:r>
          </w:p>
        </w:tc>
      </w:tr>
      <w:tr w:rsidR="564C8C01" w14:paraId="52719558"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2CA6349"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5F7F3BA"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3E17874"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6C8698C"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4B3718F4"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7701C26"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5A22052"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E732F9"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4F5EC99" w14:textId="77777777" w:rsidR="564C8C01" w:rsidRDefault="564C8C01" w:rsidP="564C8C01">
            <w:pPr>
              <w:rPr>
                <w:rFonts w:ascii="Times New Roman" w:hAnsi="Times New Roman"/>
              </w:rPr>
            </w:pPr>
            <w:r w:rsidRPr="564C8C01">
              <w:rPr>
                <w:rFonts w:ascii="Times New Roman" w:hAnsi="Times New Roman"/>
              </w:rPr>
              <w:t>11/2/2026</w:t>
            </w:r>
          </w:p>
        </w:tc>
      </w:tr>
    </w:tbl>
    <w:p w14:paraId="025B6ED4"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15F6874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F0A0BCF"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5BB196C" w14:textId="77777777" w:rsidR="564C8C01" w:rsidRDefault="564C8C01" w:rsidP="564C8C01">
            <w:pPr>
              <w:rPr>
                <w:rFonts w:ascii="Times New Roman" w:hAnsi="Times New Roman"/>
              </w:rPr>
            </w:pPr>
            <w:r w:rsidRPr="564C8C01">
              <w:rPr>
                <w:rFonts w:ascii="Times New Roman" w:hAnsi="Times New Roman"/>
              </w:rPr>
              <w:t>System</w:t>
            </w:r>
          </w:p>
        </w:tc>
      </w:tr>
      <w:tr w:rsidR="564C8C01" w14:paraId="1E0DA65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2B1AD57"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982C2B7" w14:textId="77777777" w:rsidR="564C8C01" w:rsidRDefault="564C8C01" w:rsidP="564C8C01">
            <w:pPr>
              <w:rPr>
                <w:rFonts w:ascii="Times New Roman" w:hAnsi="Times New Roman"/>
              </w:rPr>
            </w:pPr>
            <w:r w:rsidRPr="564C8C01">
              <w:rPr>
                <w:rFonts w:ascii="Times New Roman" w:hAnsi="Times New Roman"/>
              </w:rPr>
              <w:t>Evaluates how crowded each public transport segment is likely to be, based on retrieved data. Each segment gets a Low, Medium, High, or Unknown crowding label.</w:t>
            </w:r>
          </w:p>
        </w:tc>
      </w:tr>
      <w:tr w:rsidR="564C8C01" w14:paraId="12DE3FF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F72A806"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EEB394F" w14:textId="77777777" w:rsidR="564C8C01" w:rsidRDefault="564C8C01" w:rsidP="564C8C01">
            <w:pPr>
              <w:rPr>
                <w:rFonts w:ascii="Times New Roman" w:hAnsi="Times New Roman"/>
              </w:rPr>
            </w:pPr>
            <w:r w:rsidRPr="564C8C01">
              <w:rPr>
                <w:rFonts w:ascii="Times New Roman" w:hAnsi="Times New Roman"/>
              </w:rPr>
              <w:t>Transport data has been collected (UC-15</w:t>
            </w:r>
            <w:proofErr w:type="gramStart"/>
            <w:r w:rsidRPr="564C8C01">
              <w:rPr>
                <w:rFonts w:ascii="Times New Roman" w:hAnsi="Times New Roman"/>
              </w:rPr>
              <w:t>)</w:t>
            </w:r>
            <w:proofErr w:type="gramEnd"/>
            <w:r w:rsidRPr="564C8C01">
              <w:rPr>
                <w:rFonts w:ascii="Times New Roman" w:hAnsi="Times New Roman"/>
              </w:rPr>
              <w:t xml:space="preserve"> and routes have been generated (UC-23)</w:t>
            </w:r>
          </w:p>
        </w:tc>
      </w:tr>
      <w:tr w:rsidR="564C8C01" w14:paraId="1A40360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285B83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A4D6AE0" w14:textId="77777777" w:rsidR="564C8C01" w:rsidRDefault="564C8C01" w:rsidP="564C8C01">
            <w:pPr>
              <w:rPr>
                <w:rFonts w:ascii="Times New Roman" w:hAnsi="Times New Roman"/>
              </w:rPr>
            </w:pPr>
            <w:r w:rsidRPr="564C8C01">
              <w:rPr>
                <w:rFonts w:ascii="Times New Roman" w:hAnsi="Times New Roman"/>
              </w:rPr>
              <w:t>Segment-level and route-level crowding risk indicators are assigned</w:t>
            </w:r>
          </w:p>
        </w:tc>
      </w:tr>
      <w:tr w:rsidR="564C8C01" w14:paraId="40BE42B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ACB741"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16E2BFC" w14:textId="77777777" w:rsidR="564C8C01" w:rsidRDefault="564C8C01" w:rsidP="564C8C01">
            <w:pPr>
              <w:rPr>
                <w:rFonts w:ascii="Times New Roman" w:hAnsi="Times New Roman"/>
              </w:rPr>
            </w:pPr>
            <w:r w:rsidRPr="564C8C01">
              <w:rPr>
                <w:rFonts w:ascii="Times New Roman" w:hAnsi="Times New Roman"/>
              </w:rPr>
              <w:t>High</w:t>
            </w:r>
          </w:p>
        </w:tc>
      </w:tr>
      <w:tr w:rsidR="564C8C01" w14:paraId="0F46443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1A04058"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86C8025" w14:textId="77777777" w:rsidR="564C8C01" w:rsidRDefault="564C8C01" w:rsidP="564C8C01">
            <w:pPr>
              <w:rPr>
                <w:rFonts w:ascii="Times New Roman" w:hAnsi="Times New Roman"/>
              </w:rPr>
            </w:pPr>
            <w:r w:rsidRPr="564C8C01">
              <w:rPr>
                <w:rFonts w:ascii="Times New Roman" w:hAnsi="Times New Roman"/>
              </w:rPr>
              <w:t>High</w:t>
            </w:r>
          </w:p>
        </w:tc>
      </w:tr>
      <w:tr w:rsidR="564C8C01" w14:paraId="5DAF716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E810E21"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0F778FE" w14:textId="77777777" w:rsidR="564C8C01" w:rsidRDefault="564C8C01" w:rsidP="564C8C01">
            <w:pPr>
              <w:rPr>
                <w:rFonts w:ascii="Times New Roman" w:hAnsi="Times New Roman"/>
              </w:rPr>
            </w:pPr>
            <w:r w:rsidRPr="564C8C01">
              <w:rPr>
                <w:rFonts w:ascii="Times New Roman" w:hAnsi="Times New Roman"/>
              </w:rPr>
              <w:t>1. System identifies all public transport segments across candidate routes.</w:t>
            </w:r>
          </w:p>
          <w:p w14:paraId="07831C74" w14:textId="77777777" w:rsidR="564C8C01" w:rsidRDefault="564C8C01" w:rsidP="564C8C01">
            <w:pPr>
              <w:rPr>
                <w:rFonts w:ascii="Times New Roman" w:hAnsi="Times New Roman"/>
              </w:rPr>
            </w:pPr>
            <w:r w:rsidRPr="564C8C01">
              <w:rPr>
                <w:rFonts w:ascii="Times New Roman" w:hAnsi="Times New Roman"/>
              </w:rPr>
              <w:t>2. For each segment, system computes a crowding risk indicator from the retrieved transport data.</w:t>
            </w:r>
          </w:p>
          <w:p w14:paraId="7C7D0B4A" w14:textId="77777777" w:rsidR="564C8C01" w:rsidRDefault="564C8C01" w:rsidP="564C8C01">
            <w:pPr>
              <w:rPr>
                <w:rFonts w:ascii="Times New Roman" w:hAnsi="Times New Roman"/>
              </w:rPr>
            </w:pPr>
            <w:r w:rsidRPr="564C8C01">
              <w:rPr>
                <w:rFonts w:ascii="Times New Roman" w:hAnsi="Times New Roman"/>
              </w:rPr>
              <w:t xml:space="preserve">3. System </w:t>
            </w:r>
            <w:proofErr w:type="spellStart"/>
            <w:r w:rsidRPr="564C8C01">
              <w:rPr>
                <w:rFonts w:ascii="Times New Roman" w:hAnsi="Times New Roman"/>
              </w:rPr>
              <w:t>categorises</w:t>
            </w:r>
            <w:proofErr w:type="spellEnd"/>
            <w:r w:rsidRPr="564C8C01">
              <w:rPr>
                <w:rFonts w:ascii="Times New Roman" w:hAnsi="Times New Roman"/>
              </w:rPr>
              <w:t xml:space="preserve"> each segment as Low, Medium, High, or Unknown.</w:t>
            </w:r>
          </w:p>
          <w:p w14:paraId="68E48DD2" w14:textId="77777777" w:rsidR="564C8C01" w:rsidRDefault="564C8C01" w:rsidP="564C8C01">
            <w:pPr>
              <w:rPr>
                <w:rFonts w:ascii="Times New Roman" w:hAnsi="Times New Roman"/>
              </w:rPr>
            </w:pPr>
            <w:r w:rsidRPr="564C8C01">
              <w:rPr>
                <w:rFonts w:ascii="Times New Roman" w:hAnsi="Times New Roman"/>
              </w:rPr>
              <w:t>4. If crowding data is missing for a segment, it is marked Unknown.</w:t>
            </w:r>
          </w:p>
          <w:p w14:paraId="0F109840" w14:textId="77777777" w:rsidR="564C8C01" w:rsidRDefault="564C8C01" w:rsidP="564C8C01">
            <w:pPr>
              <w:rPr>
                <w:rFonts w:ascii="Times New Roman" w:hAnsi="Times New Roman"/>
              </w:rPr>
            </w:pPr>
            <w:r w:rsidRPr="564C8C01">
              <w:rPr>
                <w:rFonts w:ascii="Times New Roman" w:hAnsi="Times New Roman"/>
              </w:rPr>
              <w:t>5. System aggregates segment-level values to a route-level crowding risk using worst-case (max) rule: if any segment is Unknown, the route is Unknown; otherwise, the highest segment risk wins.</w:t>
            </w:r>
          </w:p>
          <w:p w14:paraId="7905385A" w14:textId="474BC5C0" w:rsidR="564C8C01" w:rsidRDefault="564C8C01" w:rsidP="564C8C01">
            <w:pPr>
              <w:rPr>
                <w:rFonts w:ascii="Times New Roman" w:hAnsi="Times New Roman"/>
              </w:rPr>
            </w:pPr>
            <w:r w:rsidRPr="564C8C01">
              <w:rPr>
                <w:rFonts w:ascii="Times New Roman" w:hAnsi="Times New Roman"/>
              </w:rPr>
              <w:t>6. Route-level crowding risk is passed to UC-20 for scoring.</w:t>
            </w:r>
          </w:p>
          <w:p w14:paraId="58DFC394" w14:textId="5F2DB8B7" w:rsidR="564C8C01" w:rsidRDefault="564C8C01" w:rsidP="564C8C01">
            <w:r w:rsidRPr="564C8C01">
              <w:rPr>
                <w:rFonts w:ascii="Times New Roman" w:eastAsia="Times New Roman" w:hAnsi="Times New Roman"/>
                <w:szCs w:val="24"/>
              </w:rPr>
              <w:t>7. System also packages per-station, per-hour crowding data (6 AM–11 PM) as a heatmap dataset and passes it to the Scoring display (UC-26) for user reference.</w:t>
            </w:r>
          </w:p>
        </w:tc>
      </w:tr>
      <w:tr w:rsidR="564C8C01" w14:paraId="1288126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491620D"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665BB65" w14:textId="77777777" w:rsidR="564C8C01" w:rsidRDefault="564C8C01" w:rsidP="564C8C01">
            <w:pPr>
              <w:rPr>
                <w:rFonts w:ascii="Times New Roman" w:hAnsi="Times New Roman"/>
              </w:rPr>
            </w:pPr>
            <w:r w:rsidRPr="564C8C01">
              <w:rPr>
                <w:rFonts w:ascii="Times New Roman" w:hAnsi="Times New Roman"/>
              </w:rPr>
              <w:t>NIL</w:t>
            </w:r>
          </w:p>
        </w:tc>
      </w:tr>
      <w:tr w:rsidR="564C8C01" w14:paraId="33133D0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FC5B11"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09CB45" w14:textId="77777777" w:rsidR="564C8C01" w:rsidRDefault="564C8C01" w:rsidP="564C8C01">
            <w:pPr>
              <w:rPr>
                <w:rFonts w:ascii="Times New Roman" w:hAnsi="Times New Roman"/>
              </w:rPr>
            </w:pPr>
            <w:r w:rsidRPr="564C8C01">
              <w:rPr>
                <w:rFonts w:ascii="Times New Roman" w:hAnsi="Times New Roman"/>
              </w:rPr>
              <w:t>NIL</w:t>
            </w:r>
          </w:p>
        </w:tc>
      </w:tr>
      <w:tr w:rsidR="564C8C01" w14:paraId="703EED0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56022A1"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A65D445" w14:textId="77777777" w:rsidR="564C8C01" w:rsidRDefault="564C8C01" w:rsidP="564C8C01">
            <w:pPr>
              <w:rPr>
                <w:rFonts w:ascii="Times New Roman" w:hAnsi="Times New Roman"/>
              </w:rPr>
            </w:pPr>
            <w:r w:rsidRPr="564C8C01">
              <w:rPr>
                <w:rFonts w:ascii="Times New Roman" w:hAnsi="Times New Roman"/>
              </w:rPr>
              <w:t>NIL</w:t>
            </w:r>
          </w:p>
        </w:tc>
      </w:tr>
      <w:tr w:rsidR="564C8C01" w14:paraId="17CD6E8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EE1E00"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E10CEF9" w14:textId="77777777" w:rsidR="564C8C01" w:rsidRDefault="564C8C01" w:rsidP="564C8C01">
            <w:pPr>
              <w:rPr>
                <w:rFonts w:ascii="Times New Roman" w:hAnsi="Times New Roman"/>
              </w:rPr>
            </w:pPr>
            <w:r w:rsidRPr="564C8C01">
              <w:rPr>
                <w:rFonts w:ascii="Times New Roman" w:hAnsi="Times New Roman"/>
              </w:rPr>
              <w:t>NIL</w:t>
            </w:r>
          </w:p>
        </w:tc>
      </w:tr>
      <w:tr w:rsidR="564C8C01" w14:paraId="581B307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6BD4848"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1A0FE2" w14:textId="77777777" w:rsidR="564C8C01" w:rsidRDefault="564C8C01" w:rsidP="564C8C01">
            <w:pPr>
              <w:rPr>
                <w:rFonts w:ascii="Times New Roman" w:hAnsi="Times New Roman"/>
              </w:rPr>
            </w:pPr>
            <w:r w:rsidRPr="564C8C01">
              <w:rPr>
                <w:rFonts w:ascii="Times New Roman" w:hAnsi="Times New Roman"/>
              </w:rPr>
              <w:t>NIL</w:t>
            </w:r>
          </w:p>
        </w:tc>
      </w:tr>
      <w:tr w:rsidR="564C8C01" w14:paraId="0DF96E2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6CABDDB"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54ADAD6" w14:textId="39443688" w:rsidR="564C8C01" w:rsidRDefault="564C8C01" w:rsidP="564C8C01">
            <w:r w:rsidRPr="564C8C01">
              <w:rPr>
                <w:rFonts w:ascii="Times New Roman" w:eastAsia="Times New Roman" w:hAnsi="Times New Roman"/>
                <w:szCs w:val="24"/>
              </w:rPr>
              <w:t>Per-station, per-hour crowding data (6 AM–11 PM) generated in step 7 is passed to the Scoring display (UC-26) for rendering as a crowding heatmap with a current-time marker.</w:t>
            </w:r>
          </w:p>
        </w:tc>
      </w:tr>
    </w:tbl>
    <w:p w14:paraId="277D17B7"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43DA0C10"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338D758"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3F6C77E" w14:textId="77777777" w:rsidR="564C8C01" w:rsidRDefault="564C8C01" w:rsidP="564C8C01">
            <w:pPr>
              <w:rPr>
                <w:rFonts w:ascii="Times New Roman" w:hAnsi="Times New Roman"/>
              </w:rPr>
            </w:pPr>
            <w:r w:rsidRPr="564C8C01">
              <w:rPr>
                <w:rFonts w:ascii="Times New Roman" w:hAnsi="Times New Roman"/>
              </w:rPr>
              <w:t>UC-22</w:t>
            </w:r>
          </w:p>
        </w:tc>
      </w:tr>
      <w:tr w:rsidR="564C8C01" w14:paraId="20258377"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5F06097"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64B1678" w14:textId="77777777" w:rsidR="564C8C01" w:rsidRDefault="564C8C01" w:rsidP="564C8C01">
            <w:pPr>
              <w:rPr>
                <w:rFonts w:ascii="Times New Roman" w:hAnsi="Times New Roman"/>
              </w:rPr>
            </w:pPr>
            <w:r w:rsidRPr="564C8C01">
              <w:rPr>
                <w:rFonts w:ascii="Times New Roman" w:hAnsi="Times New Roman"/>
              </w:rPr>
              <w:t>Assess Delay Risk</w:t>
            </w:r>
          </w:p>
        </w:tc>
      </w:tr>
      <w:tr w:rsidR="564C8C01" w14:paraId="6CD69AFF"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4C3F698"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B72C2D6"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7390E88"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1D1D314"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3AC2ED8B"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12EBAA"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649FF6F"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6D52550"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9CDABED" w14:textId="77777777" w:rsidR="564C8C01" w:rsidRDefault="564C8C01" w:rsidP="564C8C01">
            <w:pPr>
              <w:rPr>
                <w:rFonts w:ascii="Times New Roman" w:hAnsi="Times New Roman"/>
              </w:rPr>
            </w:pPr>
            <w:r w:rsidRPr="564C8C01">
              <w:rPr>
                <w:rFonts w:ascii="Times New Roman" w:hAnsi="Times New Roman"/>
              </w:rPr>
              <w:t>11/2/2026</w:t>
            </w:r>
          </w:p>
        </w:tc>
      </w:tr>
    </w:tbl>
    <w:p w14:paraId="710D01D5"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2B083F8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91705FE"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CBF29D8" w14:textId="77777777" w:rsidR="564C8C01" w:rsidRDefault="564C8C01" w:rsidP="564C8C01">
            <w:pPr>
              <w:rPr>
                <w:rFonts w:ascii="Times New Roman" w:hAnsi="Times New Roman"/>
              </w:rPr>
            </w:pPr>
            <w:r w:rsidRPr="564C8C01">
              <w:rPr>
                <w:rFonts w:ascii="Times New Roman" w:hAnsi="Times New Roman"/>
              </w:rPr>
              <w:t>System</w:t>
            </w:r>
          </w:p>
        </w:tc>
      </w:tr>
      <w:tr w:rsidR="564C8C01" w14:paraId="6603A6F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1314176"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C37D614" w14:textId="77777777" w:rsidR="564C8C01" w:rsidRDefault="564C8C01" w:rsidP="564C8C01">
            <w:pPr>
              <w:rPr>
                <w:rFonts w:ascii="Times New Roman" w:hAnsi="Times New Roman"/>
              </w:rPr>
            </w:pPr>
            <w:r w:rsidRPr="564C8C01">
              <w:rPr>
                <w:rFonts w:ascii="Times New Roman" w:hAnsi="Times New Roman"/>
              </w:rPr>
              <w:t>Evaluates the likelihood of delays on each public transport segment based on service status data. Each segment gets a Low, Medium, High, or Unknown delay label.</w:t>
            </w:r>
          </w:p>
        </w:tc>
      </w:tr>
      <w:tr w:rsidR="564C8C01" w14:paraId="315F620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8256CCA"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EA2ADC0" w14:textId="77777777" w:rsidR="564C8C01" w:rsidRDefault="564C8C01" w:rsidP="564C8C01">
            <w:pPr>
              <w:rPr>
                <w:rFonts w:ascii="Times New Roman" w:hAnsi="Times New Roman"/>
              </w:rPr>
            </w:pPr>
            <w:r w:rsidRPr="564C8C01">
              <w:rPr>
                <w:rFonts w:ascii="Times New Roman" w:hAnsi="Times New Roman"/>
              </w:rPr>
              <w:t>Transport data has been collected (UC-15</w:t>
            </w:r>
            <w:proofErr w:type="gramStart"/>
            <w:r w:rsidRPr="564C8C01">
              <w:rPr>
                <w:rFonts w:ascii="Times New Roman" w:hAnsi="Times New Roman"/>
              </w:rPr>
              <w:t>)</w:t>
            </w:r>
            <w:proofErr w:type="gramEnd"/>
            <w:r w:rsidRPr="564C8C01">
              <w:rPr>
                <w:rFonts w:ascii="Times New Roman" w:hAnsi="Times New Roman"/>
              </w:rPr>
              <w:t xml:space="preserve"> and routes have been generated (UC-23)</w:t>
            </w:r>
          </w:p>
        </w:tc>
      </w:tr>
      <w:tr w:rsidR="564C8C01" w14:paraId="514E27E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A86830F"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A40A2FC" w14:textId="77777777" w:rsidR="564C8C01" w:rsidRDefault="564C8C01" w:rsidP="564C8C01">
            <w:pPr>
              <w:rPr>
                <w:rFonts w:ascii="Times New Roman" w:hAnsi="Times New Roman"/>
              </w:rPr>
            </w:pPr>
            <w:r w:rsidRPr="564C8C01">
              <w:rPr>
                <w:rFonts w:ascii="Times New Roman" w:hAnsi="Times New Roman"/>
              </w:rPr>
              <w:t>Segment-level and route-level delay risk indicators are assigned</w:t>
            </w:r>
          </w:p>
        </w:tc>
      </w:tr>
      <w:tr w:rsidR="564C8C01" w14:paraId="3DD416F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5A1DB6"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410180F" w14:textId="77777777" w:rsidR="564C8C01" w:rsidRDefault="564C8C01" w:rsidP="564C8C01">
            <w:pPr>
              <w:rPr>
                <w:rFonts w:ascii="Times New Roman" w:hAnsi="Times New Roman"/>
              </w:rPr>
            </w:pPr>
            <w:r w:rsidRPr="564C8C01">
              <w:rPr>
                <w:rFonts w:ascii="Times New Roman" w:hAnsi="Times New Roman"/>
              </w:rPr>
              <w:t>High</w:t>
            </w:r>
          </w:p>
        </w:tc>
      </w:tr>
      <w:tr w:rsidR="564C8C01" w14:paraId="378E834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7390265"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DEB15CD" w14:textId="77777777" w:rsidR="564C8C01" w:rsidRDefault="564C8C01" w:rsidP="564C8C01">
            <w:pPr>
              <w:rPr>
                <w:rFonts w:ascii="Times New Roman" w:hAnsi="Times New Roman"/>
              </w:rPr>
            </w:pPr>
            <w:r w:rsidRPr="564C8C01">
              <w:rPr>
                <w:rFonts w:ascii="Times New Roman" w:hAnsi="Times New Roman"/>
              </w:rPr>
              <w:t>High</w:t>
            </w:r>
          </w:p>
        </w:tc>
      </w:tr>
      <w:tr w:rsidR="564C8C01" w14:paraId="3070006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FAA96C"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6D3D6D1" w14:textId="77777777" w:rsidR="564C8C01" w:rsidRDefault="564C8C01" w:rsidP="564C8C01">
            <w:pPr>
              <w:rPr>
                <w:rFonts w:ascii="Times New Roman" w:hAnsi="Times New Roman"/>
              </w:rPr>
            </w:pPr>
            <w:r w:rsidRPr="564C8C01">
              <w:rPr>
                <w:rFonts w:ascii="Times New Roman" w:hAnsi="Times New Roman"/>
              </w:rPr>
              <w:t>1. System identifies all public transport segments across candidate routes.</w:t>
            </w:r>
          </w:p>
          <w:p w14:paraId="2A61655C" w14:textId="77777777" w:rsidR="564C8C01" w:rsidRDefault="564C8C01" w:rsidP="564C8C01">
            <w:pPr>
              <w:rPr>
                <w:rFonts w:ascii="Times New Roman" w:hAnsi="Times New Roman"/>
              </w:rPr>
            </w:pPr>
            <w:r w:rsidRPr="564C8C01">
              <w:rPr>
                <w:rFonts w:ascii="Times New Roman" w:hAnsi="Times New Roman"/>
              </w:rPr>
              <w:t>2. For each segment, system computes a delay risk indicator from the retrieved service/delay data.</w:t>
            </w:r>
          </w:p>
          <w:p w14:paraId="61BC692F" w14:textId="77777777" w:rsidR="564C8C01" w:rsidRDefault="564C8C01" w:rsidP="564C8C01">
            <w:pPr>
              <w:rPr>
                <w:rFonts w:ascii="Times New Roman" w:hAnsi="Times New Roman"/>
              </w:rPr>
            </w:pPr>
            <w:r w:rsidRPr="564C8C01">
              <w:rPr>
                <w:rFonts w:ascii="Times New Roman" w:hAnsi="Times New Roman"/>
              </w:rPr>
              <w:t xml:space="preserve">3. System </w:t>
            </w:r>
            <w:proofErr w:type="spellStart"/>
            <w:r w:rsidRPr="564C8C01">
              <w:rPr>
                <w:rFonts w:ascii="Times New Roman" w:hAnsi="Times New Roman"/>
              </w:rPr>
              <w:t>categorises</w:t>
            </w:r>
            <w:proofErr w:type="spellEnd"/>
            <w:r w:rsidRPr="564C8C01">
              <w:rPr>
                <w:rFonts w:ascii="Times New Roman" w:hAnsi="Times New Roman"/>
              </w:rPr>
              <w:t xml:space="preserve"> each segment as Low, Medium, High, or Unknown.</w:t>
            </w:r>
          </w:p>
          <w:p w14:paraId="5D75C813" w14:textId="77777777" w:rsidR="564C8C01" w:rsidRDefault="564C8C01" w:rsidP="564C8C01">
            <w:pPr>
              <w:rPr>
                <w:rFonts w:ascii="Times New Roman" w:hAnsi="Times New Roman"/>
              </w:rPr>
            </w:pPr>
            <w:r w:rsidRPr="564C8C01">
              <w:rPr>
                <w:rFonts w:ascii="Times New Roman" w:hAnsi="Times New Roman"/>
              </w:rPr>
              <w:t xml:space="preserve">4. If </w:t>
            </w:r>
            <w:proofErr w:type="gramStart"/>
            <w:r w:rsidRPr="564C8C01">
              <w:rPr>
                <w:rFonts w:ascii="Times New Roman" w:hAnsi="Times New Roman"/>
              </w:rPr>
              <w:t>delay</w:t>
            </w:r>
            <w:proofErr w:type="gramEnd"/>
            <w:r w:rsidRPr="564C8C01">
              <w:rPr>
                <w:rFonts w:ascii="Times New Roman" w:hAnsi="Times New Roman"/>
              </w:rPr>
              <w:t xml:space="preserve"> data is missing for a segment, it is marked Unknown.</w:t>
            </w:r>
          </w:p>
          <w:p w14:paraId="20C0AE20" w14:textId="77777777" w:rsidR="564C8C01" w:rsidRDefault="564C8C01" w:rsidP="564C8C01">
            <w:pPr>
              <w:rPr>
                <w:rFonts w:ascii="Times New Roman" w:hAnsi="Times New Roman"/>
              </w:rPr>
            </w:pPr>
            <w:r w:rsidRPr="564C8C01">
              <w:rPr>
                <w:rFonts w:ascii="Times New Roman" w:hAnsi="Times New Roman"/>
              </w:rPr>
              <w:t xml:space="preserve">5. System </w:t>
            </w:r>
            <w:proofErr w:type="gramStart"/>
            <w:r w:rsidRPr="564C8C01">
              <w:rPr>
                <w:rFonts w:ascii="Times New Roman" w:hAnsi="Times New Roman"/>
              </w:rPr>
              <w:t>aggregates to</w:t>
            </w:r>
            <w:proofErr w:type="gramEnd"/>
            <w:r w:rsidRPr="564C8C01">
              <w:rPr>
                <w:rFonts w:ascii="Times New Roman" w:hAnsi="Times New Roman"/>
              </w:rPr>
              <w:t xml:space="preserve"> route-level delay risk using worst-case (max) rule: if any segment is Unknown, the route is Unknown; otherwise, the highest segment risk wins.</w:t>
            </w:r>
          </w:p>
          <w:p w14:paraId="0AE218F4" w14:textId="77777777" w:rsidR="564C8C01" w:rsidRDefault="564C8C01" w:rsidP="564C8C01">
            <w:pPr>
              <w:rPr>
                <w:rFonts w:ascii="Times New Roman" w:hAnsi="Times New Roman"/>
              </w:rPr>
            </w:pPr>
            <w:r w:rsidRPr="564C8C01">
              <w:rPr>
                <w:rFonts w:ascii="Times New Roman" w:hAnsi="Times New Roman"/>
              </w:rPr>
              <w:t>6. Route-level delay risk is passed to UC-20 for scoring.</w:t>
            </w:r>
          </w:p>
        </w:tc>
      </w:tr>
      <w:tr w:rsidR="564C8C01" w14:paraId="1274FEB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CDA842"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740EF63" w14:textId="77777777" w:rsidR="564C8C01" w:rsidRDefault="564C8C01" w:rsidP="564C8C01">
            <w:pPr>
              <w:rPr>
                <w:rFonts w:ascii="Times New Roman" w:hAnsi="Times New Roman"/>
              </w:rPr>
            </w:pPr>
            <w:r w:rsidRPr="564C8C01">
              <w:rPr>
                <w:rFonts w:ascii="Times New Roman" w:hAnsi="Times New Roman"/>
              </w:rPr>
              <w:t>NIL</w:t>
            </w:r>
          </w:p>
        </w:tc>
      </w:tr>
      <w:tr w:rsidR="564C8C01" w14:paraId="01774D6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17E2081"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9347B15" w14:textId="77777777" w:rsidR="564C8C01" w:rsidRDefault="564C8C01" w:rsidP="564C8C01">
            <w:pPr>
              <w:rPr>
                <w:rFonts w:ascii="Times New Roman" w:hAnsi="Times New Roman"/>
              </w:rPr>
            </w:pPr>
            <w:r w:rsidRPr="564C8C01">
              <w:rPr>
                <w:rFonts w:ascii="Times New Roman" w:hAnsi="Times New Roman"/>
              </w:rPr>
              <w:t>NIL</w:t>
            </w:r>
          </w:p>
        </w:tc>
      </w:tr>
      <w:tr w:rsidR="564C8C01" w14:paraId="3E10226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03CB56A"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896ABBE" w14:textId="77777777" w:rsidR="564C8C01" w:rsidRDefault="564C8C01" w:rsidP="564C8C01">
            <w:pPr>
              <w:rPr>
                <w:rFonts w:ascii="Times New Roman" w:hAnsi="Times New Roman"/>
              </w:rPr>
            </w:pPr>
            <w:r w:rsidRPr="564C8C01">
              <w:rPr>
                <w:rFonts w:ascii="Times New Roman" w:hAnsi="Times New Roman"/>
              </w:rPr>
              <w:t>NIL</w:t>
            </w:r>
          </w:p>
        </w:tc>
      </w:tr>
      <w:tr w:rsidR="564C8C01" w14:paraId="715E8AE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043FC7"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9828FAC" w14:textId="77777777" w:rsidR="564C8C01" w:rsidRDefault="564C8C01" w:rsidP="564C8C01">
            <w:pPr>
              <w:rPr>
                <w:rFonts w:ascii="Times New Roman" w:hAnsi="Times New Roman"/>
              </w:rPr>
            </w:pPr>
            <w:r w:rsidRPr="564C8C01">
              <w:rPr>
                <w:rFonts w:ascii="Times New Roman" w:hAnsi="Times New Roman"/>
              </w:rPr>
              <w:t>NIL</w:t>
            </w:r>
          </w:p>
        </w:tc>
      </w:tr>
      <w:tr w:rsidR="564C8C01" w14:paraId="202C2AD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9A3DBE8"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85E921A" w14:textId="77777777" w:rsidR="564C8C01" w:rsidRDefault="564C8C01" w:rsidP="564C8C01">
            <w:pPr>
              <w:rPr>
                <w:rFonts w:ascii="Times New Roman" w:hAnsi="Times New Roman"/>
              </w:rPr>
            </w:pPr>
            <w:r w:rsidRPr="564C8C01">
              <w:rPr>
                <w:rFonts w:ascii="Times New Roman" w:hAnsi="Times New Roman"/>
              </w:rPr>
              <w:t>NIL</w:t>
            </w:r>
          </w:p>
        </w:tc>
      </w:tr>
      <w:tr w:rsidR="564C8C01" w14:paraId="69A1872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5167EFB"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016D2C" w14:textId="77777777" w:rsidR="564C8C01" w:rsidRDefault="564C8C01" w:rsidP="564C8C01">
            <w:pPr>
              <w:rPr>
                <w:rFonts w:ascii="Times New Roman" w:hAnsi="Times New Roman"/>
              </w:rPr>
            </w:pPr>
            <w:r w:rsidRPr="564C8C01">
              <w:rPr>
                <w:rFonts w:ascii="Times New Roman" w:hAnsi="Times New Roman"/>
              </w:rPr>
              <w:t>NIL</w:t>
            </w:r>
          </w:p>
        </w:tc>
      </w:tr>
    </w:tbl>
    <w:p w14:paraId="4EE5271B"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71D05C8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1038450"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D287FFF" w14:textId="77777777" w:rsidR="564C8C01" w:rsidRDefault="564C8C01" w:rsidP="564C8C01">
            <w:pPr>
              <w:rPr>
                <w:rFonts w:ascii="Times New Roman" w:hAnsi="Times New Roman"/>
              </w:rPr>
            </w:pPr>
            <w:r w:rsidRPr="564C8C01">
              <w:rPr>
                <w:rFonts w:ascii="Times New Roman" w:hAnsi="Times New Roman"/>
              </w:rPr>
              <w:t>UC-23</w:t>
            </w:r>
          </w:p>
        </w:tc>
      </w:tr>
      <w:tr w:rsidR="564C8C01" w14:paraId="4564911F"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8FA816A"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677310C" w14:textId="77777777" w:rsidR="564C8C01" w:rsidRDefault="564C8C01" w:rsidP="564C8C01">
            <w:pPr>
              <w:rPr>
                <w:rFonts w:ascii="Times New Roman" w:hAnsi="Times New Roman"/>
              </w:rPr>
            </w:pPr>
            <w:r w:rsidRPr="564C8C01">
              <w:rPr>
                <w:rFonts w:ascii="Times New Roman" w:hAnsi="Times New Roman"/>
              </w:rPr>
              <w:t>Generate Routes</w:t>
            </w:r>
          </w:p>
        </w:tc>
      </w:tr>
      <w:tr w:rsidR="564C8C01" w14:paraId="2341EBA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A7EFF4D"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DC49B16"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D44B7B"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A2B875C"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401C80D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EB95F9F"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B99F0B"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3CEFCB"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6F34B4F" w14:textId="77777777" w:rsidR="564C8C01" w:rsidRDefault="564C8C01" w:rsidP="564C8C01">
            <w:pPr>
              <w:rPr>
                <w:rFonts w:ascii="Times New Roman" w:hAnsi="Times New Roman"/>
              </w:rPr>
            </w:pPr>
            <w:r w:rsidRPr="564C8C01">
              <w:rPr>
                <w:rFonts w:ascii="Times New Roman" w:hAnsi="Times New Roman"/>
              </w:rPr>
              <w:t>11/2/2026</w:t>
            </w:r>
          </w:p>
        </w:tc>
      </w:tr>
    </w:tbl>
    <w:p w14:paraId="1431FA41"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7AD1F83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87BA207"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83A419F" w14:textId="77777777" w:rsidR="564C8C01" w:rsidRDefault="564C8C01" w:rsidP="564C8C01">
            <w:pPr>
              <w:rPr>
                <w:rFonts w:ascii="Times New Roman" w:hAnsi="Times New Roman"/>
              </w:rPr>
            </w:pPr>
            <w:r w:rsidRPr="564C8C01">
              <w:rPr>
                <w:rFonts w:ascii="Times New Roman" w:hAnsi="Times New Roman"/>
              </w:rPr>
              <w:t>System</w:t>
            </w:r>
          </w:p>
        </w:tc>
      </w:tr>
      <w:tr w:rsidR="564C8C01" w14:paraId="0E984CA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DDC2811"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BF43EA" w14:textId="77777777" w:rsidR="564C8C01" w:rsidRDefault="564C8C01" w:rsidP="564C8C01">
            <w:pPr>
              <w:rPr>
                <w:rFonts w:ascii="Times New Roman" w:hAnsi="Times New Roman"/>
              </w:rPr>
            </w:pPr>
            <w:r w:rsidRPr="564C8C01">
              <w:rPr>
                <w:rFonts w:ascii="Times New Roman" w:hAnsi="Times New Roman"/>
              </w:rPr>
              <w:t>Produces candidate route options from origin to destination using only the enabled transport modes. Applies all user constraints (walking, transfers, budget) and generates Hybrid Taxi combos if enabled.</w:t>
            </w:r>
          </w:p>
        </w:tc>
      </w:tr>
      <w:tr w:rsidR="564C8C01" w14:paraId="2257A20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F46577"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9AF6F3E" w14:textId="77777777" w:rsidR="564C8C01" w:rsidRDefault="564C8C01" w:rsidP="564C8C01">
            <w:pPr>
              <w:rPr>
                <w:rFonts w:ascii="Times New Roman" w:hAnsi="Times New Roman"/>
              </w:rPr>
            </w:pPr>
            <w:r w:rsidRPr="564C8C01">
              <w:rPr>
                <w:rFonts w:ascii="Times New Roman" w:hAnsi="Times New Roman"/>
              </w:rPr>
              <w:t>Trip request is confirmed (UC-13</w:t>
            </w:r>
            <w:proofErr w:type="gramStart"/>
            <w:r w:rsidRPr="564C8C01">
              <w:rPr>
                <w:rFonts w:ascii="Times New Roman" w:hAnsi="Times New Roman"/>
              </w:rPr>
              <w:t>)</w:t>
            </w:r>
            <w:proofErr w:type="gramEnd"/>
            <w:r w:rsidRPr="564C8C01">
              <w:rPr>
                <w:rFonts w:ascii="Times New Roman" w:hAnsi="Times New Roman"/>
              </w:rPr>
              <w:t xml:space="preserve"> and transport data is collected (UC-15)</w:t>
            </w:r>
          </w:p>
        </w:tc>
      </w:tr>
      <w:tr w:rsidR="564C8C01" w14:paraId="75225FC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C3A8CBE"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7EB9A8" w14:textId="77777777" w:rsidR="564C8C01" w:rsidRDefault="564C8C01" w:rsidP="564C8C01">
            <w:pPr>
              <w:rPr>
                <w:rFonts w:ascii="Times New Roman" w:hAnsi="Times New Roman"/>
              </w:rPr>
            </w:pPr>
            <w:r w:rsidRPr="564C8C01">
              <w:rPr>
                <w:rFonts w:ascii="Times New Roman" w:hAnsi="Times New Roman"/>
              </w:rPr>
              <w:t>A set of feasible candidate routes is generated, each with assigned attributes</w:t>
            </w:r>
          </w:p>
        </w:tc>
      </w:tr>
      <w:tr w:rsidR="564C8C01" w14:paraId="4001DA2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78973DA"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BE6B084" w14:textId="77777777" w:rsidR="564C8C01" w:rsidRDefault="564C8C01" w:rsidP="564C8C01">
            <w:pPr>
              <w:rPr>
                <w:rFonts w:ascii="Times New Roman" w:hAnsi="Times New Roman"/>
              </w:rPr>
            </w:pPr>
            <w:r w:rsidRPr="564C8C01">
              <w:rPr>
                <w:rFonts w:ascii="Times New Roman" w:hAnsi="Times New Roman"/>
              </w:rPr>
              <w:t>High</w:t>
            </w:r>
          </w:p>
        </w:tc>
      </w:tr>
      <w:tr w:rsidR="564C8C01" w14:paraId="7E520D7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4EEDC66"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48676FB" w14:textId="77777777" w:rsidR="564C8C01" w:rsidRDefault="564C8C01" w:rsidP="564C8C01">
            <w:pPr>
              <w:rPr>
                <w:rFonts w:ascii="Times New Roman" w:hAnsi="Times New Roman"/>
              </w:rPr>
            </w:pPr>
            <w:r w:rsidRPr="564C8C01">
              <w:rPr>
                <w:rFonts w:ascii="Times New Roman" w:hAnsi="Times New Roman"/>
              </w:rPr>
              <w:t>High</w:t>
            </w:r>
          </w:p>
        </w:tc>
      </w:tr>
      <w:tr w:rsidR="564C8C01" w14:paraId="4671A49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55AC280"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D3C272A" w14:textId="77777777" w:rsidR="564C8C01" w:rsidRDefault="564C8C01" w:rsidP="564C8C01">
            <w:pPr>
              <w:rPr>
                <w:rFonts w:ascii="Times New Roman" w:hAnsi="Times New Roman"/>
              </w:rPr>
            </w:pPr>
            <w:r w:rsidRPr="564C8C01">
              <w:rPr>
                <w:rFonts w:ascii="Times New Roman" w:hAnsi="Times New Roman"/>
              </w:rPr>
              <w:t>1. System reads the active preference profile to determine which modes are enabled.</w:t>
            </w:r>
          </w:p>
          <w:p w14:paraId="1CB91517" w14:textId="77777777" w:rsidR="564C8C01" w:rsidRDefault="564C8C01" w:rsidP="564C8C01">
            <w:pPr>
              <w:rPr>
                <w:rFonts w:ascii="Times New Roman" w:hAnsi="Times New Roman"/>
              </w:rPr>
            </w:pPr>
            <w:r w:rsidRPr="564C8C01">
              <w:rPr>
                <w:rFonts w:ascii="Times New Roman" w:hAnsi="Times New Roman"/>
              </w:rPr>
              <w:t>2. System generates MRT-only routes if that mode is enabled.</w:t>
            </w:r>
          </w:p>
          <w:p w14:paraId="3D2A63B0" w14:textId="77777777" w:rsidR="564C8C01" w:rsidRDefault="564C8C01" w:rsidP="564C8C01">
            <w:pPr>
              <w:rPr>
                <w:rFonts w:ascii="Times New Roman" w:hAnsi="Times New Roman"/>
              </w:rPr>
            </w:pPr>
            <w:r w:rsidRPr="564C8C01">
              <w:rPr>
                <w:rFonts w:ascii="Times New Roman" w:hAnsi="Times New Roman"/>
              </w:rPr>
              <w:t>3. System generates MRT and Bus combined routes if that mode is enabled.</w:t>
            </w:r>
          </w:p>
          <w:p w14:paraId="53E42633" w14:textId="77777777" w:rsidR="564C8C01" w:rsidRDefault="564C8C01" w:rsidP="564C8C01">
            <w:pPr>
              <w:rPr>
                <w:rFonts w:ascii="Times New Roman" w:hAnsi="Times New Roman"/>
              </w:rPr>
            </w:pPr>
            <w:r w:rsidRPr="564C8C01">
              <w:rPr>
                <w:rFonts w:ascii="Times New Roman" w:hAnsi="Times New Roman"/>
              </w:rPr>
              <w:t>4. System generates Taxi-only routes if Taxi mode is enabled.</w:t>
            </w:r>
          </w:p>
          <w:p w14:paraId="28B7AB43" w14:textId="77777777" w:rsidR="564C8C01" w:rsidRDefault="564C8C01" w:rsidP="564C8C01">
            <w:pPr>
              <w:rPr>
                <w:rFonts w:ascii="Times New Roman" w:hAnsi="Times New Roman"/>
              </w:rPr>
            </w:pPr>
            <w:r w:rsidRPr="564C8C01">
              <w:rPr>
                <w:rFonts w:ascii="Times New Roman" w:hAnsi="Times New Roman"/>
              </w:rPr>
              <w:t>5. System generates Drive-only routes if Drive mode is enabled.</w:t>
            </w:r>
          </w:p>
          <w:p w14:paraId="50EEC2FC" w14:textId="40CFDE0E" w:rsidR="564C8C01" w:rsidRDefault="564C8C01" w:rsidP="564C8C01">
            <w:pPr>
              <w:rPr>
                <w:rFonts w:ascii="Times New Roman" w:hAnsi="Times New Roman"/>
              </w:rPr>
            </w:pPr>
            <w:r w:rsidRPr="564C8C01">
              <w:rPr>
                <w:rFonts w:ascii="Times New Roman" w:hAnsi="Times New Roman"/>
              </w:rPr>
              <w:t xml:space="preserve">6. System </w:t>
            </w:r>
            <w:proofErr w:type="gramStart"/>
            <w:r w:rsidRPr="564C8C01">
              <w:rPr>
                <w:rFonts w:ascii="Times New Roman" w:hAnsi="Times New Roman"/>
              </w:rPr>
              <w:t>filters out</w:t>
            </w:r>
            <w:proofErr w:type="gramEnd"/>
            <w:r w:rsidRPr="564C8C01">
              <w:rPr>
                <w:rFonts w:ascii="Times New Roman" w:hAnsi="Times New Roman"/>
              </w:rPr>
              <w:t xml:space="preserve"> routes that violate walking tolerance, transfer tolerance, or budget constraints.</w:t>
            </w:r>
          </w:p>
          <w:p w14:paraId="068576C3" w14:textId="2E8D4C3D" w:rsidR="564C8C01" w:rsidRDefault="564C8C01" w:rsidP="564C8C01">
            <w:pPr>
              <w:rPr>
                <w:rFonts w:ascii="Times New Roman" w:hAnsi="Times New Roman"/>
              </w:rPr>
            </w:pPr>
            <w:r w:rsidRPr="564C8C01">
              <w:rPr>
                <w:rFonts w:ascii="Times New Roman" w:hAnsi="Times New Roman"/>
              </w:rPr>
              <w:t>7. If no feasible routes remain, system relaxes constraints in a predefined order and notifies the user.</w:t>
            </w:r>
          </w:p>
          <w:p w14:paraId="4C0507B6" w14:textId="6944FDF0" w:rsidR="564C8C01" w:rsidRDefault="564C8C01" w:rsidP="564C8C01">
            <w:pPr>
              <w:rPr>
                <w:rFonts w:ascii="Times New Roman" w:hAnsi="Times New Roman"/>
              </w:rPr>
            </w:pPr>
            <w:r w:rsidRPr="564C8C01">
              <w:rPr>
                <w:rFonts w:ascii="Times New Roman" w:hAnsi="Times New Roman"/>
              </w:rPr>
              <w:t>8. For each feasible route, system assigns: estimated travel time, number of transfers, estimated cost, and route-level risk indicators.</w:t>
            </w:r>
          </w:p>
          <w:p w14:paraId="00CE26C4" w14:textId="6A8A9B78" w:rsidR="564C8C01" w:rsidRDefault="564C8C01" w:rsidP="564C8C01">
            <w:pPr>
              <w:rPr>
                <w:rFonts w:ascii="Times New Roman" w:hAnsi="Times New Roman"/>
              </w:rPr>
            </w:pPr>
            <w:r w:rsidRPr="564C8C01">
              <w:rPr>
                <w:rFonts w:ascii="Times New Roman" w:hAnsi="Times New Roman"/>
              </w:rPr>
              <w:t>9. Candidate routes are passed to UC-25 for ranking.</w:t>
            </w:r>
          </w:p>
        </w:tc>
      </w:tr>
      <w:tr w:rsidR="564C8C01" w14:paraId="13252FB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5B3CD7"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ECC0A9B" w14:textId="77777777" w:rsidR="564C8C01" w:rsidRDefault="564C8C01" w:rsidP="564C8C01">
            <w:pPr>
              <w:rPr>
                <w:rFonts w:ascii="Times New Roman" w:hAnsi="Times New Roman"/>
              </w:rPr>
            </w:pPr>
            <w:r w:rsidRPr="564C8C01">
              <w:rPr>
                <w:rFonts w:ascii="Times New Roman" w:hAnsi="Times New Roman"/>
              </w:rPr>
              <w:t>If exactly one feasible route exists, it is presented alone with a notice. If zero feasible routes exist, a descriptive message is shown with suggestions to adjust constraints.</w:t>
            </w:r>
          </w:p>
        </w:tc>
      </w:tr>
      <w:tr w:rsidR="564C8C01" w14:paraId="32922B0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6B5002"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F8C2938" w14:textId="77777777" w:rsidR="564C8C01" w:rsidRDefault="564C8C01" w:rsidP="564C8C01">
            <w:pPr>
              <w:rPr>
                <w:rFonts w:ascii="Times New Roman" w:hAnsi="Times New Roman"/>
              </w:rPr>
            </w:pPr>
            <w:r w:rsidRPr="564C8C01">
              <w:rPr>
                <w:rFonts w:ascii="Times New Roman" w:hAnsi="Times New Roman"/>
              </w:rPr>
              <w:t>NIL</w:t>
            </w:r>
          </w:p>
        </w:tc>
      </w:tr>
      <w:tr w:rsidR="564C8C01" w14:paraId="4CCE2C9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79F9DB"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538BDD" w14:textId="77777777" w:rsidR="564C8C01" w:rsidRDefault="564C8C01" w:rsidP="564C8C01">
            <w:pPr>
              <w:rPr>
                <w:rFonts w:ascii="Times New Roman" w:hAnsi="Times New Roman"/>
              </w:rPr>
            </w:pPr>
            <w:r w:rsidRPr="564C8C01">
              <w:rPr>
                <w:rFonts w:ascii="Times New Roman" w:hAnsi="Times New Roman"/>
              </w:rPr>
              <w:t>UC-24 Generate Route Explanation, UC-25 Rank Routes</w:t>
            </w:r>
          </w:p>
        </w:tc>
      </w:tr>
      <w:tr w:rsidR="564C8C01" w14:paraId="6952421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543B3CE"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3111DE" w14:textId="77777777" w:rsidR="564C8C01" w:rsidRDefault="564C8C01" w:rsidP="564C8C01">
            <w:pPr>
              <w:rPr>
                <w:rFonts w:ascii="Times New Roman" w:hAnsi="Times New Roman"/>
              </w:rPr>
            </w:pPr>
            <w:r w:rsidRPr="564C8C01">
              <w:rPr>
                <w:rFonts w:ascii="Times New Roman" w:hAnsi="Times New Roman"/>
              </w:rPr>
              <w:t>NIL</w:t>
            </w:r>
          </w:p>
        </w:tc>
      </w:tr>
      <w:tr w:rsidR="564C8C01" w14:paraId="632C7C2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D4CF18E"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19B4D7" w14:textId="77777777" w:rsidR="564C8C01" w:rsidRDefault="564C8C01" w:rsidP="564C8C01">
            <w:pPr>
              <w:rPr>
                <w:rFonts w:ascii="Times New Roman" w:hAnsi="Times New Roman"/>
              </w:rPr>
            </w:pPr>
            <w:r w:rsidRPr="564C8C01">
              <w:rPr>
                <w:rFonts w:ascii="Times New Roman" w:hAnsi="Times New Roman"/>
              </w:rPr>
              <w:t>NIL</w:t>
            </w:r>
          </w:p>
        </w:tc>
      </w:tr>
      <w:tr w:rsidR="564C8C01" w14:paraId="76A0895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80AFEC9"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08D88E2" w14:textId="77777777" w:rsidR="564C8C01" w:rsidRDefault="564C8C01" w:rsidP="564C8C01">
            <w:pPr>
              <w:rPr>
                <w:rFonts w:ascii="Times New Roman" w:hAnsi="Times New Roman"/>
              </w:rPr>
            </w:pPr>
            <w:r w:rsidRPr="564C8C01">
              <w:rPr>
                <w:rFonts w:ascii="Times New Roman" w:hAnsi="Times New Roman"/>
              </w:rPr>
              <w:t>NIL</w:t>
            </w:r>
          </w:p>
        </w:tc>
      </w:tr>
    </w:tbl>
    <w:p w14:paraId="69BA0261"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34F3B1C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59F189"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CAA8263" w14:textId="77777777" w:rsidR="564C8C01" w:rsidRDefault="564C8C01" w:rsidP="564C8C01">
            <w:pPr>
              <w:rPr>
                <w:rFonts w:ascii="Times New Roman" w:hAnsi="Times New Roman"/>
              </w:rPr>
            </w:pPr>
            <w:r w:rsidRPr="564C8C01">
              <w:rPr>
                <w:rFonts w:ascii="Times New Roman" w:hAnsi="Times New Roman"/>
              </w:rPr>
              <w:t>UC-24</w:t>
            </w:r>
          </w:p>
        </w:tc>
      </w:tr>
      <w:tr w:rsidR="564C8C01" w14:paraId="6EBED24A"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CBDA6A7"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42FBD82" w14:textId="77777777" w:rsidR="564C8C01" w:rsidRDefault="564C8C01" w:rsidP="564C8C01">
            <w:pPr>
              <w:rPr>
                <w:rFonts w:ascii="Times New Roman" w:hAnsi="Times New Roman"/>
              </w:rPr>
            </w:pPr>
            <w:r w:rsidRPr="564C8C01">
              <w:rPr>
                <w:rFonts w:ascii="Times New Roman" w:hAnsi="Times New Roman"/>
              </w:rPr>
              <w:t>Generate Route Explanation</w:t>
            </w:r>
          </w:p>
        </w:tc>
      </w:tr>
      <w:tr w:rsidR="564C8C01" w14:paraId="0D2BB0A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0B7D27"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34B651"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EF100D"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69C3C46"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70575C6"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DF3BD6C"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BA549BA"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ACBFBB7"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1DD24A2" w14:textId="77777777" w:rsidR="564C8C01" w:rsidRDefault="564C8C01" w:rsidP="564C8C01">
            <w:pPr>
              <w:rPr>
                <w:rFonts w:ascii="Times New Roman" w:hAnsi="Times New Roman"/>
              </w:rPr>
            </w:pPr>
            <w:r w:rsidRPr="564C8C01">
              <w:rPr>
                <w:rFonts w:ascii="Times New Roman" w:hAnsi="Times New Roman"/>
              </w:rPr>
              <w:t>11/2/2026</w:t>
            </w:r>
          </w:p>
        </w:tc>
      </w:tr>
    </w:tbl>
    <w:p w14:paraId="196EB1B2"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23C850C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D8EB6AC"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54A18DA" w14:textId="77777777" w:rsidR="564C8C01" w:rsidRDefault="564C8C01" w:rsidP="564C8C01">
            <w:pPr>
              <w:rPr>
                <w:rFonts w:ascii="Times New Roman" w:hAnsi="Times New Roman"/>
              </w:rPr>
            </w:pPr>
            <w:r w:rsidRPr="564C8C01">
              <w:rPr>
                <w:rFonts w:ascii="Times New Roman" w:hAnsi="Times New Roman"/>
              </w:rPr>
              <w:t>System</w:t>
            </w:r>
          </w:p>
        </w:tc>
      </w:tr>
      <w:tr w:rsidR="564C8C01" w14:paraId="10974FB2"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0EF7CB8"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7EC6F3E" w14:textId="77777777" w:rsidR="564C8C01" w:rsidRDefault="564C8C01" w:rsidP="564C8C01">
            <w:pPr>
              <w:rPr>
                <w:rFonts w:ascii="Times New Roman" w:hAnsi="Times New Roman"/>
              </w:rPr>
            </w:pPr>
            <w:proofErr w:type="gramStart"/>
            <w:r w:rsidRPr="564C8C01">
              <w:rPr>
                <w:rFonts w:ascii="Times New Roman" w:hAnsi="Times New Roman"/>
              </w:rPr>
              <w:t>Creates</w:t>
            </w:r>
            <w:proofErr w:type="gramEnd"/>
            <w:r w:rsidRPr="564C8C01">
              <w:rPr>
                <w:rFonts w:ascii="Times New Roman" w:hAnsi="Times New Roman"/>
              </w:rPr>
              <w:t xml:space="preserve"> a short, human-readable one-liner for each route explaining why it was ranked where it is, referencing the user's top priority and the route's risk levels.</w:t>
            </w:r>
          </w:p>
        </w:tc>
      </w:tr>
      <w:tr w:rsidR="564C8C01" w14:paraId="449A80F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07D4520"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82C32D6" w14:textId="77777777" w:rsidR="564C8C01" w:rsidRDefault="564C8C01" w:rsidP="564C8C01">
            <w:pPr>
              <w:rPr>
                <w:rFonts w:ascii="Times New Roman" w:hAnsi="Times New Roman"/>
              </w:rPr>
            </w:pPr>
            <w:r w:rsidRPr="564C8C01">
              <w:rPr>
                <w:rFonts w:ascii="Times New Roman" w:hAnsi="Times New Roman"/>
              </w:rPr>
              <w:t>Routes have been scored and ranked (UC-20, UC-25)</w:t>
            </w:r>
          </w:p>
        </w:tc>
      </w:tr>
      <w:tr w:rsidR="564C8C01" w14:paraId="5A079C7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DBA1511"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3DA1F49" w14:textId="77777777" w:rsidR="564C8C01" w:rsidRDefault="564C8C01" w:rsidP="564C8C01">
            <w:pPr>
              <w:rPr>
                <w:rFonts w:ascii="Times New Roman" w:hAnsi="Times New Roman"/>
              </w:rPr>
            </w:pPr>
            <w:r w:rsidRPr="564C8C01">
              <w:rPr>
                <w:rFonts w:ascii="Times New Roman" w:hAnsi="Times New Roman"/>
              </w:rPr>
              <w:t>Each route has a brief explanation attached for display</w:t>
            </w:r>
          </w:p>
        </w:tc>
      </w:tr>
      <w:tr w:rsidR="564C8C01" w14:paraId="6324A46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5A59888"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15F7BB5" w14:textId="77777777" w:rsidR="564C8C01" w:rsidRDefault="564C8C01" w:rsidP="564C8C01">
            <w:pPr>
              <w:rPr>
                <w:rFonts w:ascii="Times New Roman" w:hAnsi="Times New Roman"/>
              </w:rPr>
            </w:pPr>
            <w:r w:rsidRPr="564C8C01">
              <w:rPr>
                <w:rFonts w:ascii="Times New Roman" w:hAnsi="Times New Roman"/>
              </w:rPr>
              <w:t>Medium</w:t>
            </w:r>
          </w:p>
        </w:tc>
      </w:tr>
      <w:tr w:rsidR="564C8C01" w14:paraId="7F7C24E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EF5A587"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F6BBFD" w14:textId="77777777" w:rsidR="564C8C01" w:rsidRDefault="564C8C01" w:rsidP="564C8C01">
            <w:pPr>
              <w:rPr>
                <w:rFonts w:ascii="Times New Roman" w:hAnsi="Times New Roman"/>
              </w:rPr>
            </w:pPr>
            <w:r w:rsidRPr="564C8C01">
              <w:rPr>
                <w:rFonts w:ascii="Times New Roman" w:hAnsi="Times New Roman"/>
              </w:rPr>
              <w:t>High</w:t>
            </w:r>
          </w:p>
        </w:tc>
      </w:tr>
      <w:tr w:rsidR="564C8C01" w14:paraId="3E59666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BC2FC98"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960EA01" w14:textId="77777777" w:rsidR="564C8C01" w:rsidRDefault="564C8C01" w:rsidP="564C8C01">
            <w:pPr>
              <w:rPr>
                <w:rFonts w:ascii="Times New Roman" w:hAnsi="Times New Roman"/>
              </w:rPr>
            </w:pPr>
            <w:r w:rsidRPr="564C8C01">
              <w:rPr>
                <w:rFonts w:ascii="Times New Roman" w:hAnsi="Times New Roman"/>
              </w:rPr>
              <w:t>1. System identifies the user's highest-weighted preference criterion.</w:t>
            </w:r>
          </w:p>
          <w:p w14:paraId="10C5FC0D" w14:textId="77777777" w:rsidR="564C8C01" w:rsidRDefault="564C8C01" w:rsidP="564C8C01">
            <w:pPr>
              <w:rPr>
                <w:rFonts w:ascii="Times New Roman" w:hAnsi="Times New Roman"/>
              </w:rPr>
            </w:pPr>
            <w:r w:rsidRPr="564C8C01">
              <w:rPr>
                <w:rFonts w:ascii="Times New Roman" w:hAnsi="Times New Roman"/>
              </w:rPr>
              <w:t xml:space="preserve">2. For each route, system </w:t>
            </w:r>
            <w:proofErr w:type="spellStart"/>
            <w:r w:rsidRPr="564C8C01">
              <w:rPr>
                <w:rFonts w:ascii="Times New Roman" w:hAnsi="Times New Roman"/>
              </w:rPr>
              <w:t>summarises</w:t>
            </w:r>
            <w:proofErr w:type="spellEnd"/>
            <w:r w:rsidRPr="564C8C01">
              <w:rPr>
                <w:rFonts w:ascii="Times New Roman" w:hAnsi="Times New Roman"/>
              </w:rPr>
              <w:t xml:space="preserve"> how it performs on that top criterion.</w:t>
            </w:r>
          </w:p>
          <w:p w14:paraId="0194F49B" w14:textId="77777777" w:rsidR="564C8C01" w:rsidRDefault="564C8C01" w:rsidP="564C8C01">
            <w:pPr>
              <w:rPr>
                <w:rFonts w:ascii="Times New Roman" w:hAnsi="Times New Roman"/>
              </w:rPr>
            </w:pPr>
            <w:r w:rsidRPr="564C8C01">
              <w:rPr>
                <w:rFonts w:ascii="Times New Roman" w:hAnsi="Times New Roman"/>
              </w:rPr>
              <w:t>3. System appends the route-level delay and crowding risk categories.</w:t>
            </w:r>
          </w:p>
          <w:p w14:paraId="60216529" w14:textId="77777777" w:rsidR="564C8C01" w:rsidRDefault="564C8C01" w:rsidP="564C8C01">
            <w:pPr>
              <w:rPr>
                <w:rFonts w:ascii="Times New Roman" w:hAnsi="Times New Roman"/>
              </w:rPr>
            </w:pPr>
            <w:r w:rsidRPr="564C8C01">
              <w:rPr>
                <w:rFonts w:ascii="Times New Roman" w:hAnsi="Times New Roman"/>
              </w:rPr>
              <w:t xml:space="preserve">4. If any risk indicator </w:t>
            </w:r>
            <w:proofErr w:type="gramStart"/>
            <w:r w:rsidRPr="564C8C01">
              <w:rPr>
                <w:rFonts w:ascii="Times New Roman" w:hAnsi="Times New Roman"/>
              </w:rPr>
              <w:t>used</w:t>
            </w:r>
            <w:proofErr w:type="gramEnd"/>
            <w:r w:rsidRPr="564C8C01">
              <w:rPr>
                <w:rFonts w:ascii="Times New Roman" w:hAnsi="Times New Roman"/>
              </w:rPr>
              <w:t xml:space="preserve"> fallback data, a reduced-accuracy note is appended.</w:t>
            </w:r>
          </w:p>
          <w:p w14:paraId="69C1DDC9" w14:textId="77777777" w:rsidR="564C8C01" w:rsidRDefault="564C8C01" w:rsidP="564C8C01">
            <w:pPr>
              <w:rPr>
                <w:rFonts w:ascii="Times New Roman" w:hAnsi="Times New Roman"/>
              </w:rPr>
            </w:pPr>
            <w:r w:rsidRPr="564C8C01">
              <w:rPr>
                <w:rFonts w:ascii="Times New Roman" w:hAnsi="Times New Roman"/>
              </w:rPr>
              <w:t>5. The explanation is attached to the route for display in UC-26.</w:t>
            </w:r>
          </w:p>
        </w:tc>
      </w:tr>
      <w:tr w:rsidR="564C8C01" w14:paraId="1D7EE5F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6D853BC"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E813097" w14:textId="77777777" w:rsidR="564C8C01" w:rsidRDefault="564C8C01" w:rsidP="564C8C01">
            <w:pPr>
              <w:rPr>
                <w:rFonts w:ascii="Times New Roman" w:hAnsi="Times New Roman"/>
              </w:rPr>
            </w:pPr>
            <w:r w:rsidRPr="564C8C01">
              <w:rPr>
                <w:rFonts w:ascii="Times New Roman" w:hAnsi="Times New Roman"/>
              </w:rPr>
              <w:t>NIL</w:t>
            </w:r>
          </w:p>
        </w:tc>
      </w:tr>
      <w:tr w:rsidR="564C8C01" w14:paraId="3782126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FC7AFA4"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EA88BF8" w14:textId="77777777" w:rsidR="564C8C01" w:rsidRDefault="564C8C01" w:rsidP="564C8C01">
            <w:pPr>
              <w:rPr>
                <w:rFonts w:ascii="Times New Roman" w:hAnsi="Times New Roman"/>
              </w:rPr>
            </w:pPr>
            <w:r w:rsidRPr="564C8C01">
              <w:rPr>
                <w:rFonts w:ascii="Times New Roman" w:hAnsi="Times New Roman"/>
              </w:rPr>
              <w:t>NIL</w:t>
            </w:r>
          </w:p>
        </w:tc>
      </w:tr>
      <w:tr w:rsidR="564C8C01" w14:paraId="0C4A3CF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09E7BD"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76624F" w14:textId="77777777" w:rsidR="564C8C01" w:rsidRDefault="564C8C01" w:rsidP="564C8C01">
            <w:pPr>
              <w:rPr>
                <w:rFonts w:ascii="Times New Roman" w:hAnsi="Times New Roman"/>
              </w:rPr>
            </w:pPr>
            <w:r w:rsidRPr="564C8C01">
              <w:rPr>
                <w:rFonts w:ascii="Times New Roman" w:hAnsi="Times New Roman"/>
              </w:rPr>
              <w:t>NIL</w:t>
            </w:r>
          </w:p>
        </w:tc>
      </w:tr>
      <w:tr w:rsidR="564C8C01" w14:paraId="1813F3A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A1B3701"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1D49A66" w14:textId="77777777" w:rsidR="564C8C01" w:rsidRDefault="564C8C01" w:rsidP="564C8C01">
            <w:pPr>
              <w:rPr>
                <w:rFonts w:ascii="Times New Roman" w:hAnsi="Times New Roman"/>
              </w:rPr>
            </w:pPr>
            <w:r w:rsidRPr="564C8C01">
              <w:rPr>
                <w:rFonts w:ascii="Times New Roman" w:hAnsi="Times New Roman"/>
              </w:rPr>
              <w:t>NIL</w:t>
            </w:r>
          </w:p>
        </w:tc>
      </w:tr>
      <w:tr w:rsidR="564C8C01" w14:paraId="07405A1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F0027D5"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162A9F" w14:textId="77777777" w:rsidR="564C8C01" w:rsidRDefault="564C8C01" w:rsidP="564C8C01">
            <w:pPr>
              <w:rPr>
                <w:rFonts w:ascii="Times New Roman" w:hAnsi="Times New Roman"/>
              </w:rPr>
            </w:pPr>
            <w:r w:rsidRPr="564C8C01">
              <w:rPr>
                <w:rFonts w:ascii="Times New Roman" w:hAnsi="Times New Roman"/>
              </w:rPr>
              <w:t>NIL</w:t>
            </w:r>
          </w:p>
        </w:tc>
      </w:tr>
      <w:tr w:rsidR="564C8C01" w14:paraId="6904024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E60465B"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DAD33A4" w14:textId="77777777" w:rsidR="564C8C01" w:rsidRDefault="564C8C01" w:rsidP="564C8C01">
            <w:pPr>
              <w:rPr>
                <w:rFonts w:ascii="Times New Roman" w:hAnsi="Times New Roman"/>
              </w:rPr>
            </w:pPr>
            <w:r w:rsidRPr="564C8C01">
              <w:rPr>
                <w:rFonts w:ascii="Times New Roman" w:hAnsi="Times New Roman"/>
              </w:rPr>
              <w:t>NIL</w:t>
            </w:r>
          </w:p>
        </w:tc>
      </w:tr>
    </w:tbl>
    <w:p w14:paraId="4258154F"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396F2E98"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DE699E8"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F75C3C9" w14:textId="77777777" w:rsidR="564C8C01" w:rsidRDefault="564C8C01" w:rsidP="564C8C01">
            <w:pPr>
              <w:rPr>
                <w:rFonts w:ascii="Times New Roman" w:hAnsi="Times New Roman"/>
              </w:rPr>
            </w:pPr>
            <w:r w:rsidRPr="564C8C01">
              <w:rPr>
                <w:rFonts w:ascii="Times New Roman" w:hAnsi="Times New Roman"/>
              </w:rPr>
              <w:t>UC-25</w:t>
            </w:r>
          </w:p>
        </w:tc>
      </w:tr>
      <w:tr w:rsidR="564C8C01" w14:paraId="424804C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F336015"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57A5B47" w14:textId="77777777" w:rsidR="564C8C01" w:rsidRDefault="564C8C01" w:rsidP="564C8C01">
            <w:pPr>
              <w:rPr>
                <w:rFonts w:ascii="Times New Roman" w:hAnsi="Times New Roman"/>
              </w:rPr>
            </w:pPr>
            <w:r w:rsidRPr="564C8C01">
              <w:rPr>
                <w:rFonts w:ascii="Times New Roman" w:hAnsi="Times New Roman"/>
              </w:rPr>
              <w:t>Rank Routes</w:t>
            </w:r>
          </w:p>
        </w:tc>
      </w:tr>
      <w:tr w:rsidR="564C8C01" w14:paraId="614AC207"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9C0198B"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C6D8640"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3A5FCD1"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38E2421"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65301DEC"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5ABE48E"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8BF12E2"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57AD1D1"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47065DA" w14:textId="77777777" w:rsidR="564C8C01" w:rsidRDefault="564C8C01" w:rsidP="564C8C01">
            <w:pPr>
              <w:rPr>
                <w:rFonts w:ascii="Times New Roman" w:hAnsi="Times New Roman"/>
              </w:rPr>
            </w:pPr>
            <w:r w:rsidRPr="564C8C01">
              <w:rPr>
                <w:rFonts w:ascii="Times New Roman" w:hAnsi="Times New Roman"/>
              </w:rPr>
              <w:t>11/2/2026</w:t>
            </w:r>
          </w:p>
        </w:tc>
      </w:tr>
    </w:tbl>
    <w:p w14:paraId="04009B2B"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0818C84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820E669"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7E5F816" w14:textId="77777777" w:rsidR="564C8C01" w:rsidRDefault="564C8C01" w:rsidP="564C8C01">
            <w:pPr>
              <w:rPr>
                <w:rFonts w:ascii="Times New Roman" w:hAnsi="Times New Roman"/>
              </w:rPr>
            </w:pPr>
            <w:r w:rsidRPr="564C8C01">
              <w:rPr>
                <w:rFonts w:ascii="Times New Roman" w:hAnsi="Times New Roman"/>
              </w:rPr>
              <w:t>System</w:t>
            </w:r>
          </w:p>
        </w:tc>
      </w:tr>
      <w:tr w:rsidR="564C8C01" w14:paraId="14E7218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1CF176F"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F8BF221" w14:textId="77777777" w:rsidR="564C8C01" w:rsidRDefault="564C8C01" w:rsidP="564C8C01">
            <w:pPr>
              <w:rPr>
                <w:rFonts w:ascii="Times New Roman" w:hAnsi="Times New Roman"/>
              </w:rPr>
            </w:pPr>
            <w:r w:rsidRPr="564C8C01">
              <w:rPr>
                <w:rFonts w:ascii="Times New Roman" w:hAnsi="Times New Roman"/>
              </w:rPr>
              <w:t xml:space="preserve">Sorts all candidate routes from best to worst based on their composite scores. Uses a multi-level </w:t>
            </w:r>
            <w:proofErr w:type="gramStart"/>
            <w:r w:rsidRPr="564C8C01">
              <w:rPr>
                <w:rFonts w:ascii="Times New Roman" w:hAnsi="Times New Roman"/>
              </w:rPr>
              <w:t>tie-breaker</w:t>
            </w:r>
            <w:proofErr w:type="gramEnd"/>
            <w:r w:rsidRPr="564C8C01">
              <w:rPr>
                <w:rFonts w:ascii="Times New Roman" w:hAnsi="Times New Roman"/>
              </w:rPr>
              <w:t xml:space="preserve"> when scores are equal.</w:t>
            </w:r>
          </w:p>
        </w:tc>
      </w:tr>
      <w:tr w:rsidR="564C8C01" w14:paraId="72126DB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64743F4"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45F497D" w14:textId="77777777" w:rsidR="564C8C01" w:rsidRDefault="564C8C01" w:rsidP="564C8C01">
            <w:pPr>
              <w:rPr>
                <w:rFonts w:ascii="Times New Roman" w:hAnsi="Times New Roman"/>
              </w:rPr>
            </w:pPr>
            <w:r w:rsidRPr="564C8C01">
              <w:rPr>
                <w:rFonts w:ascii="Times New Roman" w:hAnsi="Times New Roman"/>
              </w:rPr>
              <w:t>Composite scores have been computed for all candidate routes (UC-20)</w:t>
            </w:r>
          </w:p>
        </w:tc>
      </w:tr>
      <w:tr w:rsidR="564C8C01" w14:paraId="6A3B0A2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3AC43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CE78000" w14:textId="77777777" w:rsidR="564C8C01" w:rsidRDefault="564C8C01" w:rsidP="564C8C01">
            <w:pPr>
              <w:rPr>
                <w:rFonts w:ascii="Times New Roman" w:hAnsi="Times New Roman"/>
              </w:rPr>
            </w:pPr>
            <w:r w:rsidRPr="564C8C01">
              <w:rPr>
                <w:rFonts w:ascii="Times New Roman" w:hAnsi="Times New Roman"/>
              </w:rPr>
              <w:t xml:space="preserve">Routes are ordered by rank; top 2–3 </w:t>
            </w:r>
            <w:proofErr w:type="gramStart"/>
            <w:r w:rsidRPr="564C8C01">
              <w:rPr>
                <w:rFonts w:ascii="Times New Roman" w:hAnsi="Times New Roman"/>
              </w:rPr>
              <w:t>are</w:t>
            </w:r>
            <w:proofErr w:type="gramEnd"/>
            <w:r w:rsidRPr="564C8C01">
              <w:rPr>
                <w:rFonts w:ascii="Times New Roman" w:hAnsi="Times New Roman"/>
              </w:rPr>
              <w:t xml:space="preserve"> selected for display</w:t>
            </w:r>
          </w:p>
        </w:tc>
      </w:tr>
      <w:tr w:rsidR="564C8C01" w14:paraId="0BE65F7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02EBE7C"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AB71D9B" w14:textId="77777777" w:rsidR="564C8C01" w:rsidRDefault="564C8C01" w:rsidP="564C8C01">
            <w:pPr>
              <w:rPr>
                <w:rFonts w:ascii="Times New Roman" w:hAnsi="Times New Roman"/>
              </w:rPr>
            </w:pPr>
            <w:r w:rsidRPr="564C8C01">
              <w:rPr>
                <w:rFonts w:ascii="Times New Roman" w:hAnsi="Times New Roman"/>
              </w:rPr>
              <w:t>High</w:t>
            </w:r>
          </w:p>
        </w:tc>
      </w:tr>
      <w:tr w:rsidR="564C8C01" w14:paraId="4DB17C4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1234762"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2F20A10" w14:textId="77777777" w:rsidR="564C8C01" w:rsidRDefault="564C8C01" w:rsidP="564C8C01">
            <w:pPr>
              <w:rPr>
                <w:rFonts w:ascii="Times New Roman" w:hAnsi="Times New Roman"/>
              </w:rPr>
            </w:pPr>
            <w:r w:rsidRPr="564C8C01">
              <w:rPr>
                <w:rFonts w:ascii="Times New Roman" w:hAnsi="Times New Roman"/>
              </w:rPr>
              <w:t>High</w:t>
            </w:r>
          </w:p>
        </w:tc>
      </w:tr>
      <w:tr w:rsidR="564C8C01" w14:paraId="172835D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1E5C3F"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FD1A13F" w14:textId="77777777" w:rsidR="564C8C01" w:rsidRDefault="564C8C01" w:rsidP="564C8C01">
            <w:pPr>
              <w:rPr>
                <w:rFonts w:ascii="Times New Roman" w:hAnsi="Times New Roman"/>
              </w:rPr>
            </w:pPr>
            <w:r w:rsidRPr="564C8C01">
              <w:rPr>
                <w:rFonts w:ascii="Times New Roman" w:hAnsi="Times New Roman"/>
              </w:rPr>
              <w:t>1. System sorts all candidate routes in ascending order of composite score (lowest = best).</w:t>
            </w:r>
          </w:p>
          <w:p w14:paraId="5FDECB58" w14:textId="77777777" w:rsidR="564C8C01" w:rsidRDefault="564C8C01" w:rsidP="564C8C01">
            <w:pPr>
              <w:rPr>
                <w:rFonts w:ascii="Times New Roman" w:hAnsi="Times New Roman"/>
              </w:rPr>
            </w:pPr>
            <w:r w:rsidRPr="564C8C01">
              <w:rPr>
                <w:rFonts w:ascii="Times New Roman" w:hAnsi="Times New Roman"/>
              </w:rPr>
              <w:t>2. If two or more routes tie on composite score, system breaks ties in order: lower delay risk, lower crowding risk, fewer transfers, shorter travel time, lower cost.</w:t>
            </w:r>
          </w:p>
          <w:p w14:paraId="61DE6321" w14:textId="77777777" w:rsidR="564C8C01" w:rsidRDefault="564C8C01" w:rsidP="564C8C01">
            <w:pPr>
              <w:rPr>
                <w:rFonts w:ascii="Times New Roman" w:hAnsi="Times New Roman"/>
              </w:rPr>
            </w:pPr>
            <w:r w:rsidRPr="564C8C01">
              <w:rPr>
                <w:rFonts w:ascii="Times New Roman" w:hAnsi="Times New Roman"/>
              </w:rPr>
              <w:t>3. System selects the top 2–3 distinct routes for presentation.</w:t>
            </w:r>
          </w:p>
          <w:p w14:paraId="722CFA2E" w14:textId="77777777" w:rsidR="564C8C01" w:rsidRDefault="564C8C01" w:rsidP="564C8C01">
            <w:pPr>
              <w:rPr>
                <w:rFonts w:ascii="Times New Roman" w:hAnsi="Times New Roman"/>
              </w:rPr>
            </w:pPr>
            <w:r w:rsidRPr="564C8C01">
              <w:rPr>
                <w:rFonts w:ascii="Times New Roman" w:hAnsi="Times New Roman"/>
              </w:rPr>
              <w:t>4. Each selected route must represent a meaningfully different travel alternative (different modes, paths, or transfer points).</w:t>
            </w:r>
          </w:p>
          <w:p w14:paraId="647C4D70" w14:textId="77777777" w:rsidR="564C8C01" w:rsidRDefault="564C8C01" w:rsidP="564C8C01">
            <w:pPr>
              <w:rPr>
                <w:rFonts w:ascii="Times New Roman" w:hAnsi="Times New Roman"/>
              </w:rPr>
            </w:pPr>
            <w:r w:rsidRPr="564C8C01">
              <w:rPr>
                <w:rFonts w:ascii="Times New Roman" w:hAnsi="Times New Roman"/>
              </w:rPr>
              <w:t>5. Ranked routes are passed to UC-26 for display.</w:t>
            </w:r>
          </w:p>
        </w:tc>
      </w:tr>
      <w:tr w:rsidR="564C8C01" w14:paraId="3AA7F8D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E42825"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B367F20" w14:textId="77777777" w:rsidR="564C8C01" w:rsidRDefault="564C8C01" w:rsidP="564C8C01">
            <w:pPr>
              <w:rPr>
                <w:rFonts w:ascii="Times New Roman" w:hAnsi="Times New Roman"/>
              </w:rPr>
            </w:pPr>
            <w:r w:rsidRPr="564C8C01">
              <w:rPr>
                <w:rFonts w:ascii="Times New Roman" w:hAnsi="Times New Roman"/>
              </w:rPr>
              <w:t>NIL</w:t>
            </w:r>
          </w:p>
        </w:tc>
      </w:tr>
      <w:tr w:rsidR="564C8C01" w14:paraId="2575549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E12E73D"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72A0827" w14:textId="77777777" w:rsidR="564C8C01" w:rsidRDefault="564C8C01" w:rsidP="564C8C01">
            <w:pPr>
              <w:rPr>
                <w:rFonts w:ascii="Times New Roman" w:hAnsi="Times New Roman"/>
              </w:rPr>
            </w:pPr>
            <w:r w:rsidRPr="564C8C01">
              <w:rPr>
                <w:rFonts w:ascii="Times New Roman" w:hAnsi="Times New Roman"/>
              </w:rPr>
              <w:t>NIL</w:t>
            </w:r>
          </w:p>
        </w:tc>
      </w:tr>
      <w:tr w:rsidR="564C8C01" w14:paraId="38BF29B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7E42DD4"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B97180F" w14:textId="77777777" w:rsidR="564C8C01" w:rsidRDefault="564C8C01" w:rsidP="564C8C01">
            <w:pPr>
              <w:rPr>
                <w:rFonts w:ascii="Times New Roman" w:hAnsi="Times New Roman"/>
              </w:rPr>
            </w:pPr>
            <w:r w:rsidRPr="564C8C01">
              <w:rPr>
                <w:rFonts w:ascii="Times New Roman" w:hAnsi="Times New Roman"/>
              </w:rPr>
              <w:t>UC-26 Display Routes</w:t>
            </w:r>
          </w:p>
        </w:tc>
      </w:tr>
      <w:tr w:rsidR="564C8C01" w14:paraId="321353E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70DE81"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ADF7A0D" w14:textId="77777777" w:rsidR="564C8C01" w:rsidRDefault="564C8C01" w:rsidP="564C8C01">
            <w:pPr>
              <w:rPr>
                <w:rFonts w:ascii="Times New Roman" w:hAnsi="Times New Roman"/>
              </w:rPr>
            </w:pPr>
            <w:r w:rsidRPr="564C8C01">
              <w:rPr>
                <w:rFonts w:ascii="Times New Roman" w:hAnsi="Times New Roman"/>
              </w:rPr>
              <w:t>NIL</w:t>
            </w:r>
          </w:p>
        </w:tc>
      </w:tr>
      <w:tr w:rsidR="564C8C01" w14:paraId="66C49CE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E0B7BEB"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C82675C" w14:textId="77777777" w:rsidR="564C8C01" w:rsidRDefault="564C8C01" w:rsidP="564C8C01">
            <w:pPr>
              <w:rPr>
                <w:rFonts w:ascii="Times New Roman" w:hAnsi="Times New Roman"/>
              </w:rPr>
            </w:pPr>
            <w:r w:rsidRPr="564C8C01">
              <w:rPr>
                <w:rFonts w:ascii="Times New Roman" w:hAnsi="Times New Roman"/>
              </w:rPr>
              <w:t>NIL</w:t>
            </w:r>
          </w:p>
        </w:tc>
      </w:tr>
      <w:tr w:rsidR="564C8C01" w14:paraId="66D71B2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3988CA5"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2CC7DBE" w14:textId="77777777" w:rsidR="564C8C01" w:rsidRDefault="564C8C01" w:rsidP="564C8C01">
            <w:pPr>
              <w:rPr>
                <w:rFonts w:ascii="Times New Roman" w:hAnsi="Times New Roman"/>
              </w:rPr>
            </w:pPr>
            <w:r w:rsidRPr="564C8C01">
              <w:rPr>
                <w:rFonts w:ascii="Times New Roman" w:hAnsi="Times New Roman"/>
              </w:rPr>
              <w:t>NIL</w:t>
            </w:r>
          </w:p>
        </w:tc>
      </w:tr>
    </w:tbl>
    <w:p w14:paraId="085AB834" w14:textId="77777777" w:rsidR="56AEC511" w:rsidRDefault="56AEC511" w:rsidP="564C8C01">
      <w:pPr>
        <w:rPr>
          <w:rFonts w:ascii="Times New Roman" w:hAnsi="Times New Roman"/>
        </w:rPr>
      </w:pPr>
      <w:r w:rsidRPr="564C8C01">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5D144E1F"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C165258"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AA8B5DD" w14:textId="77777777" w:rsidR="564C8C01" w:rsidRDefault="564C8C01" w:rsidP="564C8C01">
            <w:pPr>
              <w:rPr>
                <w:rFonts w:ascii="Times New Roman" w:hAnsi="Times New Roman"/>
              </w:rPr>
            </w:pPr>
            <w:r w:rsidRPr="564C8C01">
              <w:rPr>
                <w:rFonts w:ascii="Times New Roman" w:hAnsi="Times New Roman"/>
              </w:rPr>
              <w:t>UC-26</w:t>
            </w:r>
          </w:p>
        </w:tc>
      </w:tr>
      <w:tr w:rsidR="564C8C01" w14:paraId="455162FE"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419FBF7"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D8168A2" w14:textId="77777777" w:rsidR="564C8C01" w:rsidRDefault="564C8C01" w:rsidP="564C8C01">
            <w:pPr>
              <w:rPr>
                <w:rFonts w:ascii="Times New Roman" w:hAnsi="Times New Roman"/>
              </w:rPr>
            </w:pPr>
            <w:r w:rsidRPr="564C8C01">
              <w:rPr>
                <w:rFonts w:ascii="Times New Roman" w:hAnsi="Times New Roman"/>
              </w:rPr>
              <w:t>Display Routes</w:t>
            </w:r>
          </w:p>
        </w:tc>
      </w:tr>
      <w:tr w:rsidR="564C8C01" w14:paraId="6609F251"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EAF5739"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8F23444"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F46303E"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84D17AF"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29643C3A"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06F0FF9"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EAAFD22"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DA2FFD7"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9B0C867" w14:textId="77777777" w:rsidR="564C8C01" w:rsidRDefault="564C8C01" w:rsidP="564C8C01">
            <w:pPr>
              <w:rPr>
                <w:rFonts w:ascii="Times New Roman" w:hAnsi="Times New Roman"/>
              </w:rPr>
            </w:pPr>
            <w:r w:rsidRPr="564C8C01">
              <w:rPr>
                <w:rFonts w:ascii="Times New Roman" w:hAnsi="Times New Roman"/>
              </w:rPr>
              <w:t>11/2/2026</w:t>
            </w:r>
          </w:p>
        </w:tc>
      </w:tr>
    </w:tbl>
    <w:p w14:paraId="1A5C897C"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2F79CD6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ACE1C3E"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49A833A" w14:textId="77777777" w:rsidR="564C8C01" w:rsidRDefault="564C8C01" w:rsidP="564C8C01">
            <w:pPr>
              <w:rPr>
                <w:rFonts w:ascii="Times New Roman" w:hAnsi="Times New Roman"/>
              </w:rPr>
            </w:pPr>
            <w:r w:rsidRPr="564C8C01">
              <w:rPr>
                <w:rFonts w:ascii="Times New Roman" w:hAnsi="Times New Roman"/>
              </w:rPr>
              <w:t>System</w:t>
            </w:r>
          </w:p>
        </w:tc>
      </w:tr>
      <w:tr w:rsidR="564C8C01" w14:paraId="4E5DD4F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6D8F79D"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0656871" w14:textId="605A1722" w:rsidR="564C8C01" w:rsidRDefault="564C8C01" w:rsidP="564C8C01">
            <w:pPr>
              <w:rPr>
                <w:rFonts w:ascii="Times New Roman" w:eastAsia="Times New Roman" w:hAnsi="Times New Roman"/>
                <w:szCs w:val="24"/>
              </w:rPr>
            </w:pPr>
            <w:r w:rsidRPr="564C8C01">
              <w:rPr>
                <w:rFonts w:ascii="Times New Roman" w:hAnsi="Times New Roman"/>
              </w:rPr>
              <w:t xml:space="preserve">Presents the final ranked route options to the user, complete with travel times, costs, risk levels, explanations, any fallback-accuracy warnings, </w:t>
            </w:r>
            <w:r w:rsidRPr="564C8C01">
              <w:rPr>
                <w:rFonts w:ascii="Times New Roman" w:eastAsia="Times New Roman" w:hAnsi="Times New Roman"/>
                <w:szCs w:val="24"/>
              </w:rPr>
              <w:t>and a per-station crowding heatmap (6 AM–11 PM) on the Scoring tab for public transit routes.</w:t>
            </w:r>
          </w:p>
        </w:tc>
      </w:tr>
      <w:tr w:rsidR="564C8C01" w14:paraId="20C8554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8E31EA"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4676466" w14:textId="77777777" w:rsidR="564C8C01" w:rsidRDefault="564C8C01" w:rsidP="564C8C01">
            <w:pPr>
              <w:rPr>
                <w:rFonts w:ascii="Times New Roman" w:hAnsi="Times New Roman"/>
              </w:rPr>
            </w:pPr>
            <w:r w:rsidRPr="564C8C01">
              <w:rPr>
                <w:rFonts w:ascii="Times New Roman" w:hAnsi="Times New Roman"/>
              </w:rPr>
              <w:t>Routes have been ranked (UC-25) and explanations generated (UC-24)</w:t>
            </w:r>
          </w:p>
        </w:tc>
      </w:tr>
      <w:tr w:rsidR="564C8C01" w14:paraId="1752F73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9D9C7D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0B26E26" w14:textId="77777777" w:rsidR="564C8C01" w:rsidRDefault="564C8C01" w:rsidP="564C8C01">
            <w:pPr>
              <w:rPr>
                <w:rFonts w:ascii="Times New Roman" w:hAnsi="Times New Roman"/>
              </w:rPr>
            </w:pPr>
            <w:r w:rsidRPr="564C8C01">
              <w:rPr>
                <w:rFonts w:ascii="Times New Roman" w:hAnsi="Times New Roman"/>
              </w:rPr>
              <w:t>The user can see and compare the recommended route options</w:t>
            </w:r>
          </w:p>
        </w:tc>
      </w:tr>
      <w:tr w:rsidR="564C8C01" w14:paraId="6CF061DE"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899F49"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A2AF342" w14:textId="77777777" w:rsidR="564C8C01" w:rsidRDefault="564C8C01" w:rsidP="564C8C01">
            <w:pPr>
              <w:rPr>
                <w:rFonts w:ascii="Times New Roman" w:hAnsi="Times New Roman"/>
              </w:rPr>
            </w:pPr>
            <w:r w:rsidRPr="564C8C01">
              <w:rPr>
                <w:rFonts w:ascii="Times New Roman" w:hAnsi="Times New Roman"/>
              </w:rPr>
              <w:t>High</w:t>
            </w:r>
          </w:p>
        </w:tc>
      </w:tr>
      <w:tr w:rsidR="564C8C01" w14:paraId="47B0418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9311FA9"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563888D" w14:textId="77777777" w:rsidR="564C8C01" w:rsidRDefault="564C8C01" w:rsidP="564C8C01">
            <w:pPr>
              <w:rPr>
                <w:rFonts w:ascii="Times New Roman" w:hAnsi="Times New Roman"/>
              </w:rPr>
            </w:pPr>
            <w:r w:rsidRPr="564C8C01">
              <w:rPr>
                <w:rFonts w:ascii="Times New Roman" w:hAnsi="Times New Roman"/>
              </w:rPr>
              <w:t>High</w:t>
            </w:r>
          </w:p>
        </w:tc>
      </w:tr>
      <w:tr w:rsidR="564C8C01" w14:paraId="3F84491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B081592"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D9D8B1A" w14:textId="77777777" w:rsidR="564C8C01" w:rsidRDefault="564C8C01" w:rsidP="564C8C01">
            <w:pPr>
              <w:rPr>
                <w:rFonts w:ascii="Times New Roman" w:hAnsi="Times New Roman"/>
              </w:rPr>
            </w:pPr>
            <w:r w:rsidRPr="564C8C01">
              <w:rPr>
                <w:rFonts w:ascii="Times New Roman" w:hAnsi="Times New Roman"/>
              </w:rPr>
              <w:t>1. System displays 2–3 ranked route options (or 1 if only one is feasible).</w:t>
            </w:r>
          </w:p>
          <w:p w14:paraId="6A533315" w14:textId="77777777" w:rsidR="564C8C01" w:rsidRDefault="564C8C01" w:rsidP="564C8C01">
            <w:pPr>
              <w:rPr>
                <w:rFonts w:ascii="Times New Roman" w:hAnsi="Times New Roman"/>
              </w:rPr>
            </w:pPr>
            <w:r w:rsidRPr="564C8C01">
              <w:rPr>
                <w:rFonts w:ascii="Times New Roman" w:hAnsi="Times New Roman"/>
              </w:rPr>
              <w:t>2. Each route shows: estimated travel time, number of transfers, estimated cost, route-level delay risk, and route-level crowding risk.</w:t>
            </w:r>
          </w:p>
          <w:p w14:paraId="1CC48F78" w14:textId="77777777" w:rsidR="564C8C01" w:rsidRDefault="564C8C01" w:rsidP="564C8C01">
            <w:pPr>
              <w:rPr>
                <w:rFonts w:ascii="Times New Roman" w:hAnsi="Times New Roman"/>
              </w:rPr>
            </w:pPr>
            <w:r w:rsidRPr="564C8C01">
              <w:rPr>
                <w:rFonts w:ascii="Times New Roman" w:hAnsi="Times New Roman"/>
              </w:rPr>
              <w:t>3. Each route includes its one-line explanation from UC-24.</w:t>
            </w:r>
          </w:p>
          <w:p w14:paraId="111F77E1" w14:textId="77777777" w:rsidR="564C8C01" w:rsidRDefault="564C8C01" w:rsidP="564C8C01">
            <w:pPr>
              <w:rPr>
                <w:rFonts w:ascii="Times New Roman" w:hAnsi="Times New Roman"/>
              </w:rPr>
            </w:pPr>
            <w:r w:rsidRPr="564C8C01">
              <w:rPr>
                <w:rFonts w:ascii="Times New Roman" w:hAnsi="Times New Roman"/>
              </w:rPr>
              <w:t>4. Routes using fallback data display a reduced-accuracy notation.</w:t>
            </w:r>
          </w:p>
          <w:p w14:paraId="4F956D79" w14:textId="6D9E8E51" w:rsidR="564C8C01" w:rsidRDefault="564C8C01" w:rsidP="564C8C01">
            <w:pPr>
              <w:rPr>
                <w:rFonts w:ascii="Times New Roman" w:hAnsi="Times New Roman"/>
              </w:rPr>
            </w:pPr>
            <w:r w:rsidRPr="564C8C01">
              <w:rPr>
                <w:rFonts w:ascii="Times New Roman" w:hAnsi="Times New Roman"/>
              </w:rPr>
              <w:t xml:space="preserve">5. </w:t>
            </w:r>
            <w:r w:rsidRPr="564C8C01">
              <w:rPr>
                <w:rFonts w:ascii="Times New Roman" w:eastAsia="Times New Roman" w:hAnsi="Times New Roman"/>
                <w:szCs w:val="24"/>
              </w:rPr>
              <w:t>On the Scoring tab, system renders a per-station MRT crowding heatmap (6 AM–11 PM) sourced from UC-21 step 7, with a marker at the current time.</w:t>
            </w:r>
          </w:p>
          <w:p w14:paraId="4D11F934" w14:textId="477D0F11" w:rsidR="564C8C01" w:rsidRDefault="564C8C01" w:rsidP="564C8C01">
            <w:pPr>
              <w:rPr>
                <w:rFonts w:ascii="Times New Roman" w:hAnsi="Times New Roman"/>
              </w:rPr>
            </w:pPr>
            <w:r w:rsidRPr="564C8C01">
              <w:rPr>
                <w:rFonts w:ascii="Times New Roman" w:hAnsi="Times New Roman"/>
              </w:rPr>
              <w:t xml:space="preserve">6. If no routes were found, system shows a message explaining why and suggests the user </w:t>
            </w:r>
            <w:proofErr w:type="gramStart"/>
            <w:r w:rsidRPr="564C8C01">
              <w:rPr>
                <w:rFonts w:ascii="Times New Roman" w:hAnsi="Times New Roman"/>
              </w:rPr>
              <w:t>adjust</w:t>
            </w:r>
            <w:proofErr w:type="gramEnd"/>
            <w:r w:rsidRPr="564C8C01">
              <w:rPr>
                <w:rFonts w:ascii="Times New Roman" w:hAnsi="Times New Roman"/>
              </w:rPr>
              <w:t xml:space="preserve"> constraints or preferences.</w:t>
            </w:r>
          </w:p>
        </w:tc>
      </w:tr>
      <w:tr w:rsidR="564C8C01" w14:paraId="5BD198F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8D730B"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E1388C3" w14:textId="77777777" w:rsidR="564C8C01" w:rsidRDefault="564C8C01" w:rsidP="564C8C01">
            <w:pPr>
              <w:rPr>
                <w:rFonts w:ascii="Times New Roman" w:hAnsi="Times New Roman"/>
              </w:rPr>
            </w:pPr>
            <w:r w:rsidRPr="564C8C01">
              <w:rPr>
                <w:rFonts w:ascii="Times New Roman" w:hAnsi="Times New Roman"/>
              </w:rPr>
              <w:t>NIL</w:t>
            </w:r>
          </w:p>
        </w:tc>
      </w:tr>
      <w:tr w:rsidR="564C8C01" w14:paraId="2D6691E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BF2C1ED"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91AEB0D" w14:textId="77777777" w:rsidR="564C8C01" w:rsidRDefault="564C8C01" w:rsidP="564C8C01">
            <w:pPr>
              <w:rPr>
                <w:rFonts w:ascii="Times New Roman" w:hAnsi="Times New Roman"/>
              </w:rPr>
            </w:pPr>
            <w:r w:rsidRPr="564C8C01">
              <w:rPr>
                <w:rFonts w:ascii="Times New Roman" w:hAnsi="Times New Roman"/>
              </w:rPr>
              <w:t>NIL</w:t>
            </w:r>
          </w:p>
        </w:tc>
      </w:tr>
      <w:tr w:rsidR="564C8C01" w14:paraId="2C9D227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0D916A9"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1F17879" w14:textId="06CE4A34" w:rsidR="564C8C01" w:rsidRDefault="564C8C01" w:rsidP="564C8C01">
            <w:r w:rsidRPr="564C8C01">
              <w:rPr>
                <w:rFonts w:ascii="Times New Roman" w:eastAsia="Times New Roman" w:hAnsi="Times New Roman"/>
                <w:szCs w:val="24"/>
              </w:rPr>
              <w:t>UC-24 Generate Route Explanation</w:t>
            </w:r>
          </w:p>
        </w:tc>
      </w:tr>
      <w:tr w:rsidR="564C8C01" w14:paraId="20010957"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7191A98"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4A8434" w14:textId="77777777" w:rsidR="564C8C01" w:rsidRDefault="564C8C01" w:rsidP="564C8C01">
            <w:pPr>
              <w:rPr>
                <w:rFonts w:ascii="Times New Roman" w:hAnsi="Times New Roman"/>
              </w:rPr>
            </w:pPr>
            <w:r w:rsidRPr="564C8C01">
              <w:rPr>
                <w:rFonts w:ascii="Times New Roman" w:hAnsi="Times New Roman"/>
              </w:rPr>
              <w:t>NIL</w:t>
            </w:r>
          </w:p>
        </w:tc>
      </w:tr>
      <w:tr w:rsidR="564C8C01" w14:paraId="34130E8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8B97B1"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D51A97" w14:textId="77777777" w:rsidR="564C8C01" w:rsidRDefault="564C8C01" w:rsidP="564C8C01">
            <w:pPr>
              <w:rPr>
                <w:rFonts w:ascii="Times New Roman" w:hAnsi="Times New Roman"/>
              </w:rPr>
            </w:pPr>
            <w:r w:rsidRPr="564C8C01">
              <w:rPr>
                <w:rFonts w:ascii="Times New Roman" w:hAnsi="Times New Roman"/>
              </w:rPr>
              <w:t>NIL</w:t>
            </w:r>
          </w:p>
        </w:tc>
      </w:tr>
      <w:tr w:rsidR="564C8C01" w14:paraId="2400BA8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F687D1A"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DB22C92" w14:textId="77777777" w:rsidR="564C8C01" w:rsidRDefault="564C8C01" w:rsidP="564C8C01">
            <w:pPr>
              <w:rPr>
                <w:rFonts w:ascii="Times New Roman" w:hAnsi="Times New Roman"/>
              </w:rPr>
            </w:pPr>
            <w:r w:rsidRPr="564C8C01">
              <w:rPr>
                <w:rFonts w:ascii="Times New Roman" w:hAnsi="Times New Roman"/>
              </w:rPr>
              <w:t>NIL</w:t>
            </w:r>
          </w:p>
        </w:tc>
      </w:tr>
    </w:tbl>
    <w:p w14:paraId="553B5038" w14:textId="3670D53B" w:rsidR="564C8C01" w:rsidRDefault="564C8C01" w:rsidP="5715419C">
      <w:pPr>
        <w:pStyle w:val="Heading3"/>
        <w:numPr>
          <w:ilvl w:val="0"/>
          <w:numId w:val="0"/>
        </w:numPr>
      </w:pPr>
    </w:p>
    <w:p w14:paraId="43819ACB" w14:textId="35D331A4" w:rsidR="009F0782" w:rsidRPr="009F0782" w:rsidRDefault="009F0782" w:rsidP="00AC2FF0">
      <w:pPr>
        <w:pStyle w:val="Heading3"/>
        <w:numPr>
          <w:ilvl w:val="2"/>
          <w:numId w:val="34"/>
        </w:numPr>
      </w:pPr>
      <w:r>
        <w:t xml:space="preserve"> Settings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117AC02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7C0388F" w14:textId="77777777" w:rsidR="564C8C01" w:rsidRDefault="564C8C01" w:rsidP="564C8C01">
            <w:pPr>
              <w:rPr>
                <w:rFonts w:ascii="Times New Roman" w:hAnsi="Times New Roman"/>
              </w:rPr>
            </w:pPr>
            <w:r w:rsidRPr="564C8C01">
              <w:rPr>
                <w:rFonts w:ascii="Times New Roman" w:hAnsi="Times New Roman"/>
                <w:b/>
                <w:bCs/>
              </w:rPr>
              <w:lastRenderedPageBreak/>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93CE28B" w14:textId="77777777" w:rsidR="564C8C01" w:rsidRDefault="564C8C01" w:rsidP="564C8C01">
            <w:pPr>
              <w:rPr>
                <w:rFonts w:ascii="Times New Roman" w:hAnsi="Times New Roman"/>
              </w:rPr>
            </w:pPr>
            <w:r w:rsidRPr="564C8C01">
              <w:rPr>
                <w:rFonts w:ascii="Times New Roman" w:hAnsi="Times New Roman"/>
              </w:rPr>
              <w:t>UC-27</w:t>
            </w:r>
          </w:p>
        </w:tc>
      </w:tr>
      <w:tr w:rsidR="564C8C01" w14:paraId="4703A7BD"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12BE00B"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A9B34CF" w14:textId="77777777" w:rsidR="564C8C01" w:rsidRDefault="564C8C01" w:rsidP="564C8C01">
            <w:pPr>
              <w:rPr>
                <w:rFonts w:ascii="Times New Roman" w:hAnsi="Times New Roman"/>
              </w:rPr>
            </w:pPr>
            <w:r w:rsidRPr="564C8C01">
              <w:rPr>
                <w:rFonts w:ascii="Times New Roman" w:hAnsi="Times New Roman"/>
              </w:rPr>
              <w:t>Change Settings</w:t>
            </w:r>
          </w:p>
        </w:tc>
      </w:tr>
      <w:tr w:rsidR="564C8C01" w14:paraId="36F0F114"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144FB7B"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2F0F56B8"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A776F3"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2AC48BA"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36412C22"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CC7AEE0"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81EB880"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AED2008"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86C148A" w14:textId="77777777" w:rsidR="564C8C01" w:rsidRDefault="564C8C01" w:rsidP="564C8C01">
            <w:pPr>
              <w:rPr>
                <w:rFonts w:ascii="Times New Roman" w:hAnsi="Times New Roman"/>
              </w:rPr>
            </w:pPr>
            <w:r w:rsidRPr="564C8C01">
              <w:rPr>
                <w:rFonts w:ascii="Times New Roman" w:hAnsi="Times New Roman"/>
              </w:rPr>
              <w:t>11/2/2026</w:t>
            </w:r>
          </w:p>
        </w:tc>
      </w:tr>
    </w:tbl>
    <w:p w14:paraId="1CAA84FB"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7AEB7564"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AE0039D"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A02A76F" w14:textId="77777777" w:rsidR="564C8C01" w:rsidRDefault="564C8C01" w:rsidP="564C8C01">
            <w:pPr>
              <w:rPr>
                <w:rFonts w:ascii="Times New Roman" w:hAnsi="Times New Roman"/>
              </w:rPr>
            </w:pPr>
            <w:r w:rsidRPr="564C8C01">
              <w:rPr>
                <w:rFonts w:ascii="Times New Roman" w:hAnsi="Times New Roman"/>
              </w:rPr>
              <w:t>User</w:t>
            </w:r>
          </w:p>
        </w:tc>
      </w:tr>
      <w:tr w:rsidR="564C8C01" w14:paraId="7D71FFC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E4046A9"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73A8702" w14:textId="77777777" w:rsidR="564C8C01" w:rsidRDefault="564C8C01" w:rsidP="564C8C01">
            <w:pPr>
              <w:rPr>
                <w:rFonts w:ascii="Times New Roman" w:hAnsi="Times New Roman"/>
              </w:rPr>
            </w:pPr>
            <w:proofErr w:type="spellStart"/>
            <w:proofErr w:type="gramStart"/>
            <w:r w:rsidRPr="564C8C01">
              <w:rPr>
                <w:rFonts w:ascii="Times New Roman" w:hAnsi="Times New Roman"/>
              </w:rPr>
              <w:t>Lets</w:t>
            </w:r>
            <w:proofErr w:type="spellEnd"/>
            <w:proofErr w:type="gramEnd"/>
            <w:r w:rsidRPr="564C8C01">
              <w:rPr>
                <w:rFonts w:ascii="Times New Roman" w:hAnsi="Times New Roman"/>
              </w:rPr>
              <w:t xml:space="preserve"> the user update app-level settings such as display language, unit format, and their default preference profile. Changes take effect once saved.</w:t>
            </w:r>
          </w:p>
        </w:tc>
      </w:tr>
      <w:tr w:rsidR="564C8C01" w14:paraId="3C334CC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C61DC1E"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39D7F6C" w14:textId="77777777" w:rsidR="564C8C01" w:rsidRDefault="564C8C01" w:rsidP="564C8C01">
            <w:pPr>
              <w:rPr>
                <w:rFonts w:ascii="Times New Roman" w:hAnsi="Times New Roman"/>
              </w:rPr>
            </w:pPr>
            <w:r w:rsidRPr="564C8C01">
              <w:rPr>
                <w:rFonts w:ascii="Times New Roman" w:hAnsi="Times New Roman"/>
              </w:rPr>
              <w:t>User is logged in and navigates to the Settings screen</w:t>
            </w:r>
          </w:p>
        </w:tc>
      </w:tr>
      <w:tr w:rsidR="564C8C01" w14:paraId="63C6E4F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4BB5063"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6C1BE41" w14:textId="77777777" w:rsidR="564C8C01" w:rsidRDefault="564C8C01" w:rsidP="564C8C01">
            <w:pPr>
              <w:rPr>
                <w:rFonts w:ascii="Times New Roman" w:hAnsi="Times New Roman"/>
              </w:rPr>
            </w:pPr>
            <w:r w:rsidRPr="564C8C01">
              <w:rPr>
                <w:rFonts w:ascii="Times New Roman" w:hAnsi="Times New Roman"/>
              </w:rPr>
              <w:t>Modified settings are validated and ready to be saved (UC-28)</w:t>
            </w:r>
          </w:p>
        </w:tc>
      </w:tr>
      <w:tr w:rsidR="564C8C01" w14:paraId="128E300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CDA39B3"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A583735" w14:textId="77777777" w:rsidR="564C8C01" w:rsidRDefault="564C8C01" w:rsidP="564C8C01">
            <w:pPr>
              <w:rPr>
                <w:rFonts w:ascii="Times New Roman" w:hAnsi="Times New Roman"/>
              </w:rPr>
            </w:pPr>
            <w:r w:rsidRPr="564C8C01">
              <w:rPr>
                <w:rFonts w:ascii="Times New Roman" w:hAnsi="Times New Roman"/>
              </w:rPr>
              <w:t>Medium</w:t>
            </w:r>
          </w:p>
        </w:tc>
      </w:tr>
      <w:tr w:rsidR="564C8C01" w14:paraId="12ED58B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2ECB398"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D6224DD" w14:textId="77777777" w:rsidR="564C8C01" w:rsidRDefault="564C8C01" w:rsidP="564C8C01">
            <w:pPr>
              <w:rPr>
                <w:rFonts w:ascii="Times New Roman" w:hAnsi="Times New Roman"/>
              </w:rPr>
            </w:pPr>
            <w:r w:rsidRPr="564C8C01">
              <w:rPr>
                <w:rFonts w:ascii="Times New Roman" w:hAnsi="Times New Roman"/>
              </w:rPr>
              <w:t>Low</w:t>
            </w:r>
          </w:p>
        </w:tc>
      </w:tr>
      <w:tr w:rsidR="564C8C01" w14:paraId="112B6D99"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5F6600A"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B675E86" w14:textId="77777777" w:rsidR="564C8C01" w:rsidRDefault="564C8C01" w:rsidP="564C8C01">
            <w:pPr>
              <w:rPr>
                <w:rFonts w:ascii="Times New Roman" w:hAnsi="Times New Roman"/>
              </w:rPr>
            </w:pPr>
            <w:r w:rsidRPr="564C8C01">
              <w:rPr>
                <w:rFonts w:ascii="Times New Roman" w:hAnsi="Times New Roman"/>
              </w:rPr>
              <w:t>1. User opens the Settings screen.</w:t>
            </w:r>
          </w:p>
          <w:p w14:paraId="70BF5CA4" w14:textId="77777777" w:rsidR="564C8C01" w:rsidRDefault="564C8C01" w:rsidP="564C8C01">
            <w:pPr>
              <w:rPr>
                <w:rFonts w:ascii="Times New Roman" w:hAnsi="Times New Roman"/>
              </w:rPr>
            </w:pPr>
            <w:r w:rsidRPr="564C8C01">
              <w:rPr>
                <w:rFonts w:ascii="Times New Roman" w:hAnsi="Times New Roman"/>
              </w:rPr>
              <w:t>2. System displays current settings: language, unit format, and a link to the saved preference profile.</w:t>
            </w:r>
          </w:p>
          <w:p w14:paraId="63D7E9AB" w14:textId="77777777" w:rsidR="564C8C01" w:rsidRDefault="564C8C01" w:rsidP="564C8C01">
            <w:pPr>
              <w:rPr>
                <w:rFonts w:ascii="Times New Roman" w:hAnsi="Times New Roman"/>
              </w:rPr>
            </w:pPr>
            <w:r w:rsidRPr="564C8C01">
              <w:rPr>
                <w:rFonts w:ascii="Times New Roman" w:hAnsi="Times New Roman"/>
              </w:rPr>
              <w:t>3. User modifies one or more settings.</w:t>
            </w:r>
          </w:p>
          <w:p w14:paraId="295C0F14" w14:textId="77777777" w:rsidR="564C8C01" w:rsidRDefault="564C8C01" w:rsidP="564C8C01">
            <w:pPr>
              <w:rPr>
                <w:rFonts w:ascii="Times New Roman" w:hAnsi="Times New Roman"/>
              </w:rPr>
            </w:pPr>
            <w:r w:rsidRPr="564C8C01">
              <w:rPr>
                <w:rFonts w:ascii="Times New Roman" w:hAnsi="Times New Roman"/>
              </w:rPr>
              <w:t>4. If the user edits the default preference profile, system opens the profile editor (UC-03).</w:t>
            </w:r>
          </w:p>
          <w:p w14:paraId="6C40EB83" w14:textId="77777777" w:rsidR="564C8C01" w:rsidRDefault="564C8C01" w:rsidP="564C8C01">
            <w:pPr>
              <w:rPr>
                <w:rFonts w:ascii="Times New Roman" w:hAnsi="Times New Roman"/>
              </w:rPr>
            </w:pPr>
            <w:r w:rsidRPr="564C8C01">
              <w:rPr>
                <w:rFonts w:ascii="Times New Roman" w:hAnsi="Times New Roman"/>
              </w:rPr>
              <w:t>5. System validates all changes.</w:t>
            </w:r>
          </w:p>
          <w:p w14:paraId="2B3C4103" w14:textId="77777777" w:rsidR="564C8C01" w:rsidRDefault="564C8C01" w:rsidP="564C8C01">
            <w:pPr>
              <w:rPr>
                <w:rFonts w:ascii="Times New Roman" w:hAnsi="Times New Roman"/>
              </w:rPr>
            </w:pPr>
            <w:r w:rsidRPr="564C8C01">
              <w:rPr>
                <w:rFonts w:ascii="Times New Roman" w:hAnsi="Times New Roman"/>
              </w:rPr>
              <w:t>6. If changes are valid, system triggers UC-28 to save them.</w:t>
            </w:r>
          </w:p>
        </w:tc>
      </w:tr>
      <w:tr w:rsidR="564C8C01" w14:paraId="67B1271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CD63AA1"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3FA1AF3" w14:textId="77777777" w:rsidR="564C8C01" w:rsidRDefault="564C8C01" w:rsidP="564C8C01">
            <w:pPr>
              <w:rPr>
                <w:rFonts w:ascii="Times New Roman" w:hAnsi="Times New Roman"/>
              </w:rPr>
            </w:pPr>
            <w:r w:rsidRPr="564C8C01">
              <w:rPr>
                <w:rFonts w:ascii="Times New Roman" w:hAnsi="Times New Roman"/>
              </w:rPr>
              <w:t>NIL</w:t>
            </w:r>
          </w:p>
        </w:tc>
      </w:tr>
      <w:tr w:rsidR="564C8C01" w14:paraId="60F4040D"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C30DC87"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EADA1F0" w14:textId="77777777" w:rsidR="564C8C01" w:rsidRDefault="564C8C01" w:rsidP="564C8C01">
            <w:pPr>
              <w:rPr>
                <w:rFonts w:ascii="Times New Roman" w:hAnsi="Times New Roman"/>
              </w:rPr>
            </w:pPr>
            <w:r w:rsidRPr="564C8C01">
              <w:rPr>
                <w:rFonts w:ascii="Times New Roman" w:hAnsi="Times New Roman"/>
              </w:rPr>
              <w:t>NIL</w:t>
            </w:r>
          </w:p>
        </w:tc>
      </w:tr>
      <w:tr w:rsidR="564C8C01" w14:paraId="3356EDA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7E847A3"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0F16BEB" w14:textId="77777777" w:rsidR="564C8C01" w:rsidRDefault="564C8C01" w:rsidP="564C8C01">
            <w:pPr>
              <w:rPr>
                <w:rFonts w:ascii="Times New Roman" w:hAnsi="Times New Roman"/>
              </w:rPr>
            </w:pPr>
            <w:r w:rsidRPr="564C8C01">
              <w:rPr>
                <w:rFonts w:ascii="Times New Roman" w:hAnsi="Times New Roman"/>
              </w:rPr>
              <w:t>NIL</w:t>
            </w:r>
          </w:p>
        </w:tc>
      </w:tr>
      <w:tr w:rsidR="564C8C01" w14:paraId="10B08CB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F070720"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6C827403" w14:textId="77777777" w:rsidR="564C8C01" w:rsidRDefault="564C8C01" w:rsidP="564C8C01">
            <w:pPr>
              <w:rPr>
                <w:rFonts w:ascii="Times New Roman" w:hAnsi="Times New Roman"/>
              </w:rPr>
            </w:pPr>
            <w:r w:rsidRPr="564C8C01">
              <w:rPr>
                <w:rFonts w:ascii="Times New Roman" w:hAnsi="Times New Roman"/>
              </w:rPr>
              <w:t>NIL</w:t>
            </w:r>
          </w:p>
        </w:tc>
      </w:tr>
      <w:tr w:rsidR="564C8C01" w14:paraId="2266AAB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51A1CA5"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0F8127C" w14:textId="77777777" w:rsidR="564C8C01" w:rsidRDefault="564C8C01" w:rsidP="564C8C01">
            <w:pPr>
              <w:rPr>
                <w:rFonts w:ascii="Times New Roman" w:hAnsi="Times New Roman"/>
              </w:rPr>
            </w:pPr>
            <w:r w:rsidRPr="564C8C01">
              <w:rPr>
                <w:rFonts w:ascii="Times New Roman" w:hAnsi="Times New Roman"/>
              </w:rPr>
              <w:t>NIL</w:t>
            </w:r>
          </w:p>
        </w:tc>
      </w:tr>
      <w:tr w:rsidR="564C8C01" w14:paraId="7A5E958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7DE8938"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7DD1BB" w14:textId="1C5DE796" w:rsidR="564C8C01" w:rsidRDefault="564C8C01" w:rsidP="564C8C01">
            <w:pPr>
              <w:rPr>
                <w:rFonts w:ascii="Times New Roman" w:hAnsi="Times New Roman"/>
              </w:rPr>
            </w:pPr>
            <w:proofErr w:type="gramStart"/>
            <w:r w:rsidRPr="564C8C01">
              <w:rPr>
                <w:rFonts w:ascii="Times New Roman" w:hAnsi="Times New Roman"/>
              </w:rPr>
              <w:t>User</w:t>
            </w:r>
            <w:proofErr w:type="gramEnd"/>
            <w:r w:rsidRPr="564C8C01">
              <w:rPr>
                <w:rFonts w:ascii="Times New Roman" w:hAnsi="Times New Roman"/>
              </w:rPr>
              <w:t xml:space="preserve"> can also reset all settings to default values from this screen.</w:t>
            </w:r>
            <w:r w:rsidR="3A276866" w:rsidRPr="564C8C01">
              <w:rPr>
                <w:rFonts w:ascii="Times New Roman" w:hAnsi="Times New Roman"/>
              </w:rPr>
              <w:t>\</w:t>
            </w:r>
          </w:p>
        </w:tc>
      </w:tr>
    </w:tbl>
    <w:p w14:paraId="33D16629" w14:textId="3B1F4DE9" w:rsidR="564C8C01" w:rsidRDefault="564C8C01" w:rsidP="564C8C01"/>
    <w:p w14:paraId="0A70676B" w14:textId="56E14FC2" w:rsidR="564C8C01" w:rsidRDefault="564C8C01" w:rsidP="564C8C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80"/>
        <w:gridCol w:w="1800"/>
        <w:gridCol w:w="2880"/>
      </w:tblGrid>
      <w:tr w:rsidR="564C8C01" w14:paraId="46B5C4AB"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D4682C1" w14:textId="77777777" w:rsidR="564C8C01" w:rsidRDefault="564C8C01" w:rsidP="564C8C01">
            <w:pPr>
              <w:rPr>
                <w:rFonts w:ascii="Times New Roman" w:hAnsi="Times New Roman"/>
              </w:rPr>
            </w:pPr>
            <w:r w:rsidRPr="564C8C01">
              <w:rPr>
                <w:rFonts w:ascii="Times New Roman" w:hAnsi="Times New Roman"/>
                <w:b/>
                <w:bCs/>
              </w:rPr>
              <w:t>Use Case ID:</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57634EF" w14:textId="77777777" w:rsidR="564C8C01" w:rsidRDefault="564C8C01" w:rsidP="564C8C01">
            <w:pPr>
              <w:rPr>
                <w:rFonts w:ascii="Times New Roman" w:hAnsi="Times New Roman"/>
              </w:rPr>
            </w:pPr>
            <w:r w:rsidRPr="564C8C01">
              <w:rPr>
                <w:rFonts w:ascii="Times New Roman" w:hAnsi="Times New Roman"/>
              </w:rPr>
              <w:t>UC-28</w:t>
            </w:r>
          </w:p>
        </w:tc>
      </w:tr>
      <w:tr w:rsidR="564C8C01" w14:paraId="789DAD85"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E10646F" w14:textId="77777777" w:rsidR="564C8C01" w:rsidRDefault="564C8C01" w:rsidP="564C8C01">
            <w:pPr>
              <w:rPr>
                <w:rFonts w:ascii="Times New Roman" w:hAnsi="Times New Roman"/>
              </w:rPr>
            </w:pPr>
            <w:r w:rsidRPr="564C8C01">
              <w:rPr>
                <w:rFonts w:ascii="Times New Roman" w:hAnsi="Times New Roman"/>
                <w:b/>
                <w:bCs/>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B544898" w14:textId="77777777" w:rsidR="564C8C01" w:rsidRDefault="564C8C01" w:rsidP="564C8C01">
            <w:pPr>
              <w:rPr>
                <w:rFonts w:ascii="Times New Roman" w:hAnsi="Times New Roman"/>
              </w:rPr>
            </w:pPr>
            <w:r w:rsidRPr="564C8C01">
              <w:rPr>
                <w:rFonts w:ascii="Times New Roman" w:hAnsi="Times New Roman"/>
              </w:rPr>
              <w:t>Save Settings</w:t>
            </w:r>
          </w:p>
        </w:tc>
      </w:tr>
      <w:tr w:rsidR="564C8C01" w14:paraId="4C5C9F79"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1359A25" w14:textId="77777777" w:rsidR="564C8C01" w:rsidRDefault="564C8C01" w:rsidP="564C8C01">
            <w:pPr>
              <w:rPr>
                <w:rFonts w:ascii="Times New Roman" w:hAnsi="Times New Roman"/>
              </w:rPr>
            </w:pPr>
            <w:r w:rsidRPr="564C8C01">
              <w:rPr>
                <w:rFonts w:ascii="Times New Roman" w:hAnsi="Times New Roman"/>
                <w:b/>
                <w:bCs/>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EF90113" w14:textId="77777777" w:rsidR="564C8C01" w:rsidRDefault="564C8C01" w:rsidP="564C8C01">
            <w:pPr>
              <w:rPr>
                <w:rFonts w:ascii="Times New Roman" w:hAnsi="Times New Roman"/>
              </w:rPr>
            </w:pPr>
            <w:r w:rsidRPr="564C8C01">
              <w:rPr>
                <w:rFonts w:ascii="Times New Roman" w:hAnsi="Times New Roman"/>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4541485" w14:textId="77777777" w:rsidR="564C8C01" w:rsidRDefault="564C8C01" w:rsidP="564C8C01">
            <w:pPr>
              <w:rPr>
                <w:rFonts w:ascii="Times New Roman" w:hAnsi="Times New Roman"/>
              </w:rPr>
            </w:pPr>
            <w:r w:rsidRPr="564C8C01">
              <w:rPr>
                <w:rFonts w:ascii="Times New Roman" w:hAnsi="Times New Roman"/>
                <w:b/>
                <w:bCs/>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0570B97C" w14:textId="77777777" w:rsidR="564C8C01" w:rsidRDefault="564C8C01" w:rsidP="564C8C01">
            <w:pPr>
              <w:rPr>
                <w:rFonts w:ascii="Times New Roman" w:hAnsi="Times New Roman"/>
              </w:rPr>
            </w:pPr>
            <w:r w:rsidRPr="564C8C01">
              <w:rPr>
                <w:rFonts w:ascii="Times New Roman" w:hAnsi="Times New Roman"/>
              </w:rPr>
              <w:t>Huynh Thao Tuong Van</w:t>
            </w:r>
          </w:p>
        </w:tc>
      </w:tr>
      <w:tr w:rsidR="564C8C01" w14:paraId="67B171F3" w14:textId="77777777">
        <w:trPr>
          <w:trHeight w:val="300"/>
        </w:trP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F490046" w14:textId="77777777" w:rsidR="564C8C01" w:rsidRDefault="564C8C01" w:rsidP="564C8C01">
            <w:pPr>
              <w:rPr>
                <w:rFonts w:ascii="Times New Roman" w:hAnsi="Times New Roman"/>
              </w:rPr>
            </w:pPr>
            <w:r w:rsidRPr="564C8C01">
              <w:rPr>
                <w:rFonts w:ascii="Times New Roman" w:hAnsi="Times New Roman"/>
                <w:b/>
                <w:bCs/>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2FACFA4" w14:textId="77777777" w:rsidR="564C8C01" w:rsidRDefault="564C8C01" w:rsidP="564C8C01">
            <w:pPr>
              <w:rPr>
                <w:rFonts w:ascii="Times New Roman" w:hAnsi="Times New Roman"/>
              </w:rPr>
            </w:pPr>
            <w:r w:rsidRPr="564C8C01">
              <w:rPr>
                <w:rFonts w:ascii="Times New Roman" w:hAnsi="Times New Roman"/>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530EFD7F" w14:textId="77777777" w:rsidR="564C8C01" w:rsidRDefault="564C8C01" w:rsidP="564C8C01">
            <w:pPr>
              <w:rPr>
                <w:rFonts w:ascii="Times New Roman" w:hAnsi="Times New Roman"/>
              </w:rPr>
            </w:pPr>
            <w:r w:rsidRPr="564C8C01">
              <w:rPr>
                <w:rFonts w:ascii="Times New Roman" w:hAnsi="Times New Roman"/>
                <w:b/>
                <w:bCs/>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A0283C" w14:textId="77777777" w:rsidR="564C8C01" w:rsidRDefault="564C8C01" w:rsidP="564C8C01">
            <w:pPr>
              <w:rPr>
                <w:rFonts w:ascii="Times New Roman" w:hAnsi="Times New Roman"/>
              </w:rPr>
            </w:pPr>
            <w:r w:rsidRPr="564C8C01">
              <w:rPr>
                <w:rFonts w:ascii="Times New Roman" w:hAnsi="Times New Roman"/>
              </w:rPr>
              <w:t>11/2/2026</w:t>
            </w:r>
          </w:p>
        </w:tc>
      </w:tr>
    </w:tbl>
    <w:p w14:paraId="36F8B0B0" w14:textId="77777777" w:rsidR="564C8C01" w:rsidRDefault="564C8C01" w:rsidP="564C8C01">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564C8C01" w14:paraId="04582F5C"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0C46E65" w14:textId="77777777" w:rsidR="564C8C01" w:rsidRDefault="564C8C01" w:rsidP="564C8C01">
            <w:pPr>
              <w:rPr>
                <w:rFonts w:ascii="Times New Roman" w:hAnsi="Times New Roman"/>
              </w:rPr>
            </w:pPr>
            <w:r w:rsidRPr="564C8C01">
              <w:rPr>
                <w:rFonts w:ascii="Times New Roman" w:hAnsi="Times New Roman"/>
                <w:b/>
                <w:bCs/>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CF9A9CE" w14:textId="77777777" w:rsidR="564C8C01" w:rsidRDefault="564C8C01" w:rsidP="564C8C01">
            <w:pPr>
              <w:rPr>
                <w:rFonts w:ascii="Times New Roman" w:hAnsi="Times New Roman"/>
              </w:rPr>
            </w:pPr>
            <w:r w:rsidRPr="564C8C01">
              <w:rPr>
                <w:rFonts w:ascii="Times New Roman" w:hAnsi="Times New Roman"/>
              </w:rPr>
              <w:t>System</w:t>
            </w:r>
          </w:p>
        </w:tc>
      </w:tr>
      <w:tr w:rsidR="564C8C01" w14:paraId="15EFE09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D1A3EC4" w14:textId="77777777" w:rsidR="564C8C01" w:rsidRDefault="564C8C01" w:rsidP="564C8C01">
            <w:pPr>
              <w:rPr>
                <w:rFonts w:ascii="Times New Roman" w:hAnsi="Times New Roman"/>
              </w:rPr>
            </w:pPr>
            <w:r w:rsidRPr="564C8C01">
              <w:rPr>
                <w:rFonts w:ascii="Times New Roman" w:hAnsi="Times New Roman"/>
                <w:b/>
                <w:bCs/>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D9D1E4A" w14:textId="77777777" w:rsidR="564C8C01" w:rsidRDefault="564C8C01" w:rsidP="564C8C01">
            <w:pPr>
              <w:rPr>
                <w:rFonts w:ascii="Times New Roman" w:hAnsi="Times New Roman"/>
              </w:rPr>
            </w:pPr>
            <w:r w:rsidRPr="564C8C01">
              <w:rPr>
                <w:rFonts w:ascii="Times New Roman" w:hAnsi="Times New Roman"/>
              </w:rPr>
              <w:t>Persists the user's updated app settings (language, units, preferences) so they carry over to future sessions.</w:t>
            </w:r>
          </w:p>
        </w:tc>
      </w:tr>
      <w:tr w:rsidR="564C8C01" w14:paraId="4346290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30989CC6" w14:textId="77777777" w:rsidR="564C8C01" w:rsidRDefault="564C8C01" w:rsidP="564C8C01">
            <w:pPr>
              <w:rPr>
                <w:rFonts w:ascii="Times New Roman" w:hAnsi="Times New Roman"/>
              </w:rPr>
            </w:pPr>
            <w:r w:rsidRPr="564C8C01">
              <w:rPr>
                <w:rFonts w:ascii="Times New Roman" w:hAnsi="Times New Roman"/>
                <w:b/>
                <w:bCs/>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A841FC5" w14:textId="77777777" w:rsidR="564C8C01" w:rsidRDefault="564C8C01" w:rsidP="564C8C01">
            <w:pPr>
              <w:rPr>
                <w:rFonts w:ascii="Times New Roman" w:hAnsi="Times New Roman"/>
              </w:rPr>
            </w:pPr>
            <w:r w:rsidRPr="564C8C01">
              <w:rPr>
                <w:rFonts w:ascii="Times New Roman" w:hAnsi="Times New Roman"/>
              </w:rPr>
              <w:t>Settings have been changed and validated (UC-27)</w:t>
            </w:r>
          </w:p>
        </w:tc>
      </w:tr>
      <w:tr w:rsidR="564C8C01" w14:paraId="4878EB96"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B1506E0" w14:textId="77777777" w:rsidR="564C8C01" w:rsidRDefault="564C8C01" w:rsidP="564C8C01">
            <w:pPr>
              <w:rPr>
                <w:rFonts w:ascii="Times New Roman" w:hAnsi="Times New Roman"/>
              </w:rPr>
            </w:pPr>
            <w:r w:rsidRPr="564C8C01">
              <w:rPr>
                <w:rFonts w:ascii="Times New Roman" w:hAnsi="Times New Roman"/>
                <w:b/>
                <w:bCs/>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1877C0CB" w14:textId="77777777" w:rsidR="564C8C01" w:rsidRDefault="564C8C01" w:rsidP="564C8C01">
            <w:pPr>
              <w:rPr>
                <w:rFonts w:ascii="Times New Roman" w:hAnsi="Times New Roman"/>
              </w:rPr>
            </w:pPr>
            <w:r w:rsidRPr="564C8C01">
              <w:rPr>
                <w:rFonts w:ascii="Times New Roman" w:hAnsi="Times New Roman"/>
              </w:rPr>
              <w:t>Updated settings are saved and applied to the current and future sessions</w:t>
            </w:r>
          </w:p>
        </w:tc>
      </w:tr>
      <w:tr w:rsidR="564C8C01" w14:paraId="0A75E43B"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4F93FE8" w14:textId="77777777" w:rsidR="564C8C01" w:rsidRDefault="564C8C01" w:rsidP="564C8C01">
            <w:pPr>
              <w:rPr>
                <w:rFonts w:ascii="Times New Roman" w:hAnsi="Times New Roman"/>
              </w:rPr>
            </w:pPr>
            <w:r w:rsidRPr="564C8C01">
              <w:rPr>
                <w:rFonts w:ascii="Times New Roman" w:hAnsi="Times New Roman"/>
                <w:b/>
                <w:bCs/>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10E003B" w14:textId="77777777" w:rsidR="564C8C01" w:rsidRDefault="564C8C01" w:rsidP="564C8C01">
            <w:pPr>
              <w:rPr>
                <w:rFonts w:ascii="Times New Roman" w:hAnsi="Times New Roman"/>
              </w:rPr>
            </w:pPr>
            <w:r w:rsidRPr="564C8C01">
              <w:rPr>
                <w:rFonts w:ascii="Times New Roman" w:hAnsi="Times New Roman"/>
              </w:rPr>
              <w:t>Medium</w:t>
            </w:r>
          </w:p>
        </w:tc>
      </w:tr>
      <w:tr w:rsidR="564C8C01" w14:paraId="75F6269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3C4F925" w14:textId="77777777" w:rsidR="564C8C01" w:rsidRDefault="564C8C01" w:rsidP="564C8C01">
            <w:pPr>
              <w:rPr>
                <w:rFonts w:ascii="Times New Roman" w:hAnsi="Times New Roman"/>
              </w:rPr>
            </w:pPr>
            <w:r w:rsidRPr="564C8C01">
              <w:rPr>
                <w:rFonts w:ascii="Times New Roman" w:hAnsi="Times New Roman"/>
                <w:b/>
                <w:bCs/>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C34BC5A" w14:textId="77777777" w:rsidR="564C8C01" w:rsidRDefault="564C8C01" w:rsidP="564C8C01">
            <w:pPr>
              <w:rPr>
                <w:rFonts w:ascii="Times New Roman" w:hAnsi="Times New Roman"/>
              </w:rPr>
            </w:pPr>
            <w:r w:rsidRPr="564C8C01">
              <w:rPr>
                <w:rFonts w:ascii="Times New Roman" w:hAnsi="Times New Roman"/>
              </w:rPr>
              <w:t>Low</w:t>
            </w:r>
          </w:p>
        </w:tc>
      </w:tr>
      <w:tr w:rsidR="564C8C01" w14:paraId="2A3617C1"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6471C0A3" w14:textId="77777777" w:rsidR="564C8C01" w:rsidRDefault="564C8C01" w:rsidP="564C8C01">
            <w:pPr>
              <w:rPr>
                <w:rFonts w:ascii="Times New Roman" w:hAnsi="Times New Roman"/>
              </w:rPr>
            </w:pPr>
            <w:r w:rsidRPr="564C8C01">
              <w:rPr>
                <w:rFonts w:ascii="Times New Roman" w:hAnsi="Times New Roman"/>
                <w:b/>
                <w:bCs/>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FFAF6B8" w14:textId="77777777" w:rsidR="564C8C01" w:rsidRDefault="564C8C01" w:rsidP="564C8C01">
            <w:pPr>
              <w:rPr>
                <w:rFonts w:ascii="Times New Roman" w:hAnsi="Times New Roman"/>
              </w:rPr>
            </w:pPr>
            <w:r w:rsidRPr="564C8C01">
              <w:rPr>
                <w:rFonts w:ascii="Times New Roman" w:hAnsi="Times New Roman"/>
              </w:rPr>
              <w:t>1. System receives validated settings from UC-27.</w:t>
            </w:r>
          </w:p>
          <w:p w14:paraId="40C7F3C8" w14:textId="77777777" w:rsidR="564C8C01" w:rsidRDefault="564C8C01" w:rsidP="564C8C01">
            <w:pPr>
              <w:rPr>
                <w:rFonts w:ascii="Times New Roman" w:hAnsi="Times New Roman"/>
              </w:rPr>
            </w:pPr>
            <w:r w:rsidRPr="564C8C01">
              <w:rPr>
                <w:rFonts w:ascii="Times New Roman" w:hAnsi="Times New Roman"/>
              </w:rPr>
              <w:t>2. System writes the updated settings to persistent storage.</w:t>
            </w:r>
          </w:p>
          <w:p w14:paraId="11192670" w14:textId="77777777" w:rsidR="564C8C01" w:rsidRDefault="564C8C01" w:rsidP="564C8C01">
            <w:pPr>
              <w:rPr>
                <w:rFonts w:ascii="Times New Roman" w:hAnsi="Times New Roman"/>
              </w:rPr>
            </w:pPr>
            <w:r w:rsidRPr="564C8C01">
              <w:rPr>
                <w:rFonts w:ascii="Times New Roman" w:hAnsi="Times New Roman"/>
              </w:rPr>
              <w:t>3. System applies the new settings immediately (e.g., language change refreshes all UI labels).</w:t>
            </w:r>
          </w:p>
          <w:p w14:paraId="3E3C90A1" w14:textId="77777777" w:rsidR="564C8C01" w:rsidRDefault="564C8C01" w:rsidP="564C8C01">
            <w:pPr>
              <w:rPr>
                <w:rFonts w:ascii="Times New Roman" w:hAnsi="Times New Roman"/>
              </w:rPr>
            </w:pPr>
            <w:r w:rsidRPr="564C8C01">
              <w:rPr>
                <w:rFonts w:ascii="Times New Roman" w:hAnsi="Times New Roman"/>
              </w:rPr>
              <w:t>4. System confirms the save to the user.</w:t>
            </w:r>
          </w:p>
        </w:tc>
      </w:tr>
      <w:tr w:rsidR="564C8C01" w14:paraId="582E742A"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8885B90" w14:textId="77777777" w:rsidR="564C8C01" w:rsidRDefault="564C8C01" w:rsidP="564C8C01">
            <w:pPr>
              <w:rPr>
                <w:rFonts w:ascii="Times New Roman" w:hAnsi="Times New Roman"/>
              </w:rPr>
            </w:pPr>
            <w:r w:rsidRPr="564C8C01">
              <w:rPr>
                <w:rFonts w:ascii="Times New Roman" w:hAnsi="Times New Roman"/>
                <w:b/>
                <w:bCs/>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3B21F19B" w14:textId="77777777" w:rsidR="564C8C01" w:rsidRDefault="564C8C01" w:rsidP="564C8C01">
            <w:pPr>
              <w:rPr>
                <w:rFonts w:ascii="Times New Roman" w:hAnsi="Times New Roman"/>
              </w:rPr>
            </w:pPr>
            <w:r w:rsidRPr="564C8C01">
              <w:rPr>
                <w:rFonts w:ascii="Times New Roman" w:hAnsi="Times New Roman"/>
              </w:rPr>
              <w:t>NIL</w:t>
            </w:r>
          </w:p>
        </w:tc>
      </w:tr>
      <w:tr w:rsidR="564C8C01" w14:paraId="7E8B6565"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4A6DE6A9" w14:textId="77777777" w:rsidR="564C8C01" w:rsidRDefault="564C8C01" w:rsidP="564C8C01">
            <w:pPr>
              <w:rPr>
                <w:rFonts w:ascii="Times New Roman" w:hAnsi="Times New Roman"/>
              </w:rPr>
            </w:pPr>
            <w:r w:rsidRPr="564C8C01">
              <w:rPr>
                <w:rFonts w:ascii="Times New Roman" w:hAnsi="Times New Roman"/>
                <w:b/>
                <w:bCs/>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5A05ACC9" w14:textId="77777777" w:rsidR="564C8C01" w:rsidRDefault="564C8C01" w:rsidP="564C8C01">
            <w:pPr>
              <w:rPr>
                <w:rFonts w:ascii="Times New Roman" w:hAnsi="Times New Roman"/>
              </w:rPr>
            </w:pPr>
            <w:r w:rsidRPr="564C8C01">
              <w:rPr>
                <w:rFonts w:ascii="Times New Roman" w:hAnsi="Times New Roman"/>
              </w:rPr>
              <w:t>NIL</w:t>
            </w:r>
          </w:p>
        </w:tc>
      </w:tr>
      <w:tr w:rsidR="564C8C01" w14:paraId="3B4E5873"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17E59C11" w14:textId="77777777" w:rsidR="564C8C01" w:rsidRDefault="564C8C01" w:rsidP="564C8C01">
            <w:pPr>
              <w:rPr>
                <w:rFonts w:ascii="Times New Roman" w:hAnsi="Times New Roman"/>
              </w:rPr>
            </w:pPr>
            <w:r w:rsidRPr="564C8C01">
              <w:rPr>
                <w:rFonts w:ascii="Times New Roman" w:hAnsi="Times New Roman"/>
                <w:b/>
                <w:bCs/>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39600F8" w14:textId="77777777" w:rsidR="564C8C01" w:rsidRDefault="564C8C01" w:rsidP="564C8C01">
            <w:pPr>
              <w:rPr>
                <w:rFonts w:ascii="Times New Roman" w:hAnsi="Times New Roman"/>
              </w:rPr>
            </w:pPr>
            <w:r w:rsidRPr="564C8C01">
              <w:rPr>
                <w:rFonts w:ascii="Times New Roman" w:hAnsi="Times New Roman"/>
              </w:rPr>
              <w:t>NIL</w:t>
            </w:r>
          </w:p>
        </w:tc>
      </w:tr>
      <w:tr w:rsidR="564C8C01" w14:paraId="09F21EFF"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299E85CE" w14:textId="77777777" w:rsidR="564C8C01" w:rsidRDefault="564C8C01" w:rsidP="564C8C01">
            <w:pPr>
              <w:rPr>
                <w:rFonts w:ascii="Times New Roman" w:hAnsi="Times New Roman"/>
              </w:rPr>
            </w:pPr>
            <w:r w:rsidRPr="564C8C01">
              <w:rPr>
                <w:rFonts w:ascii="Times New Roman" w:hAnsi="Times New Roman"/>
                <w:b/>
                <w:bCs/>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030310C" w14:textId="77777777" w:rsidR="564C8C01" w:rsidRDefault="564C8C01" w:rsidP="564C8C01">
            <w:pPr>
              <w:rPr>
                <w:rFonts w:ascii="Times New Roman" w:hAnsi="Times New Roman"/>
              </w:rPr>
            </w:pPr>
            <w:r w:rsidRPr="564C8C01">
              <w:rPr>
                <w:rFonts w:ascii="Times New Roman" w:hAnsi="Times New Roman"/>
              </w:rPr>
              <w:t>NIL</w:t>
            </w:r>
          </w:p>
        </w:tc>
      </w:tr>
      <w:tr w:rsidR="564C8C01" w14:paraId="205E53A0"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75944A0C" w14:textId="77777777" w:rsidR="564C8C01" w:rsidRDefault="564C8C01" w:rsidP="564C8C01">
            <w:pPr>
              <w:rPr>
                <w:rFonts w:ascii="Times New Roman" w:hAnsi="Times New Roman"/>
              </w:rPr>
            </w:pPr>
            <w:r w:rsidRPr="564C8C01">
              <w:rPr>
                <w:rFonts w:ascii="Times New Roman" w:hAnsi="Times New Roman"/>
                <w:b/>
                <w:bCs/>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7FB76160" w14:textId="77777777" w:rsidR="564C8C01" w:rsidRDefault="564C8C01" w:rsidP="564C8C01">
            <w:pPr>
              <w:rPr>
                <w:rFonts w:ascii="Times New Roman" w:hAnsi="Times New Roman"/>
              </w:rPr>
            </w:pPr>
            <w:r w:rsidRPr="564C8C01">
              <w:rPr>
                <w:rFonts w:ascii="Times New Roman" w:hAnsi="Times New Roman"/>
              </w:rPr>
              <w:t>NIL</w:t>
            </w:r>
          </w:p>
        </w:tc>
      </w:tr>
      <w:tr w:rsidR="564C8C01" w14:paraId="1DD78B08" w14:textId="77777777">
        <w:trPr>
          <w:trHeight w:val="300"/>
        </w:trPr>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14:paraId="073CC6B8" w14:textId="77777777" w:rsidR="564C8C01" w:rsidRDefault="564C8C01" w:rsidP="564C8C01">
            <w:pPr>
              <w:rPr>
                <w:rFonts w:ascii="Times New Roman" w:hAnsi="Times New Roman"/>
              </w:rPr>
            </w:pPr>
            <w:r w:rsidRPr="564C8C01">
              <w:rPr>
                <w:rFonts w:ascii="Times New Roman" w:hAnsi="Times New Roman"/>
                <w:b/>
                <w:bCs/>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14:paraId="4AFAB987" w14:textId="77777777" w:rsidR="564C8C01" w:rsidRDefault="564C8C01" w:rsidP="564C8C01">
            <w:pPr>
              <w:rPr>
                <w:rFonts w:ascii="Times New Roman" w:hAnsi="Times New Roman"/>
              </w:rPr>
            </w:pPr>
            <w:r w:rsidRPr="564C8C01">
              <w:rPr>
                <w:rFonts w:ascii="Times New Roman" w:hAnsi="Times New Roman"/>
              </w:rPr>
              <w:t>NIL</w:t>
            </w:r>
          </w:p>
        </w:tc>
      </w:tr>
    </w:tbl>
    <w:p w14:paraId="4F3DF027" w14:textId="3D9D3027" w:rsidR="564C8C01" w:rsidRDefault="564C8C01" w:rsidP="564C8C01"/>
    <w:p w14:paraId="163172AE" w14:textId="19D4E3D7" w:rsidR="564C8C01" w:rsidRDefault="564C8C01" w:rsidP="564C8C01"/>
    <w:p w14:paraId="3AD193C1" w14:textId="71074651" w:rsidR="00820CBF" w:rsidRDefault="00A15236" w:rsidP="117A40C9">
      <w:pPr>
        <w:pStyle w:val="TOCEntry"/>
        <w:rPr>
          <w:rFonts w:ascii="Times New Roman" w:hAnsi="Times New Roman"/>
        </w:rPr>
      </w:pPr>
      <w:r>
        <w:rPr>
          <w:noProof/>
        </w:rPr>
        <w:pict w14:anchorId="58F5848F">
          <v:shape id="图片 9" o:spid="_x0000_s2056" type="#_x0000_t75" alt="" style="position:absolute;margin-left:1.05pt;margin-top:38.75pt;width:481.7pt;height:137.15pt;z-index:251658245;visibility:visible;mso-wrap-edited:f;mso-width-percent:0;mso-height-percent:0;mso-width-percent:0;mso-height-percent:0">
            <v:imagedata r:id="rId31" o:title=""/>
            <o:lock v:ext="edit" cropping="t" verticies="t"/>
            <w10:wrap type="topAndBottom"/>
          </v:shape>
        </w:pict>
      </w:r>
    </w:p>
    <w:p w14:paraId="0934CFBC" w14:textId="2AA218C5" w:rsidR="00CD5544" w:rsidRPr="00CD5544" w:rsidRDefault="009F0782" w:rsidP="00AC2FF0">
      <w:pPr>
        <w:pStyle w:val="Heading2"/>
        <w:numPr>
          <w:ilvl w:val="1"/>
          <w:numId w:val="34"/>
        </w:numPr>
        <w:rPr>
          <w:rFonts w:ascii="Times New Roman" w:hAnsi="Times New Roman"/>
        </w:rPr>
      </w:pPr>
      <w:bookmarkStart w:id="76" w:name="_Toc222998659"/>
      <w:r>
        <w:rPr>
          <w:rFonts w:ascii="Times New Roman" w:hAnsi="Times New Roman"/>
        </w:rPr>
        <w:br w:type="page"/>
      </w:r>
      <w:r w:rsidR="00A15236">
        <w:rPr>
          <w:noProof/>
        </w:rPr>
        <w:lastRenderedPageBreak/>
        <w:pict w14:anchorId="4D9A72F5">
          <v:shape id="_x0000_s2055" type="#_x0000_t75" alt="" style="position:absolute;left:0;text-align:left;margin-left:-17.85pt;margin-top:38.75pt;width:482pt;height:250.9pt;z-index:-251658216;visibility:visible;mso-wrap-edited:f;mso-width-percent:0;mso-height-percent:0;mso-width-percent:0;mso-height-percent:0" wrapcoords="-34 0 -34 21536 21600 21536 21600 0 -34 0">
            <v:imagedata r:id="rId32" o:title=""/>
            <w10:wrap type="tight"/>
          </v:shape>
        </w:pict>
      </w:r>
      <w:r w:rsidR="00B05CC6" w:rsidRPr="117A40C9">
        <w:rPr>
          <w:rFonts w:ascii="Times New Roman" w:hAnsi="Times New Roman"/>
        </w:rPr>
        <w:t>Class Diagram</w:t>
      </w:r>
      <w:bookmarkStart w:id="77" w:name="_Toc222998080"/>
      <w:bookmarkStart w:id="78" w:name="_Toc222998660"/>
      <w:bookmarkEnd w:id="76"/>
      <w:bookmarkEnd w:id="77"/>
      <w:bookmarkEnd w:id="78"/>
    </w:p>
    <w:p w14:paraId="48776F4F" w14:textId="502AADE7" w:rsidR="00AE0288" w:rsidRPr="00AE0288" w:rsidRDefault="00AE0288" w:rsidP="00AE0288"/>
    <w:p w14:paraId="6229111E" w14:textId="6E6F2C4D" w:rsidR="001309D8" w:rsidRPr="001309D8" w:rsidRDefault="001309D8" w:rsidP="001309D8"/>
    <w:p w14:paraId="5ACBE8E8" w14:textId="13A708E1" w:rsidR="007837B0" w:rsidRPr="007837B0" w:rsidRDefault="007837B0" w:rsidP="007837B0"/>
    <w:p w14:paraId="4F343E9C" w14:textId="7A4A6CBF" w:rsidR="00B05CC6" w:rsidRDefault="00AE6411" w:rsidP="00AC2FF0">
      <w:pPr>
        <w:pStyle w:val="Heading2"/>
        <w:numPr>
          <w:ilvl w:val="1"/>
          <w:numId w:val="34"/>
        </w:numPr>
        <w:rPr>
          <w:rFonts w:ascii="Times New Roman" w:hAnsi="Times New Roman"/>
        </w:rPr>
      </w:pPr>
      <w:bookmarkStart w:id="79" w:name="_Toc222998661"/>
      <w:r w:rsidRPr="117A40C9">
        <w:rPr>
          <w:rFonts w:ascii="Times New Roman" w:hAnsi="Times New Roman"/>
        </w:rPr>
        <w:t>Key Boundary Classes and Control Classes</w:t>
      </w:r>
      <w:bookmarkEnd w:id="79"/>
    </w:p>
    <w:p w14:paraId="42667ECF" w14:textId="5ED17EEE" w:rsidR="00C20107" w:rsidRDefault="00C20107" w:rsidP="117A40C9">
      <w:pPr>
        <w:rPr>
          <w:rFonts w:ascii="Times New Roman" w:hAnsi="Times New Roman"/>
        </w:rPr>
      </w:pPr>
    </w:p>
    <w:p w14:paraId="4D4F3A07" w14:textId="2B8F015D" w:rsidR="00C20107" w:rsidRPr="00C20107" w:rsidRDefault="00C20107" w:rsidP="117A40C9">
      <w:pPr>
        <w:rPr>
          <w:rFonts w:ascii="Times New Roman" w:hAnsi="Times New Roman"/>
        </w:rPr>
      </w:pPr>
    </w:p>
    <w:p w14:paraId="124BA01E" w14:textId="6E14C6AE" w:rsidR="00DA6C27" w:rsidRPr="00DA6C27" w:rsidRDefault="00A15236" w:rsidP="117A40C9">
      <w:pPr>
        <w:rPr>
          <w:rFonts w:ascii="Times New Roman" w:hAnsi="Times New Roman"/>
        </w:rPr>
      </w:pPr>
      <w:r>
        <w:rPr>
          <w:noProof/>
        </w:rPr>
        <w:pict w14:anchorId="5A4D6AB5">
          <v:shape id="图片 7" o:spid="_x0000_s2054" type="#_x0000_t75" alt="" style="position:absolute;margin-left:61.8pt;margin-top:12.15pt;width:334.7pt;height:186.45pt;z-index:251658240;visibility:visible;mso-wrap-edited:f;mso-width-percent:0;mso-height-percent:0;mso-width-percent:0;mso-height-percent:0">
            <v:imagedata r:id="rId33" o:title=""/>
            <o:lock v:ext="edit" cropping="t" verticies="t"/>
            <w10:wrap type="square"/>
          </v:shape>
        </w:pict>
      </w:r>
    </w:p>
    <w:p w14:paraId="4127F006" w14:textId="10FA517C" w:rsidR="00B05CC6" w:rsidRPr="00B05CC6" w:rsidRDefault="00B05CC6" w:rsidP="117A40C9">
      <w:pPr>
        <w:rPr>
          <w:rFonts w:ascii="Times New Roman" w:hAnsi="Times New Roman"/>
          <w:b/>
          <w:bCs/>
        </w:rPr>
      </w:pPr>
    </w:p>
    <w:p w14:paraId="11B5FCAF" w14:textId="519A1911" w:rsidR="00AC0474" w:rsidRDefault="00AA266F" w:rsidP="00AC2FF0">
      <w:pPr>
        <w:pStyle w:val="Heading2"/>
        <w:numPr>
          <w:ilvl w:val="1"/>
          <w:numId w:val="34"/>
        </w:numPr>
      </w:pPr>
      <w:bookmarkStart w:id="80" w:name="_Toc222998662"/>
      <w:bookmarkStart w:id="81" w:name="_Toc439994698"/>
      <w:r>
        <w:br w:type="page"/>
      </w:r>
      <w:r w:rsidR="00AC0474" w:rsidRPr="117A40C9">
        <w:lastRenderedPageBreak/>
        <w:t>Dialog Maps</w:t>
      </w:r>
      <w:bookmarkEnd w:id="80"/>
    </w:p>
    <w:p w14:paraId="78BD0CBC" w14:textId="64B93033" w:rsidR="000D0215" w:rsidRPr="000D0215" w:rsidRDefault="009C3035" w:rsidP="71970276">
      <w:pPr>
        <w:pStyle w:val="Heading3"/>
        <w:spacing w:before="0"/>
        <w:jc w:val="both"/>
        <w:rPr>
          <w:rFonts w:ascii="Times New Roman" w:hAnsi="Times New Roman"/>
        </w:rPr>
      </w:pPr>
      <w:r w:rsidRPr="117A40C9">
        <w:rPr>
          <w:rFonts w:ascii="Times New Roman" w:hAnsi="Times New Roman"/>
        </w:rPr>
        <w:t>User Preference Profile</w:t>
      </w:r>
    </w:p>
    <w:p w14:paraId="644D9545" w14:textId="019E2C96" w:rsidR="3D574FCD" w:rsidRDefault="00A15236" w:rsidP="71970276">
      <w:r>
        <w:rPr>
          <w:noProof/>
        </w:rPr>
        <w:pict w14:anchorId="224C3617">
          <v:shape id="_x0000_i1025" type="#_x0000_t75" alt="" style="width:298pt;height:482.65pt;visibility:visible;mso-width-percent:0;mso-height-percent:0;mso-width-percent:0;mso-height-percent:0">
            <v:imagedata r:id="rId34" o:title=""/>
            <o:lock v:ext="edit" rotation="t" cropping="t" verticies="t"/>
          </v:shape>
        </w:pict>
      </w:r>
    </w:p>
    <w:p w14:paraId="0FEA4873" w14:textId="77777777" w:rsidR="0035158B" w:rsidRPr="0035158B" w:rsidRDefault="0035158B" w:rsidP="117A40C9">
      <w:pPr>
        <w:rPr>
          <w:rFonts w:ascii="Times New Roman" w:hAnsi="Times New Roman"/>
        </w:rPr>
      </w:pPr>
    </w:p>
    <w:p w14:paraId="6262EFD2" w14:textId="1E6A1945" w:rsidR="00AC0474" w:rsidRPr="00AC0474" w:rsidRDefault="00AC0474" w:rsidP="117A40C9">
      <w:pPr>
        <w:rPr>
          <w:rFonts w:ascii="Times New Roman" w:hAnsi="Times New Roman"/>
        </w:rPr>
      </w:pPr>
    </w:p>
    <w:p w14:paraId="1041E8F5" w14:textId="7DC38EB2" w:rsidR="0035158B" w:rsidRPr="009C3035" w:rsidRDefault="0035158B" w:rsidP="71970276">
      <w:pPr>
        <w:pStyle w:val="Heading3"/>
      </w:pPr>
      <w:r w:rsidRPr="117A40C9">
        <w:t>Trip Request Input</w:t>
      </w:r>
    </w:p>
    <w:p w14:paraId="15F52B96" w14:textId="2C211690" w:rsidR="6FEEB272" w:rsidRDefault="00A15236" w:rsidP="71970276">
      <w:r>
        <w:rPr>
          <w:noProof/>
        </w:rPr>
        <w:pict w14:anchorId="64F40DEC">
          <v:shape id="图片 1" o:spid="_x0000_i1026" type="#_x0000_t75" style="width:298pt;height:482.65pt;visibility:visible;mso-wrap-style:square">
            <v:imagedata r:id="rId34" o:title=""/>
            <o:lock v:ext="edit" rotation="t" cropping="t" verticies="t"/>
          </v:shape>
        </w:pict>
      </w:r>
    </w:p>
    <w:p w14:paraId="329D60A5" w14:textId="759071B4" w:rsidR="000D0215" w:rsidRPr="000D0215" w:rsidRDefault="00957500" w:rsidP="579C6C33">
      <w:pPr>
        <w:pStyle w:val="Heading3"/>
        <w:rPr>
          <w:rFonts w:ascii="Times New Roman" w:hAnsi="Times New Roman"/>
        </w:rPr>
      </w:pPr>
      <w:r w:rsidRPr="117A40C9">
        <w:rPr>
          <w:rFonts w:ascii="Times New Roman" w:hAnsi="Times New Roman"/>
        </w:rPr>
        <w:t>Assess Transport Conditions and Generate Risk Score</w:t>
      </w:r>
    </w:p>
    <w:p w14:paraId="13EA103E" w14:textId="2332C5C5" w:rsidR="579C6C33" w:rsidRDefault="3909853A" w:rsidP="769DB9DE">
      <w:pPr>
        <w:spacing w:before="240" w:after="240"/>
        <w:rPr>
          <w:rFonts w:eastAsia="Times" w:cs="Times"/>
          <w:szCs w:val="24"/>
        </w:rPr>
      </w:pPr>
      <w:r>
        <w:t>*</w:t>
      </w:r>
      <w:r w:rsidRPr="769DB9DE">
        <w:rPr>
          <w:rFonts w:eastAsia="Times" w:cs="Times"/>
          <w:b/>
          <w:bCs/>
          <w:szCs w:val="24"/>
        </w:rPr>
        <w:t xml:space="preserve"> </w:t>
      </w:r>
      <w:proofErr w:type="gramStart"/>
      <w:r w:rsidRPr="769DB9DE">
        <w:rPr>
          <w:rFonts w:eastAsia="Times" w:cs="Times"/>
          <w:szCs w:val="24"/>
        </w:rPr>
        <w:t>in</w:t>
      </w:r>
      <w:proofErr w:type="gramEnd"/>
      <w:r w:rsidRPr="769DB9DE">
        <w:rPr>
          <w:rFonts w:eastAsia="Times" w:cs="Times"/>
          <w:szCs w:val="24"/>
        </w:rPr>
        <w:t xml:space="preserve"> Initiate Route Generation, remove </w:t>
      </w:r>
      <w:proofErr w:type="spellStart"/>
      <w:r w:rsidRPr="769DB9DE">
        <w:rPr>
          <w:rFonts w:eastAsia="Times" w:cs="Times"/>
          <w:szCs w:val="24"/>
        </w:rPr>
        <w:t>departureTime</w:t>
      </w:r>
      <w:proofErr w:type="spellEnd"/>
      <w:r w:rsidRPr="769DB9DE">
        <w:rPr>
          <w:rFonts w:eastAsia="Times" w:cs="Times"/>
          <w:szCs w:val="24"/>
        </w:rPr>
        <w:t>.</w:t>
      </w:r>
    </w:p>
    <w:p w14:paraId="613B7682" w14:textId="7F64ED05" w:rsidR="579C6C33" w:rsidRDefault="3909853A" w:rsidP="769DB9DE">
      <w:pPr>
        <w:spacing w:before="240" w:after="240"/>
        <w:rPr>
          <w:rFonts w:eastAsia="Times" w:cs="Times"/>
          <w:szCs w:val="24"/>
        </w:rPr>
      </w:pPr>
      <w:r w:rsidRPr="769DB9DE">
        <w:rPr>
          <w:rFonts w:eastAsia="Times" w:cs="Times"/>
          <w:szCs w:val="24"/>
        </w:rPr>
        <w:t xml:space="preserve">* </w:t>
      </w:r>
      <w:proofErr w:type="gramStart"/>
      <w:r w:rsidRPr="769DB9DE">
        <w:rPr>
          <w:rFonts w:eastAsia="Times" w:cs="Times"/>
          <w:szCs w:val="24"/>
        </w:rPr>
        <w:t>remove</w:t>
      </w:r>
      <w:proofErr w:type="gramEnd"/>
      <w:r w:rsidRPr="769DB9DE">
        <w:rPr>
          <w:rFonts w:eastAsia="Times" w:cs="Times"/>
          <w:szCs w:val="24"/>
        </w:rPr>
        <w:t xml:space="preserve"> all hybrid taxi logic:</w:t>
      </w:r>
    </w:p>
    <w:p w14:paraId="18206025" w14:textId="0B959916" w:rsidR="579C6C33" w:rsidRDefault="3909853A" w:rsidP="00AC2FF0">
      <w:pPr>
        <w:pStyle w:val="ListParagraph"/>
        <w:numPr>
          <w:ilvl w:val="0"/>
          <w:numId w:val="35"/>
        </w:numPr>
        <w:rPr>
          <w:rFonts w:eastAsia="Times" w:cs="Times"/>
          <w:szCs w:val="24"/>
        </w:rPr>
      </w:pPr>
      <w:r w:rsidRPr="769DB9DE">
        <w:rPr>
          <w:rFonts w:eastAsia="Times" w:cs="Times"/>
          <w:szCs w:val="24"/>
        </w:rPr>
        <w:t xml:space="preserve">delete the guard </w:t>
      </w:r>
      <w:proofErr w:type="spellStart"/>
      <w:r w:rsidRPr="769DB9DE">
        <w:rPr>
          <w:rFonts w:eastAsia="Times" w:cs="Times"/>
          <w:szCs w:val="24"/>
        </w:rPr>
        <w:t>activeProfile.hybridTaxiEnabled</w:t>
      </w:r>
      <w:proofErr w:type="spellEnd"/>
      <w:r w:rsidRPr="769DB9DE">
        <w:rPr>
          <w:rFonts w:eastAsia="Times" w:cs="Times"/>
          <w:szCs w:val="24"/>
        </w:rPr>
        <w:t xml:space="preserve"> == true/false </w:t>
      </w:r>
    </w:p>
    <w:p w14:paraId="11664564" w14:textId="46B7A4A0" w:rsidR="579C6C33" w:rsidRDefault="3909853A" w:rsidP="00AC2FF0">
      <w:pPr>
        <w:pStyle w:val="ListParagraph"/>
        <w:numPr>
          <w:ilvl w:val="0"/>
          <w:numId w:val="35"/>
        </w:numPr>
        <w:rPr>
          <w:rFonts w:eastAsia="Times" w:cs="Times"/>
          <w:szCs w:val="24"/>
        </w:rPr>
      </w:pPr>
      <w:r w:rsidRPr="769DB9DE">
        <w:rPr>
          <w:rFonts w:eastAsia="Times" w:cs="Times"/>
          <w:szCs w:val="24"/>
        </w:rPr>
        <w:t xml:space="preserve">delete Generate Hybrid Taxi Routes </w:t>
      </w:r>
    </w:p>
    <w:p w14:paraId="487FB93C" w14:textId="3EA9664C" w:rsidR="579C6C33" w:rsidRDefault="3909853A" w:rsidP="00AC2FF0">
      <w:pPr>
        <w:pStyle w:val="ListParagraph"/>
        <w:numPr>
          <w:ilvl w:val="0"/>
          <w:numId w:val="35"/>
        </w:numPr>
        <w:rPr>
          <w:rFonts w:eastAsia="Times" w:cs="Times"/>
          <w:szCs w:val="24"/>
        </w:rPr>
      </w:pPr>
      <w:r w:rsidRPr="769DB9DE">
        <w:rPr>
          <w:rFonts w:eastAsia="Times" w:cs="Times"/>
          <w:szCs w:val="24"/>
        </w:rPr>
        <w:t>delete any hybrid-taxi-specific branching inside transport mode generation</w:t>
      </w:r>
    </w:p>
    <w:p w14:paraId="2780C4EF" w14:textId="4A69FD76" w:rsidR="579C6C33" w:rsidRDefault="441721B9" w:rsidP="579C6C33">
      <w:r>
        <w:t>*</w:t>
      </w:r>
      <w:proofErr w:type="gramStart"/>
      <w:r>
        <w:t>in</w:t>
      </w:r>
      <w:proofErr w:type="gramEnd"/>
      <w:r>
        <w:t xml:space="preserve"> Assing route attribute may include estimated travel cost, walking requirement and route level risk indicator</w:t>
      </w:r>
    </w:p>
    <w:p w14:paraId="29E576A0" w14:textId="11E6BD36" w:rsidR="579C6C33" w:rsidRDefault="579C6C33" w:rsidP="579C6C33">
      <w:r>
        <w:br/>
      </w:r>
    </w:p>
    <w:p w14:paraId="1CC2B426" w14:textId="46078A55" w:rsidR="00093710" w:rsidRPr="00093710" w:rsidRDefault="00A15236" w:rsidP="117A40C9">
      <w:pPr>
        <w:rPr>
          <w:rFonts w:ascii="Times New Roman" w:hAnsi="Times New Roman"/>
        </w:rPr>
      </w:pPr>
      <w:r>
        <w:rPr>
          <w:noProof/>
        </w:rPr>
        <w:lastRenderedPageBreak/>
        <w:pict w14:anchorId="2040D14F">
          <v:shape id="图片 4" o:spid="_x0000_s2053" type="#_x0000_t75" alt="" style="position:absolute;margin-left:27.4pt;margin-top:12.9pt;width:384.75pt;height:9in;z-index:-251658220;visibility:visible;mso-wrap-edited:f;mso-width-percent:0;mso-height-percent:0;mso-width-percent:0;mso-height-percent:0" wrapcoords="-42 0 -42 21575 21600 21575 21600 0 -42 0">
            <v:imagedata r:id="rId35" o:title=""/>
            <o:lock v:ext="edit" cropping="t" verticies="t"/>
            <w10:wrap type="through"/>
          </v:shape>
        </w:pict>
      </w:r>
    </w:p>
    <w:p w14:paraId="6E304BC5" w14:textId="752AF099" w:rsidR="00957500" w:rsidRPr="00957500" w:rsidRDefault="00A15236" w:rsidP="0695D7A5">
      <w:pPr>
        <w:pStyle w:val="Heading3"/>
        <w:rPr>
          <w:rFonts w:ascii="Times New Roman" w:hAnsi="Times New Roman"/>
        </w:rPr>
      </w:pPr>
      <w:r>
        <w:rPr>
          <w:noProof/>
        </w:rPr>
        <w:lastRenderedPageBreak/>
        <w:pict w14:anchorId="22AC0C27">
          <v:shape id="图片 3" o:spid="_x0000_s2052" type="#_x0000_t75" alt="" style="position:absolute;left:0;text-align:left;margin-left:.1pt;margin-top:38pt;width:410.1pt;height:570.8pt;z-index:-251658219;visibility:visible;mso-wrap-edited:f;mso-width-percent:0;mso-height-percent:0;mso-width-percent:0;mso-height-percent:0">
            <v:imagedata r:id="rId36" o:title=""/>
            <o:lock v:ext="edit" cropping="t" verticies="t"/>
            <w10:wrap type="topAndBottom"/>
          </v:shape>
        </w:pict>
      </w:r>
      <w:r w:rsidR="00BE565A" w:rsidRPr="117A40C9">
        <w:rPr>
          <w:rFonts w:ascii="Times New Roman" w:hAnsi="Times New Roman"/>
        </w:rPr>
        <w:t>Route Generation and Ranking</w:t>
      </w:r>
    </w:p>
    <w:p w14:paraId="14122F33" w14:textId="51520A6E" w:rsidR="0695D7A5" w:rsidRDefault="3B2C0891" w:rsidP="02152E3A">
      <w:r>
        <w:t>*</w:t>
      </w:r>
      <w:r w:rsidRPr="02152E3A">
        <w:rPr>
          <w:rFonts w:eastAsia="Times" w:cs="Times"/>
          <w:szCs w:val="24"/>
        </w:rPr>
        <w:t xml:space="preserve"> In Initiate Transport Condition Assessment: remove departure time</w:t>
      </w:r>
    </w:p>
    <w:p w14:paraId="0B17FD0B" w14:textId="749E4B54" w:rsidR="00A3C68F" w:rsidRDefault="00A3C68F" w:rsidP="02152E3A">
      <w:pPr>
        <w:rPr>
          <w:rFonts w:eastAsia="Times" w:cs="Times"/>
          <w:szCs w:val="24"/>
        </w:rPr>
      </w:pPr>
      <w:r w:rsidRPr="02152E3A">
        <w:rPr>
          <w:rFonts w:eastAsia="Times" w:cs="Times"/>
          <w:szCs w:val="24"/>
        </w:rPr>
        <w:t xml:space="preserve">* In </w:t>
      </w:r>
      <w:proofErr w:type="gramStart"/>
      <w:r w:rsidRPr="02152E3A">
        <w:rPr>
          <w:rFonts w:eastAsia="Times" w:cs="Times"/>
          <w:szCs w:val="24"/>
        </w:rPr>
        <w:t>assess</w:t>
      </w:r>
      <w:proofErr w:type="gramEnd"/>
      <w:r w:rsidRPr="02152E3A">
        <w:rPr>
          <w:rFonts w:eastAsia="Times" w:cs="Times"/>
          <w:szCs w:val="24"/>
        </w:rPr>
        <w:t xml:space="preserve"> crowding and delay risk: add Unknown to both risk-category outputs</w:t>
      </w:r>
    </w:p>
    <w:p w14:paraId="518B0521" w14:textId="034651CD" w:rsidR="22888AFD" w:rsidRDefault="22888AFD" w:rsidP="02152E3A">
      <w:pPr>
        <w:rPr>
          <w:rFonts w:eastAsia="Times" w:cs="Times"/>
          <w:szCs w:val="24"/>
        </w:rPr>
      </w:pPr>
      <w:r w:rsidRPr="02152E3A">
        <w:rPr>
          <w:rFonts w:eastAsia="Times" w:cs="Times"/>
          <w:szCs w:val="24"/>
        </w:rPr>
        <w:t xml:space="preserve">* </w:t>
      </w:r>
      <w:proofErr w:type="gramStart"/>
      <w:r w:rsidRPr="02152E3A">
        <w:rPr>
          <w:rFonts w:eastAsia="Times" w:cs="Times"/>
          <w:szCs w:val="24"/>
        </w:rPr>
        <w:t>typo</w:t>
      </w:r>
      <w:proofErr w:type="gramEnd"/>
      <w:r w:rsidRPr="02152E3A">
        <w:rPr>
          <w:rFonts w:eastAsia="Times" w:cs="Times"/>
          <w:szCs w:val="24"/>
        </w:rPr>
        <w:t xml:space="preserve"> error under check data </w:t>
      </w:r>
      <w:proofErr w:type="spellStart"/>
      <w:r w:rsidRPr="02152E3A">
        <w:rPr>
          <w:rFonts w:eastAsia="Times" w:cs="Times"/>
          <w:szCs w:val="24"/>
        </w:rPr>
        <w:t>fressness</w:t>
      </w:r>
      <w:proofErr w:type="spellEnd"/>
      <w:r w:rsidRPr="02152E3A">
        <w:rPr>
          <w:rFonts w:eastAsia="Times" w:cs="Times"/>
          <w:szCs w:val="24"/>
        </w:rPr>
        <w:t>: any source state or unavailable (state -&gt; stale)</w:t>
      </w:r>
    </w:p>
    <w:p w14:paraId="614FC71E" w14:textId="77777777" w:rsidR="00093710" w:rsidRPr="00093710" w:rsidRDefault="00093710" w:rsidP="117A40C9">
      <w:pPr>
        <w:rPr>
          <w:rFonts w:ascii="Times New Roman" w:hAnsi="Times New Roman"/>
        </w:rPr>
      </w:pPr>
    </w:p>
    <w:p w14:paraId="5DFA3754" w14:textId="382CCA7A" w:rsidR="000D4223" w:rsidRPr="000D4223" w:rsidRDefault="00E56685" w:rsidP="00AC2FF0">
      <w:pPr>
        <w:pStyle w:val="Heading3"/>
        <w:numPr>
          <w:ilvl w:val="2"/>
          <w:numId w:val="34"/>
        </w:numPr>
        <w:rPr>
          <w:rFonts w:ascii="Times New Roman" w:hAnsi="Times New Roman"/>
        </w:rPr>
      </w:pPr>
      <w:r w:rsidRPr="117A40C9">
        <w:rPr>
          <w:rFonts w:ascii="Times New Roman" w:hAnsi="Times New Roman"/>
        </w:rPr>
        <w:br w:type="page"/>
      </w:r>
      <w:r w:rsidR="00A15236">
        <w:rPr>
          <w:noProof/>
        </w:rPr>
        <w:lastRenderedPageBreak/>
        <w:pict w14:anchorId="47F87D9C">
          <v:shape id="图片 2" o:spid="_x0000_s2051" type="#_x0000_t75" alt="" style="position:absolute;left:0;text-align:left;margin-left:.1pt;margin-top:112.95pt;width:482.2pt;height:328.9pt;z-index:251658242;visibility:visible;mso-wrap-edited:f;mso-width-percent:0;mso-height-percent:0;mso-width-percent:0;mso-height-percent:0">
            <v:imagedata r:id="rId37" o:title=""/>
            <o:lock v:ext="edit" cropping="t" verticies="t"/>
            <w10:wrap type="topAndBottom"/>
          </v:shape>
        </w:pict>
      </w:r>
      <w:r w:rsidR="000D4223" w:rsidRPr="117A40C9">
        <w:rPr>
          <w:rFonts w:ascii="Times New Roman" w:hAnsi="Times New Roman"/>
        </w:rPr>
        <w:t>Data Freshness, Fallback &amp; Settings</w:t>
      </w:r>
    </w:p>
    <w:p w14:paraId="111FF2E5" w14:textId="3023B87D" w:rsidR="00AC0474" w:rsidRDefault="00717783" w:rsidP="00AC2FF0">
      <w:pPr>
        <w:pStyle w:val="Heading2"/>
        <w:numPr>
          <w:ilvl w:val="1"/>
          <w:numId w:val="34"/>
        </w:numPr>
        <w:rPr>
          <w:rFonts w:ascii="Times New Roman" w:hAnsi="Times New Roman"/>
        </w:rPr>
      </w:pPr>
      <w:r>
        <w:rPr>
          <w:rFonts w:ascii="Times New Roman" w:hAnsi="Times New Roman"/>
        </w:rPr>
        <w:br w:type="page"/>
      </w:r>
      <w:r w:rsidR="00A15236">
        <w:rPr>
          <w:noProof/>
        </w:rPr>
        <w:lastRenderedPageBreak/>
        <w:pict w14:anchorId="57F2A9B8">
          <v:shape id="_x0000_s2050" type="#_x0000_t75" alt="" style="position:absolute;left:0;text-align:left;margin-left:0;margin-top:52.95pt;width:482.7pt;height:398.95pt;z-index:-251658218;visibility:visible;mso-wrap-edited:f;mso-width-percent:0;mso-height-percent:0;mso-width-percent:0;mso-height-percent:0" wrapcoords="-34 0 -34 21559 21600 21559 21600 0 -34 0">
            <v:imagedata r:id="rId38" o:title=""/>
            <w10:wrap type="tight"/>
          </v:shape>
        </w:pict>
      </w:r>
      <w:r w:rsidR="003130AA">
        <w:rPr>
          <w:rFonts w:ascii="Times New Roman" w:hAnsi="Times New Roman"/>
        </w:rPr>
        <w:t>System Architecture</w:t>
      </w:r>
    </w:p>
    <w:p w14:paraId="243C299B" w14:textId="77777777" w:rsidR="006344BA" w:rsidRDefault="006344BA" w:rsidP="006344BA"/>
    <w:p w14:paraId="46705AEF" w14:textId="67D9F89E" w:rsidR="006344BA" w:rsidRPr="006344BA" w:rsidRDefault="006344BA" w:rsidP="006344BA"/>
    <w:p w14:paraId="613F2D5A" w14:textId="1E89C956" w:rsidR="000D0C86" w:rsidRPr="000D0C86" w:rsidRDefault="000D0C86" w:rsidP="000D0C86"/>
    <w:p w14:paraId="14F7277C" w14:textId="32EE8283" w:rsidR="00303F11" w:rsidRPr="00303F11" w:rsidRDefault="00303F11" w:rsidP="00303F11"/>
    <w:p w14:paraId="3603B744" w14:textId="77777777" w:rsidR="003130AA" w:rsidRPr="003130AA" w:rsidRDefault="003130AA" w:rsidP="003130AA"/>
    <w:p w14:paraId="1D7DA78C" w14:textId="48A2B639" w:rsidR="009D661C" w:rsidRDefault="009D661C" w:rsidP="117A40C9">
      <w:pPr>
        <w:pStyle w:val="TOCEntry"/>
        <w:rPr>
          <w:rFonts w:ascii="Times New Roman" w:hAnsi="Times New Roman"/>
        </w:rPr>
      </w:pPr>
      <w:bookmarkStart w:id="82" w:name="_Toc222998663"/>
      <w:r w:rsidRPr="117A40C9">
        <w:rPr>
          <w:rFonts w:ascii="Times New Roman" w:hAnsi="Times New Roman"/>
        </w:rPr>
        <w:t xml:space="preserve">Appendix </w:t>
      </w:r>
      <w:r>
        <w:rPr>
          <w:rFonts w:ascii="Times New Roman" w:hAnsi="Times New Roman"/>
        </w:rPr>
        <w:t>C</w:t>
      </w:r>
      <w:r w:rsidRPr="117A40C9">
        <w:rPr>
          <w:rFonts w:ascii="Times New Roman" w:hAnsi="Times New Roman"/>
        </w:rPr>
        <w:t xml:space="preserve">: </w:t>
      </w:r>
      <w:r>
        <w:rPr>
          <w:rFonts w:ascii="Times New Roman" w:hAnsi="Times New Roman"/>
        </w:rPr>
        <w:t>Test Cases</w:t>
      </w:r>
    </w:p>
    <w:p w14:paraId="50980017" w14:textId="77777777" w:rsidR="00B06B2F" w:rsidRPr="00B06B2F" w:rsidRDefault="00B06B2F" w:rsidP="00AC2FF0">
      <w:pPr>
        <w:pStyle w:val="Heading1"/>
        <w:numPr>
          <w:ilvl w:val="0"/>
          <w:numId w:val="34"/>
        </w:numPr>
        <w:rPr>
          <w:rFonts w:ascii="Times New Roman" w:hAnsi="Times New Roman"/>
        </w:rPr>
      </w:pPr>
      <w:r w:rsidRPr="00B06B2F">
        <w:rPr>
          <w:rFonts w:ascii="Times New Roman" w:hAnsi="Times New Roman"/>
        </w:rPr>
        <w:t>Workflow 1: Public Transit Search — Full Journey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7776"/>
      </w:tblGrid>
      <w:tr w:rsidR="00B06B2F" w:rsidRPr="00B06B2F" w14:paraId="27F256ED" w14:textId="77777777">
        <w:trPr>
          <w:jc w:val="center"/>
        </w:trPr>
        <w:tc>
          <w:tcPr>
            <w:tcW w:w="2016" w:type="dxa"/>
            <w:shd w:val="clear" w:color="auto" w:fill="D6E4F0"/>
          </w:tcPr>
          <w:p w14:paraId="724865BE" w14:textId="77777777" w:rsidR="00B06B2F" w:rsidRDefault="00B06B2F" w:rsidP="00B06B2F">
            <w:pPr>
              <w:rPr>
                <w:rFonts w:ascii="Times New Roman" w:hAnsi="Times New Roman"/>
              </w:rPr>
            </w:pPr>
            <w:r>
              <w:rPr>
                <w:rFonts w:ascii="Times New Roman" w:hAnsi="Times New Roman"/>
                <w:b/>
                <w:sz w:val="18"/>
              </w:rPr>
              <w:t>Estimated Time</w:t>
            </w:r>
          </w:p>
        </w:tc>
        <w:tc>
          <w:tcPr>
            <w:tcW w:w="7776" w:type="dxa"/>
          </w:tcPr>
          <w:p w14:paraId="5E741FBC" w14:textId="77777777" w:rsidR="00B06B2F" w:rsidRDefault="00B06B2F" w:rsidP="00B06B2F">
            <w:pPr>
              <w:rPr>
                <w:rFonts w:ascii="Times New Roman" w:hAnsi="Times New Roman"/>
              </w:rPr>
            </w:pPr>
            <w:r>
              <w:rPr>
                <w:rFonts w:ascii="Times New Roman" w:hAnsi="Times New Roman"/>
                <w:sz w:val="18"/>
              </w:rPr>
              <w:t>~3 min</w:t>
            </w:r>
          </w:p>
        </w:tc>
      </w:tr>
      <w:tr w:rsidR="00B06B2F" w:rsidRPr="00B06B2F" w14:paraId="31BEA698" w14:textId="77777777">
        <w:trPr>
          <w:jc w:val="center"/>
        </w:trPr>
        <w:tc>
          <w:tcPr>
            <w:tcW w:w="2016" w:type="dxa"/>
            <w:shd w:val="clear" w:color="auto" w:fill="D6E4F0"/>
          </w:tcPr>
          <w:p w14:paraId="16FD7D98" w14:textId="77777777" w:rsidR="00B06B2F" w:rsidRDefault="00B06B2F" w:rsidP="00B06B2F">
            <w:pPr>
              <w:rPr>
                <w:rFonts w:ascii="Times New Roman" w:hAnsi="Times New Roman"/>
              </w:rPr>
            </w:pPr>
            <w:r>
              <w:rPr>
                <w:rFonts w:ascii="Times New Roman" w:hAnsi="Times New Roman"/>
                <w:b/>
                <w:sz w:val="18"/>
              </w:rPr>
              <w:t>Goal</w:t>
            </w:r>
          </w:p>
        </w:tc>
        <w:tc>
          <w:tcPr>
            <w:tcW w:w="7776" w:type="dxa"/>
          </w:tcPr>
          <w:p w14:paraId="15C7EC3D" w14:textId="77777777" w:rsidR="00B06B2F" w:rsidRDefault="00B06B2F" w:rsidP="00B06B2F">
            <w:pPr>
              <w:rPr>
                <w:rFonts w:ascii="Times New Roman" w:hAnsi="Times New Roman"/>
              </w:rPr>
            </w:pPr>
            <w:r>
              <w:rPr>
                <w:rFonts w:ascii="Times New Roman" w:hAnsi="Times New Roman"/>
                <w:sz w:val="18"/>
              </w:rPr>
              <w:t>Demonstrate the core user journey: search for a public transit route, explore results, inspect scoring, compare departure times, and view the route on the map.</w:t>
            </w:r>
          </w:p>
        </w:tc>
      </w:tr>
      <w:tr w:rsidR="00B06B2F" w:rsidRPr="00B06B2F" w14:paraId="4801B93C" w14:textId="77777777">
        <w:trPr>
          <w:jc w:val="center"/>
        </w:trPr>
        <w:tc>
          <w:tcPr>
            <w:tcW w:w="2016" w:type="dxa"/>
            <w:shd w:val="clear" w:color="auto" w:fill="D6E4F0"/>
          </w:tcPr>
          <w:p w14:paraId="7A09E52A" w14:textId="77777777" w:rsidR="00B06B2F" w:rsidRDefault="00B06B2F" w:rsidP="00B06B2F">
            <w:pPr>
              <w:rPr>
                <w:rFonts w:ascii="Times New Roman" w:hAnsi="Times New Roman"/>
              </w:rPr>
            </w:pPr>
            <w:r>
              <w:rPr>
                <w:rFonts w:ascii="Times New Roman" w:hAnsi="Times New Roman"/>
                <w:b/>
                <w:sz w:val="18"/>
              </w:rPr>
              <w:lastRenderedPageBreak/>
              <w:t>Test Cases Covered</w:t>
            </w:r>
          </w:p>
        </w:tc>
        <w:tc>
          <w:tcPr>
            <w:tcW w:w="7776" w:type="dxa"/>
          </w:tcPr>
          <w:p w14:paraId="68A97531" w14:textId="77777777" w:rsidR="00B06B2F" w:rsidRDefault="00B06B2F" w:rsidP="00B06B2F">
            <w:pPr>
              <w:rPr>
                <w:rFonts w:ascii="Times New Roman" w:hAnsi="Times New Roman"/>
              </w:rPr>
            </w:pPr>
            <w:r>
              <w:rPr>
                <w:rFonts w:ascii="Times New Roman" w:hAnsi="Times New Roman"/>
                <w:sz w:val="18"/>
              </w:rPr>
              <w:t>TC1, TC4, TC5, TC6, TC7, TC8, TC9, TC10, TC11, TC12, TC13, TC14, TC16, TC18, TC22, TC35, TC36, TC40</w:t>
            </w:r>
          </w:p>
        </w:tc>
      </w:tr>
    </w:tbl>
    <w:p w14:paraId="052C03E0" w14:textId="77777777" w:rsidR="00B06B2F" w:rsidRPr="00B06B2F" w:rsidRDefault="00B06B2F" w:rsidP="00B06B2F">
      <w:pPr>
        <w:rPr>
          <w:rFonts w:ascii="Times New Roman" w:hAnsi="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9"/>
        <w:gridCol w:w="3412"/>
        <w:gridCol w:w="2881"/>
        <w:gridCol w:w="3052"/>
      </w:tblGrid>
      <w:tr w:rsidR="00B06B2F" w:rsidRPr="00B06B2F" w14:paraId="6378C7DA" w14:textId="77777777">
        <w:trPr>
          <w:jc w:val="center"/>
        </w:trPr>
        <w:tc>
          <w:tcPr>
            <w:tcW w:w="504" w:type="dxa"/>
            <w:shd w:val="clear" w:color="auto" w:fill="1F3864"/>
          </w:tcPr>
          <w:p w14:paraId="049D4A06" w14:textId="77777777" w:rsidR="00B06B2F" w:rsidRDefault="00B06B2F" w:rsidP="00B06B2F">
            <w:pPr>
              <w:rPr>
                <w:rFonts w:ascii="Times New Roman" w:hAnsi="Times New Roman"/>
              </w:rPr>
            </w:pPr>
            <w:r>
              <w:rPr>
                <w:rFonts w:ascii="Times New Roman" w:hAnsi="Times New Roman"/>
                <w:b/>
                <w:color w:val="FFFFFF"/>
                <w:sz w:val="16"/>
              </w:rPr>
              <w:t>Step</w:t>
            </w:r>
          </w:p>
        </w:tc>
        <w:tc>
          <w:tcPr>
            <w:tcW w:w="3600" w:type="dxa"/>
            <w:shd w:val="clear" w:color="auto" w:fill="1F3864"/>
          </w:tcPr>
          <w:p w14:paraId="212D6AA6" w14:textId="77777777" w:rsidR="00B06B2F" w:rsidRDefault="00B06B2F" w:rsidP="00B06B2F">
            <w:pPr>
              <w:rPr>
                <w:rFonts w:ascii="Times New Roman" w:hAnsi="Times New Roman"/>
              </w:rPr>
            </w:pPr>
            <w:r>
              <w:rPr>
                <w:rFonts w:ascii="Times New Roman" w:hAnsi="Times New Roman"/>
                <w:b/>
                <w:color w:val="FFFFFF"/>
                <w:sz w:val="16"/>
              </w:rPr>
              <w:t>Action (What to Do)</w:t>
            </w:r>
          </w:p>
        </w:tc>
        <w:tc>
          <w:tcPr>
            <w:tcW w:w="3024" w:type="dxa"/>
            <w:shd w:val="clear" w:color="auto" w:fill="1F3864"/>
          </w:tcPr>
          <w:p w14:paraId="66612B0F" w14:textId="77777777" w:rsidR="00B06B2F" w:rsidRDefault="00B06B2F" w:rsidP="00B06B2F">
            <w:pPr>
              <w:rPr>
                <w:rFonts w:ascii="Times New Roman" w:hAnsi="Times New Roman"/>
              </w:rPr>
            </w:pPr>
            <w:r>
              <w:rPr>
                <w:rFonts w:ascii="Times New Roman" w:hAnsi="Times New Roman"/>
                <w:b/>
                <w:color w:val="FFFFFF"/>
                <w:sz w:val="16"/>
              </w:rPr>
              <w:t>Narration (What to Say)</w:t>
            </w:r>
          </w:p>
        </w:tc>
        <w:tc>
          <w:tcPr>
            <w:tcW w:w="3168" w:type="dxa"/>
            <w:shd w:val="clear" w:color="auto" w:fill="1F3864"/>
          </w:tcPr>
          <w:p w14:paraId="38BDC69A" w14:textId="77777777" w:rsidR="00B06B2F" w:rsidRDefault="00B06B2F" w:rsidP="00B06B2F">
            <w:pPr>
              <w:rPr>
                <w:rFonts w:ascii="Times New Roman" w:hAnsi="Times New Roman"/>
              </w:rPr>
            </w:pPr>
            <w:r>
              <w:rPr>
                <w:rFonts w:ascii="Times New Roman" w:hAnsi="Times New Roman"/>
                <w:b/>
                <w:color w:val="FFFFFF"/>
                <w:sz w:val="16"/>
              </w:rPr>
              <w:t>Expected Result / Verify</w:t>
            </w:r>
          </w:p>
        </w:tc>
      </w:tr>
      <w:tr w:rsidR="00B06B2F" w:rsidRPr="00B06B2F" w14:paraId="670944B6" w14:textId="77777777">
        <w:trPr>
          <w:jc w:val="center"/>
        </w:trPr>
        <w:tc>
          <w:tcPr>
            <w:tcW w:w="504" w:type="dxa"/>
            <w:shd w:val="clear" w:color="auto" w:fill="F7F9FC"/>
          </w:tcPr>
          <w:p w14:paraId="2B97E218" w14:textId="77777777" w:rsidR="00B06B2F" w:rsidRDefault="00B06B2F" w:rsidP="00B06B2F">
            <w:pPr>
              <w:rPr>
                <w:rFonts w:ascii="Times New Roman" w:hAnsi="Times New Roman"/>
              </w:rPr>
            </w:pPr>
            <w:r>
              <w:rPr>
                <w:rFonts w:ascii="Times New Roman" w:hAnsi="Times New Roman"/>
                <w:sz w:val="16"/>
              </w:rPr>
              <w:t>1</w:t>
            </w:r>
          </w:p>
        </w:tc>
        <w:tc>
          <w:tcPr>
            <w:tcW w:w="3600" w:type="dxa"/>
            <w:shd w:val="clear" w:color="auto" w:fill="F7F9FC"/>
          </w:tcPr>
          <w:p w14:paraId="7CC97BC5" w14:textId="77777777" w:rsidR="00B06B2F" w:rsidRDefault="00B06B2F" w:rsidP="00B06B2F">
            <w:pPr>
              <w:rPr>
                <w:rFonts w:ascii="Times New Roman" w:hAnsi="Times New Roman"/>
              </w:rPr>
            </w:pPr>
            <w:r>
              <w:rPr>
                <w:rFonts w:ascii="Times New Roman" w:hAnsi="Times New Roman"/>
                <w:sz w:val="16"/>
              </w:rPr>
              <w:t>Open the app. Show the Home screen with the empty search form.</w:t>
            </w:r>
          </w:p>
        </w:tc>
        <w:tc>
          <w:tcPr>
            <w:tcW w:w="3024" w:type="dxa"/>
            <w:shd w:val="clear" w:color="auto" w:fill="F7F9FC"/>
          </w:tcPr>
          <w:p w14:paraId="589E3897" w14:textId="77777777" w:rsidR="00B06B2F" w:rsidRDefault="00B06B2F" w:rsidP="00B06B2F">
            <w:pPr>
              <w:rPr>
                <w:rFonts w:ascii="Times New Roman" w:hAnsi="Times New Roman"/>
              </w:rPr>
            </w:pPr>
            <w:r w:rsidRPr="5DBC4B4C">
              <w:rPr>
                <w:rFonts w:ascii="Times New Roman" w:hAnsi="Times New Roman"/>
                <w:sz w:val="16"/>
                <w:szCs w:val="16"/>
              </w:rPr>
              <w:t xml:space="preserve">This is </w:t>
            </w:r>
            <w:proofErr w:type="spellStart"/>
            <w:r w:rsidRPr="5DBC4B4C">
              <w:rPr>
                <w:rFonts w:ascii="Times New Roman" w:hAnsi="Times New Roman"/>
                <w:sz w:val="16"/>
                <w:szCs w:val="16"/>
              </w:rPr>
              <w:t>SGTravelBud</w:t>
            </w:r>
            <w:proofErr w:type="spellEnd"/>
            <w:r w:rsidRPr="5DBC4B4C">
              <w:rPr>
                <w:rFonts w:ascii="Times New Roman" w:hAnsi="Times New Roman"/>
                <w:sz w:val="16"/>
                <w:szCs w:val="16"/>
              </w:rPr>
              <w:t xml:space="preserve"> — a smart transport routing app for Singapore.</w:t>
            </w:r>
          </w:p>
        </w:tc>
        <w:tc>
          <w:tcPr>
            <w:tcW w:w="3168" w:type="dxa"/>
            <w:shd w:val="clear" w:color="auto" w:fill="E8F5E9"/>
          </w:tcPr>
          <w:p w14:paraId="48EDD4CB" w14:textId="77777777" w:rsidR="00B06B2F" w:rsidRDefault="00B06B2F" w:rsidP="00B06B2F">
            <w:pPr>
              <w:rPr>
                <w:rFonts w:ascii="Times New Roman" w:hAnsi="Times New Roman"/>
              </w:rPr>
            </w:pPr>
            <w:r>
              <w:rPr>
                <w:rFonts w:ascii="Times New Roman" w:hAnsi="Times New Roman"/>
                <w:sz w:val="16"/>
              </w:rPr>
              <w:t>Map is visible. Search fields are empty. Search button is disabled.</w:t>
            </w:r>
          </w:p>
        </w:tc>
      </w:tr>
      <w:tr w:rsidR="00B06B2F" w:rsidRPr="00B06B2F" w14:paraId="4AFF1FE6" w14:textId="77777777">
        <w:trPr>
          <w:jc w:val="center"/>
        </w:trPr>
        <w:tc>
          <w:tcPr>
            <w:tcW w:w="504" w:type="dxa"/>
            <w:shd w:val="clear" w:color="auto" w:fill="FFFFFF"/>
          </w:tcPr>
          <w:p w14:paraId="699DF991" w14:textId="77777777" w:rsidR="00B06B2F" w:rsidRDefault="00B06B2F" w:rsidP="00B06B2F">
            <w:pPr>
              <w:rPr>
                <w:rFonts w:ascii="Times New Roman" w:hAnsi="Times New Roman"/>
              </w:rPr>
            </w:pPr>
            <w:r>
              <w:rPr>
                <w:rFonts w:ascii="Times New Roman" w:hAnsi="Times New Roman"/>
                <w:sz w:val="16"/>
              </w:rPr>
              <w:t>2</w:t>
            </w:r>
          </w:p>
        </w:tc>
        <w:tc>
          <w:tcPr>
            <w:tcW w:w="3600" w:type="dxa"/>
            <w:shd w:val="clear" w:color="auto" w:fill="FFFFFF"/>
          </w:tcPr>
          <w:p w14:paraId="6C7C2EC0" w14:textId="77777777" w:rsidR="00B06B2F" w:rsidRDefault="00B06B2F" w:rsidP="00B06B2F">
            <w:pPr>
              <w:rPr>
                <w:rFonts w:ascii="Times New Roman" w:hAnsi="Times New Roman"/>
              </w:rPr>
            </w:pPr>
            <w:r>
              <w:rPr>
                <w:rFonts w:ascii="Times New Roman" w:hAnsi="Times New Roman"/>
                <w:sz w:val="16"/>
              </w:rPr>
              <w:t>Type "Clem" in the Origin field. Wait for autocomplete dropdown to appear. Select "Clementi MRT Station".</w:t>
            </w:r>
          </w:p>
        </w:tc>
        <w:tc>
          <w:tcPr>
            <w:tcW w:w="3024" w:type="dxa"/>
            <w:shd w:val="clear" w:color="auto" w:fill="FFFFFF"/>
          </w:tcPr>
          <w:p w14:paraId="731A7E59" w14:textId="77777777" w:rsidR="00B06B2F" w:rsidRDefault="00B06B2F" w:rsidP="00B06B2F">
            <w:pPr>
              <w:rPr>
                <w:rFonts w:ascii="Times New Roman" w:hAnsi="Times New Roman"/>
              </w:rPr>
            </w:pPr>
            <w:r w:rsidRPr="5DBC4B4C">
              <w:rPr>
                <w:rFonts w:ascii="Times New Roman" w:hAnsi="Times New Roman"/>
                <w:sz w:val="16"/>
                <w:szCs w:val="16"/>
              </w:rPr>
              <w:t xml:space="preserve">We use </w:t>
            </w:r>
            <w:proofErr w:type="spellStart"/>
            <w:r w:rsidRPr="5DBC4B4C">
              <w:rPr>
                <w:rFonts w:ascii="Times New Roman" w:hAnsi="Times New Roman"/>
                <w:sz w:val="16"/>
                <w:szCs w:val="16"/>
              </w:rPr>
              <w:t>Nominatim</w:t>
            </w:r>
            <w:proofErr w:type="spellEnd"/>
            <w:r w:rsidRPr="5DBC4B4C">
              <w:rPr>
                <w:rFonts w:ascii="Times New Roman" w:hAnsi="Times New Roman"/>
                <w:sz w:val="16"/>
                <w:szCs w:val="16"/>
              </w:rPr>
              <w:t xml:space="preserve"> geocoding </w:t>
            </w:r>
            <w:proofErr w:type="gramStart"/>
            <w:r w:rsidRPr="5DBC4B4C">
              <w:rPr>
                <w:rFonts w:ascii="Times New Roman" w:hAnsi="Times New Roman"/>
                <w:sz w:val="16"/>
                <w:szCs w:val="16"/>
              </w:rPr>
              <w:t>for</w:t>
            </w:r>
            <w:proofErr w:type="gramEnd"/>
            <w:r w:rsidRPr="5DBC4B4C">
              <w:rPr>
                <w:rFonts w:ascii="Times New Roman" w:hAnsi="Times New Roman"/>
                <w:sz w:val="16"/>
                <w:szCs w:val="16"/>
              </w:rPr>
              <w:t xml:space="preserve"> place autocomplete — suggestions appear after 2 characters.</w:t>
            </w:r>
          </w:p>
        </w:tc>
        <w:tc>
          <w:tcPr>
            <w:tcW w:w="3168" w:type="dxa"/>
            <w:shd w:val="clear" w:color="auto" w:fill="F0FAF0"/>
          </w:tcPr>
          <w:p w14:paraId="5A6E0D3F" w14:textId="77777777" w:rsidR="00B06B2F" w:rsidRDefault="00B06B2F" w:rsidP="00B06B2F">
            <w:pPr>
              <w:rPr>
                <w:rFonts w:ascii="Times New Roman" w:hAnsi="Times New Roman"/>
              </w:rPr>
            </w:pPr>
            <w:r w:rsidRPr="5DBC4B4C">
              <w:rPr>
                <w:rFonts w:ascii="Times New Roman" w:hAnsi="Times New Roman"/>
                <w:sz w:val="16"/>
                <w:szCs w:val="16"/>
              </w:rPr>
              <w:t>Autocomplete dropdown shows Singapore locations. Selection populates the field with coordinates.</w:t>
            </w:r>
          </w:p>
        </w:tc>
      </w:tr>
      <w:tr w:rsidR="00B06B2F" w:rsidRPr="00B06B2F" w14:paraId="2ACD4506" w14:textId="77777777">
        <w:trPr>
          <w:jc w:val="center"/>
        </w:trPr>
        <w:tc>
          <w:tcPr>
            <w:tcW w:w="504" w:type="dxa"/>
            <w:shd w:val="clear" w:color="auto" w:fill="F7F9FC"/>
          </w:tcPr>
          <w:p w14:paraId="3877979E" w14:textId="77777777" w:rsidR="00B06B2F" w:rsidRDefault="00B06B2F" w:rsidP="00B06B2F">
            <w:pPr>
              <w:rPr>
                <w:rFonts w:ascii="Times New Roman" w:hAnsi="Times New Roman"/>
              </w:rPr>
            </w:pPr>
            <w:r>
              <w:rPr>
                <w:rFonts w:ascii="Times New Roman" w:hAnsi="Times New Roman"/>
                <w:sz w:val="16"/>
              </w:rPr>
              <w:t>3</w:t>
            </w:r>
          </w:p>
        </w:tc>
        <w:tc>
          <w:tcPr>
            <w:tcW w:w="3600" w:type="dxa"/>
            <w:shd w:val="clear" w:color="auto" w:fill="F7F9FC"/>
          </w:tcPr>
          <w:p w14:paraId="5F0052CD" w14:textId="77777777" w:rsidR="00B06B2F" w:rsidRDefault="00B06B2F" w:rsidP="00B06B2F">
            <w:pPr>
              <w:rPr>
                <w:rFonts w:ascii="Times New Roman" w:hAnsi="Times New Roman"/>
              </w:rPr>
            </w:pPr>
            <w:r>
              <w:rPr>
                <w:rFonts w:ascii="Times New Roman" w:hAnsi="Times New Roman"/>
                <w:sz w:val="16"/>
              </w:rPr>
              <w:t>Try to type the same location "Clementi MRT" in Destination. Note the Search button stays disabled.</w:t>
            </w:r>
          </w:p>
        </w:tc>
        <w:tc>
          <w:tcPr>
            <w:tcW w:w="3024" w:type="dxa"/>
            <w:shd w:val="clear" w:color="auto" w:fill="F7F9FC"/>
          </w:tcPr>
          <w:p w14:paraId="2A756A7A" w14:textId="77777777" w:rsidR="00B06B2F" w:rsidRDefault="00B06B2F" w:rsidP="00B06B2F">
            <w:pPr>
              <w:rPr>
                <w:rFonts w:ascii="Times New Roman" w:hAnsi="Times New Roman"/>
              </w:rPr>
            </w:pPr>
            <w:r w:rsidRPr="5DBC4B4C">
              <w:rPr>
                <w:rFonts w:ascii="Times New Roman" w:hAnsi="Times New Roman"/>
                <w:sz w:val="16"/>
                <w:szCs w:val="16"/>
              </w:rPr>
              <w:t>The app validates that origin and destination are different.</w:t>
            </w:r>
          </w:p>
        </w:tc>
        <w:tc>
          <w:tcPr>
            <w:tcW w:w="3168" w:type="dxa"/>
            <w:shd w:val="clear" w:color="auto" w:fill="E8F5E9"/>
          </w:tcPr>
          <w:p w14:paraId="7582824A" w14:textId="77777777" w:rsidR="00B06B2F" w:rsidRDefault="00B06B2F" w:rsidP="00B06B2F">
            <w:pPr>
              <w:rPr>
                <w:rFonts w:ascii="Times New Roman" w:hAnsi="Times New Roman"/>
              </w:rPr>
            </w:pPr>
            <w:r w:rsidRPr="5DBC4B4C">
              <w:rPr>
                <w:rFonts w:ascii="Times New Roman" w:hAnsi="Times New Roman"/>
                <w:sz w:val="16"/>
                <w:szCs w:val="16"/>
              </w:rPr>
              <w:t>Search button remains disabled. (Covers TC5, TC6 — input validation.)</w:t>
            </w:r>
          </w:p>
        </w:tc>
      </w:tr>
      <w:tr w:rsidR="00B06B2F" w:rsidRPr="00B06B2F" w14:paraId="7CE1C92B" w14:textId="77777777">
        <w:trPr>
          <w:jc w:val="center"/>
        </w:trPr>
        <w:tc>
          <w:tcPr>
            <w:tcW w:w="504" w:type="dxa"/>
            <w:shd w:val="clear" w:color="auto" w:fill="FFFFFF"/>
          </w:tcPr>
          <w:p w14:paraId="1FDDBFA3" w14:textId="77777777" w:rsidR="00B06B2F" w:rsidRDefault="00B06B2F" w:rsidP="00B06B2F">
            <w:pPr>
              <w:rPr>
                <w:rFonts w:ascii="Times New Roman" w:hAnsi="Times New Roman"/>
              </w:rPr>
            </w:pPr>
            <w:r>
              <w:rPr>
                <w:rFonts w:ascii="Times New Roman" w:hAnsi="Times New Roman"/>
                <w:sz w:val="16"/>
              </w:rPr>
              <w:t>4</w:t>
            </w:r>
          </w:p>
        </w:tc>
        <w:tc>
          <w:tcPr>
            <w:tcW w:w="3600" w:type="dxa"/>
            <w:shd w:val="clear" w:color="auto" w:fill="FFFFFF"/>
          </w:tcPr>
          <w:p w14:paraId="190D9C7F" w14:textId="77777777" w:rsidR="00B06B2F" w:rsidRDefault="00B06B2F" w:rsidP="00B06B2F">
            <w:pPr>
              <w:rPr>
                <w:rFonts w:ascii="Times New Roman" w:hAnsi="Times New Roman"/>
              </w:rPr>
            </w:pPr>
            <w:r>
              <w:rPr>
                <w:rFonts w:ascii="Times New Roman" w:hAnsi="Times New Roman"/>
                <w:sz w:val="16"/>
              </w:rPr>
              <w:t>Clear Destination. Enter "Raffles Place MRT" as the destination. Ensure Public Transit mode is selected.</w:t>
            </w:r>
          </w:p>
        </w:tc>
        <w:tc>
          <w:tcPr>
            <w:tcW w:w="3024" w:type="dxa"/>
            <w:shd w:val="clear" w:color="auto" w:fill="FFFFFF"/>
          </w:tcPr>
          <w:p w14:paraId="3A39642B" w14:textId="77777777" w:rsidR="00B06B2F" w:rsidRDefault="00B06B2F" w:rsidP="00B06B2F">
            <w:pPr>
              <w:rPr>
                <w:rFonts w:ascii="Times New Roman" w:hAnsi="Times New Roman"/>
              </w:rPr>
            </w:pPr>
            <w:r>
              <w:rPr>
                <w:rFonts w:ascii="Times New Roman" w:hAnsi="Times New Roman"/>
                <w:sz w:val="16"/>
              </w:rPr>
              <w:t>Now we have a valid transit query — Clementi to Raffles Place.</w:t>
            </w:r>
          </w:p>
        </w:tc>
        <w:tc>
          <w:tcPr>
            <w:tcW w:w="3168" w:type="dxa"/>
            <w:shd w:val="clear" w:color="auto" w:fill="F0FAF0"/>
          </w:tcPr>
          <w:p w14:paraId="46C489A8" w14:textId="77777777" w:rsidR="00B06B2F" w:rsidRDefault="00B06B2F" w:rsidP="00B06B2F">
            <w:pPr>
              <w:rPr>
                <w:rFonts w:ascii="Times New Roman" w:hAnsi="Times New Roman"/>
              </w:rPr>
            </w:pPr>
            <w:r>
              <w:rPr>
                <w:rFonts w:ascii="Times New Roman" w:hAnsi="Times New Roman"/>
                <w:sz w:val="16"/>
              </w:rPr>
              <w:t xml:space="preserve">Both fields </w:t>
            </w:r>
            <w:proofErr w:type="gramStart"/>
            <w:r>
              <w:rPr>
                <w:rFonts w:ascii="Times New Roman" w:hAnsi="Times New Roman"/>
                <w:sz w:val="16"/>
              </w:rPr>
              <w:t>filled</w:t>
            </w:r>
            <w:proofErr w:type="gramEnd"/>
            <w:r>
              <w:rPr>
                <w:rFonts w:ascii="Times New Roman" w:hAnsi="Times New Roman"/>
                <w:sz w:val="16"/>
              </w:rPr>
              <w:t>. Search button becomes enabled.</w:t>
            </w:r>
          </w:p>
        </w:tc>
      </w:tr>
      <w:tr w:rsidR="00B06B2F" w:rsidRPr="00B06B2F" w14:paraId="432D181E" w14:textId="77777777">
        <w:trPr>
          <w:jc w:val="center"/>
        </w:trPr>
        <w:tc>
          <w:tcPr>
            <w:tcW w:w="504" w:type="dxa"/>
            <w:shd w:val="clear" w:color="auto" w:fill="F7F9FC"/>
          </w:tcPr>
          <w:p w14:paraId="7CEF8056" w14:textId="77777777" w:rsidR="00B06B2F" w:rsidRDefault="00B06B2F" w:rsidP="00B06B2F">
            <w:pPr>
              <w:rPr>
                <w:rFonts w:ascii="Times New Roman" w:hAnsi="Times New Roman"/>
              </w:rPr>
            </w:pPr>
            <w:r>
              <w:rPr>
                <w:rFonts w:ascii="Times New Roman" w:hAnsi="Times New Roman"/>
                <w:sz w:val="16"/>
              </w:rPr>
              <w:t>5</w:t>
            </w:r>
          </w:p>
        </w:tc>
        <w:tc>
          <w:tcPr>
            <w:tcW w:w="3600" w:type="dxa"/>
            <w:shd w:val="clear" w:color="auto" w:fill="F7F9FC"/>
          </w:tcPr>
          <w:p w14:paraId="0B1B5E0E" w14:textId="77777777" w:rsidR="00B06B2F" w:rsidRDefault="00B06B2F" w:rsidP="00B06B2F">
            <w:pPr>
              <w:rPr>
                <w:rFonts w:ascii="Times New Roman" w:hAnsi="Times New Roman"/>
              </w:rPr>
            </w:pPr>
            <w:r>
              <w:rPr>
                <w:rFonts w:ascii="Times New Roman" w:hAnsi="Times New Roman"/>
                <w:sz w:val="16"/>
              </w:rPr>
              <w:t>Tap the Swap button between origin and destination.</w:t>
            </w:r>
          </w:p>
        </w:tc>
        <w:tc>
          <w:tcPr>
            <w:tcW w:w="3024" w:type="dxa"/>
            <w:shd w:val="clear" w:color="auto" w:fill="F7F9FC"/>
          </w:tcPr>
          <w:p w14:paraId="33F3E779" w14:textId="77777777" w:rsidR="00B06B2F" w:rsidRDefault="00B06B2F" w:rsidP="00B06B2F">
            <w:pPr>
              <w:rPr>
                <w:rFonts w:ascii="Times New Roman" w:hAnsi="Times New Roman"/>
              </w:rPr>
            </w:pPr>
            <w:r>
              <w:rPr>
                <w:rFonts w:ascii="Times New Roman" w:hAnsi="Times New Roman"/>
                <w:sz w:val="16"/>
              </w:rPr>
              <w:t>Quick swap — useful if you entered them the wrong way around.</w:t>
            </w:r>
          </w:p>
        </w:tc>
        <w:tc>
          <w:tcPr>
            <w:tcW w:w="3168" w:type="dxa"/>
            <w:shd w:val="clear" w:color="auto" w:fill="E8F5E9"/>
          </w:tcPr>
          <w:p w14:paraId="2F03E320" w14:textId="77777777" w:rsidR="00B06B2F" w:rsidRDefault="00B06B2F" w:rsidP="00B06B2F">
            <w:pPr>
              <w:rPr>
                <w:rFonts w:ascii="Times New Roman" w:hAnsi="Times New Roman"/>
              </w:rPr>
            </w:pPr>
            <w:r>
              <w:rPr>
                <w:rFonts w:ascii="Times New Roman" w:hAnsi="Times New Roman"/>
                <w:sz w:val="16"/>
              </w:rPr>
              <w:t>Origin and Destination values are reversed. (Covers TC4.)</w:t>
            </w:r>
          </w:p>
        </w:tc>
      </w:tr>
      <w:tr w:rsidR="00B06B2F" w:rsidRPr="00B06B2F" w14:paraId="57C34A57" w14:textId="77777777">
        <w:trPr>
          <w:jc w:val="center"/>
        </w:trPr>
        <w:tc>
          <w:tcPr>
            <w:tcW w:w="504" w:type="dxa"/>
            <w:shd w:val="clear" w:color="auto" w:fill="FFFFFF"/>
          </w:tcPr>
          <w:p w14:paraId="34031A67" w14:textId="77777777" w:rsidR="00B06B2F" w:rsidRDefault="00B06B2F" w:rsidP="00B06B2F">
            <w:pPr>
              <w:rPr>
                <w:rFonts w:ascii="Times New Roman" w:hAnsi="Times New Roman"/>
              </w:rPr>
            </w:pPr>
            <w:r>
              <w:rPr>
                <w:rFonts w:ascii="Times New Roman" w:hAnsi="Times New Roman"/>
                <w:sz w:val="16"/>
              </w:rPr>
              <w:t>6</w:t>
            </w:r>
          </w:p>
        </w:tc>
        <w:tc>
          <w:tcPr>
            <w:tcW w:w="3600" w:type="dxa"/>
            <w:shd w:val="clear" w:color="auto" w:fill="FFFFFF"/>
          </w:tcPr>
          <w:p w14:paraId="7618C3A5" w14:textId="77777777" w:rsidR="00B06B2F" w:rsidRDefault="00B06B2F" w:rsidP="00B06B2F">
            <w:pPr>
              <w:rPr>
                <w:rFonts w:ascii="Times New Roman" w:hAnsi="Times New Roman"/>
              </w:rPr>
            </w:pPr>
            <w:r>
              <w:rPr>
                <w:rFonts w:ascii="Times New Roman" w:hAnsi="Times New Roman"/>
                <w:sz w:val="16"/>
              </w:rPr>
              <w:t>Swap back. Expand the Advanced Priorities section. Show the 4 weight sliders (Time, Cost, Risk, Comfort) and the 3 constraint fields (Max Walk, Max Transfers, Max Budget).</w:t>
            </w:r>
          </w:p>
        </w:tc>
        <w:tc>
          <w:tcPr>
            <w:tcW w:w="3024" w:type="dxa"/>
            <w:shd w:val="clear" w:color="auto" w:fill="FFFFFF"/>
          </w:tcPr>
          <w:p w14:paraId="2F16962A" w14:textId="77777777" w:rsidR="00B06B2F" w:rsidRDefault="00B06B2F" w:rsidP="00B06B2F">
            <w:pPr>
              <w:rPr>
                <w:rFonts w:ascii="Times New Roman" w:hAnsi="Times New Roman"/>
              </w:rPr>
            </w:pPr>
            <w:r>
              <w:rPr>
                <w:rFonts w:ascii="Times New Roman" w:hAnsi="Times New Roman"/>
                <w:sz w:val="16"/>
              </w:rPr>
              <w:t xml:space="preserve">Users can </w:t>
            </w:r>
            <w:proofErr w:type="spellStart"/>
            <w:r>
              <w:rPr>
                <w:rFonts w:ascii="Times New Roman" w:hAnsi="Times New Roman"/>
                <w:sz w:val="16"/>
              </w:rPr>
              <w:t>personalise</w:t>
            </w:r>
            <w:proofErr w:type="spellEnd"/>
            <w:r>
              <w:rPr>
                <w:rFonts w:ascii="Times New Roman" w:hAnsi="Times New Roman"/>
                <w:sz w:val="16"/>
              </w:rPr>
              <w:t xml:space="preserve"> how routes are ranked. Weights control the scoring formula; constraints hard-filter routes.</w:t>
            </w:r>
          </w:p>
        </w:tc>
        <w:tc>
          <w:tcPr>
            <w:tcW w:w="3168" w:type="dxa"/>
            <w:shd w:val="clear" w:color="auto" w:fill="F0FAF0"/>
          </w:tcPr>
          <w:p w14:paraId="108BA19A" w14:textId="77777777" w:rsidR="00B06B2F" w:rsidRDefault="00B06B2F" w:rsidP="00B06B2F">
            <w:pPr>
              <w:rPr>
                <w:rFonts w:ascii="Times New Roman" w:hAnsi="Times New Roman"/>
              </w:rPr>
            </w:pPr>
            <w:r>
              <w:rPr>
                <w:rFonts w:ascii="Times New Roman" w:hAnsi="Times New Roman"/>
                <w:sz w:val="16"/>
              </w:rPr>
              <w:t>Sliders default to 0.25 each. Constraint fields are empty (no constraint).</w:t>
            </w:r>
          </w:p>
        </w:tc>
      </w:tr>
      <w:tr w:rsidR="00B06B2F" w:rsidRPr="00B06B2F" w14:paraId="48584299" w14:textId="77777777">
        <w:trPr>
          <w:jc w:val="center"/>
        </w:trPr>
        <w:tc>
          <w:tcPr>
            <w:tcW w:w="504" w:type="dxa"/>
            <w:shd w:val="clear" w:color="auto" w:fill="F7F9FC"/>
          </w:tcPr>
          <w:p w14:paraId="7A07CAB0" w14:textId="77777777" w:rsidR="00B06B2F" w:rsidRDefault="00B06B2F" w:rsidP="00B06B2F">
            <w:pPr>
              <w:rPr>
                <w:rFonts w:ascii="Times New Roman" w:hAnsi="Times New Roman"/>
              </w:rPr>
            </w:pPr>
            <w:r>
              <w:rPr>
                <w:rFonts w:ascii="Times New Roman" w:hAnsi="Times New Roman"/>
                <w:sz w:val="16"/>
              </w:rPr>
              <w:t>7</w:t>
            </w:r>
          </w:p>
        </w:tc>
        <w:tc>
          <w:tcPr>
            <w:tcW w:w="3600" w:type="dxa"/>
            <w:shd w:val="clear" w:color="auto" w:fill="F7F9FC"/>
          </w:tcPr>
          <w:p w14:paraId="17F7AF09" w14:textId="77777777" w:rsidR="00B06B2F" w:rsidRDefault="00B06B2F" w:rsidP="00B06B2F">
            <w:pPr>
              <w:rPr>
                <w:rFonts w:ascii="Times New Roman" w:hAnsi="Times New Roman"/>
              </w:rPr>
            </w:pPr>
            <w:r>
              <w:rPr>
                <w:rFonts w:ascii="Times New Roman" w:hAnsi="Times New Roman"/>
                <w:sz w:val="16"/>
              </w:rPr>
              <w:t>Set Max Transfers to 0. Tap Search.</w:t>
            </w:r>
          </w:p>
        </w:tc>
        <w:tc>
          <w:tcPr>
            <w:tcW w:w="3024" w:type="dxa"/>
            <w:shd w:val="clear" w:color="auto" w:fill="F7F9FC"/>
          </w:tcPr>
          <w:p w14:paraId="1402B1BB" w14:textId="77777777" w:rsidR="00B06B2F" w:rsidRDefault="00B06B2F" w:rsidP="00B06B2F">
            <w:pPr>
              <w:rPr>
                <w:rFonts w:ascii="Times New Roman" w:hAnsi="Times New Roman"/>
              </w:rPr>
            </w:pPr>
            <w:r w:rsidRPr="5DBC4B4C">
              <w:rPr>
                <w:rFonts w:ascii="Times New Roman" w:hAnsi="Times New Roman"/>
                <w:sz w:val="16"/>
                <w:szCs w:val="16"/>
              </w:rPr>
              <w:t>Let's first try a strict constraint — zero transfers.</w:t>
            </w:r>
          </w:p>
        </w:tc>
        <w:tc>
          <w:tcPr>
            <w:tcW w:w="3168" w:type="dxa"/>
            <w:shd w:val="clear" w:color="auto" w:fill="E8F5E9"/>
          </w:tcPr>
          <w:p w14:paraId="46691505" w14:textId="77777777" w:rsidR="00B06B2F" w:rsidRDefault="00B06B2F" w:rsidP="00B06B2F">
            <w:pPr>
              <w:rPr>
                <w:rFonts w:ascii="Times New Roman" w:hAnsi="Times New Roman"/>
              </w:rPr>
            </w:pPr>
            <w:r>
              <w:rPr>
                <w:rFonts w:ascii="Times New Roman" w:hAnsi="Times New Roman"/>
                <w:sz w:val="16"/>
              </w:rPr>
              <w:t>If no direct routes exist: "No routes found" message. (Covers TC10, TC7.) Otherwise, only direct routes shown.</w:t>
            </w:r>
          </w:p>
        </w:tc>
      </w:tr>
      <w:tr w:rsidR="00B06B2F" w:rsidRPr="00B06B2F" w14:paraId="10EEA062" w14:textId="77777777">
        <w:trPr>
          <w:jc w:val="center"/>
        </w:trPr>
        <w:tc>
          <w:tcPr>
            <w:tcW w:w="504" w:type="dxa"/>
            <w:shd w:val="clear" w:color="auto" w:fill="FFFFFF"/>
          </w:tcPr>
          <w:p w14:paraId="7CFFC2FE" w14:textId="77777777" w:rsidR="00B06B2F" w:rsidRDefault="00B06B2F" w:rsidP="00B06B2F">
            <w:pPr>
              <w:rPr>
                <w:rFonts w:ascii="Times New Roman" w:hAnsi="Times New Roman"/>
              </w:rPr>
            </w:pPr>
            <w:r>
              <w:rPr>
                <w:rFonts w:ascii="Times New Roman" w:hAnsi="Times New Roman"/>
                <w:sz w:val="16"/>
              </w:rPr>
              <w:t>8</w:t>
            </w:r>
          </w:p>
        </w:tc>
        <w:tc>
          <w:tcPr>
            <w:tcW w:w="3600" w:type="dxa"/>
            <w:shd w:val="clear" w:color="auto" w:fill="FFFFFF"/>
          </w:tcPr>
          <w:p w14:paraId="7AE87B30" w14:textId="77777777" w:rsidR="00B06B2F" w:rsidRDefault="00B06B2F" w:rsidP="00B06B2F">
            <w:pPr>
              <w:rPr>
                <w:rFonts w:ascii="Times New Roman" w:hAnsi="Times New Roman"/>
              </w:rPr>
            </w:pPr>
            <w:r>
              <w:rPr>
                <w:rFonts w:ascii="Times New Roman" w:hAnsi="Times New Roman"/>
                <w:sz w:val="16"/>
              </w:rPr>
              <w:t>Remove the Max Transfers constraint (clear the field). Tap Search again with default weights.</w:t>
            </w:r>
          </w:p>
        </w:tc>
        <w:tc>
          <w:tcPr>
            <w:tcW w:w="3024" w:type="dxa"/>
            <w:shd w:val="clear" w:color="auto" w:fill="FFFFFF"/>
          </w:tcPr>
          <w:p w14:paraId="43CAD673" w14:textId="77777777" w:rsidR="00B06B2F" w:rsidRDefault="00B06B2F" w:rsidP="00B06B2F">
            <w:pPr>
              <w:rPr>
                <w:rFonts w:ascii="Times New Roman" w:hAnsi="Times New Roman"/>
              </w:rPr>
            </w:pPr>
            <w:r>
              <w:rPr>
                <w:rFonts w:ascii="Times New Roman" w:hAnsi="Times New Roman"/>
                <w:sz w:val="16"/>
              </w:rPr>
              <w:t>Now searching with no constraints — we get the full ranked list.</w:t>
            </w:r>
          </w:p>
        </w:tc>
        <w:tc>
          <w:tcPr>
            <w:tcW w:w="3168" w:type="dxa"/>
            <w:shd w:val="clear" w:color="auto" w:fill="F0FAF0"/>
          </w:tcPr>
          <w:p w14:paraId="5791D6E9" w14:textId="77777777" w:rsidR="00B06B2F" w:rsidRDefault="00B06B2F" w:rsidP="00B06B2F">
            <w:pPr>
              <w:rPr>
                <w:rFonts w:ascii="Times New Roman" w:hAnsi="Times New Roman"/>
              </w:rPr>
            </w:pPr>
            <w:r>
              <w:rPr>
                <w:rFonts w:ascii="Times New Roman" w:hAnsi="Times New Roman"/>
                <w:sz w:val="16"/>
              </w:rPr>
              <w:t>Bottom sheet expands. 1–5 route cards appear with duration, cost, transfers, and crowding risk badges (Low/Medium/High). Map shows route polyline. (Covers TC1, TC22.)</w:t>
            </w:r>
          </w:p>
        </w:tc>
      </w:tr>
      <w:tr w:rsidR="00B06B2F" w:rsidRPr="00B06B2F" w14:paraId="35A81979" w14:textId="77777777">
        <w:trPr>
          <w:jc w:val="center"/>
        </w:trPr>
        <w:tc>
          <w:tcPr>
            <w:tcW w:w="504" w:type="dxa"/>
            <w:shd w:val="clear" w:color="auto" w:fill="F7F9FC"/>
          </w:tcPr>
          <w:p w14:paraId="2D8B8D1F" w14:textId="77777777" w:rsidR="00B06B2F" w:rsidRDefault="00B06B2F" w:rsidP="00B06B2F">
            <w:pPr>
              <w:rPr>
                <w:rFonts w:ascii="Times New Roman" w:hAnsi="Times New Roman"/>
              </w:rPr>
            </w:pPr>
            <w:r>
              <w:rPr>
                <w:rFonts w:ascii="Times New Roman" w:hAnsi="Times New Roman"/>
                <w:sz w:val="16"/>
              </w:rPr>
              <w:t>9</w:t>
            </w:r>
          </w:p>
        </w:tc>
        <w:tc>
          <w:tcPr>
            <w:tcW w:w="3600" w:type="dxa"/>
            <w:shd w:val="clear" w:color="auto" w:fill="F7F9FC"/>
          </w:tcPr>
          <w:p w14:paraId="5DB1969B" w14:textId="77777777" w:rsidR="00B06B2F" w:rsidRDefault="00B06B2F" w:rsidP="00B06B2F">
            <w:pPr>
              <w:rPr>
                <w:rFonts w:ascii="Times New Roman" w:hAnsi="Times New Roman"/>
              </w:rPr>
            </w:pPr>
            <w:r>
              <w:rPr>
                <w:rFonts w:ascii="Times New Roman" w:hAnsi="Times New Roman"/>
                <w:sz w:val="16"/>
              </w:rPr>
              <w:t>Navigate to the Results tab. Point out the route cards, risk legend, and the Compare Departure Times button.</w:t>
            </w:r>
          </w:p>
        </w:tc>
        <w:tc>
          <w:tcPr>
            <w:tcW w:w="3024" w:type="dxa"/>
            <w:shd w:val="clear" w:color="auto" w:fill="F7F9FC"/>
          </w:tcPr>
          <w:p w14:paraId="00EBA8EE" w14:textId="77777777" w:rsidR="00B06B2F" w:rsidRDefault="00B06B2F" w:rsidP="00B06B2F">
            <w:pPr>
              <w:rPr>
                <w:rFonts w:ascii="Times New Roman" w:hAnsi="Times New Roman"/>
              </w:rPr>
            </w:pPr>
            <w:r>
              <w:rPr>
                <w:rFonts w:ascii="Times New Roman" w:hAnsi="Times New Roman"/>
                <w:sz w:val="16"/>
              </w:rPr>
              <w:t>Each card shows a composite score. Risk badges use real-time LTA crowding and delay data.</w:t>
            </w:r>
          </w:p>
        </w:tc>
        <w:tc>
          <w:tcPr>
            <w:tcW w:w="3168" w:type="dxa"/>
            <w:shd w:val="clear" w:color="auto" w:fill="E8F5E9"/>
          </w:tcPr>
          <w:p w14:paraId="6BBC6629" w14:textId="77777777" w:rsidR="00B06B2F" w:rsidRDefault="00B06B2F" w:rsidP="00B06B2F">
            <w:pPr>
              <w:rPr>
                <w:rFonts w:ascii="Times New Roman" w:hAnsi="Times New Roman"/>
              </w:rPr>
            </w:pPr>
            <w:r>
              <w:rPr>
                <w:rFonts w:ascii="Times New Roman" w:hAnsi="Times New Roman"/>
                <w:sz w:val="16"/>
              </w:rPr>
              <w:t>Route cards are listed in score order. Risk legend shows Low (green), Medium (amber), High (red).</w:t>
            </w:r>
          </w:p>
        </w:tc>
      </w:tr>
      <w:tr w:rsidR="00B06B2F" w:rsidRPr="00B06B2F" w14:paraId="6E5F8349" w14:textId="77777777">
        <w:trPr>
          <w:jc w:val="center"/>
        </w:trPr>
        <w:tc>
          <w:tcPr>
            <w:tcW w:w="504" w:type="dxa"/>
            <w:shd w:val="clear" w:color="auto" w:fill="FFFFFF"/>
          </w:tcPr>
          <w:p w14:paraId="0CE60F9A" w14:textId="77777777" w:rsidR="00B06B2F" w:rsidRDefault="00B06B2F" w:rsidP="00B06B2F">
            <w:pPr>
              <w:rPr>
                <w:rFonts w:ascii="Times New Roman" w:hAnsi="Times New Roman"/>
              </w:rPr>
            </w:pPr>
            <w:r>
              <w:rPr>
                <w:rFonts w:ascii="Times New Roman" w:hAnsi="Times New Roman"/>
                <w:sz w:val="16"/>
              </w:rPr>
              <w:t>10</w:t>
            </w:r>
          </w:p>
        </w:tc>
        <w:tc>
          <w:tcPr>
            <w:tcW w:w="3600" w:type="dxa"/>
            <w:shd w:val="clear" w:color="auto" w:fill="FFFFFF"/>
          </w:tcPr>
          <w:p w14:paraId="70F135D9" w14:textId="77777777" w:rsidR="00B06B2F" w:rsidRDefault="00B06B2F" w:rsidP="00B06B2F">
            <w:pPr>
              <w:rPr>
                <w:rFonts w:ascii="Times New Roman" w:hAnsi="Times New Roman"/>
              </w:rPr>
            </w:pPr>
            <w:r>
              <w:rPr>
                <w:rFonts w:ascii="Times New Roman" w:hAnsi="Times New Roman"/>
                <w:sz w:val="16"/>
              </w:rPr>
              <w:t>Tap Compare Departure Times.</w:t>
            </w:r>
          </w:p>
        </w:tc>
        <w:tc>
          <w:tcPr>
            <w:tcW w:w="3024" w:type="dxa"/>
            <w:shd w:val="clear" w:color="auto" w:fill="FFFFFF"/>
          </w:tcPr>
          <w:p w14:paraId="70ABBACB" w14:textId="77777777" w:rsidR="00B06B2F" w:rsidRDefault="00B06B2F" w:rsidP="00B06B2F">
            <w:pPr>
              <w:rPr>
                <w:rFonts w:ascii="Times New Roman" w:hAnsi="Times New Roman"/>
              </w:rPr>
            </w:pPr>
            <w:r>
              <w:rPr>
                <w:rFonts w:ascii="Times New Roman" w:hAnsi="Times New Roman"/>
                <w:sz w:val="16"/>
              </w:rPr>
              <w:t>This compares routes across 9 time slots — Morning Rush, Around Now, and Evening Rush — so you can see how departure time affects your journey.</w:t>
            </w:r>
          </w:p>
        </w:tc>
        <w:tc>
          <w:tcPr>
            <w:tcW w:w="3168" w:type="dxa"/>
            <w:shd w:val="clear" w:color="auto" w:fill="F0FAF0"/>
          </w:tcPr>
          <w:p w14:paraId="0729EC6B" w14:textId="77777777" w:rsidR="00B06B2F" w:rsidRDefault="00B06B2F" w:rsidP="00B06B2F">
            <w:pPr>
              <w:rPr>
                <w:rFonts w:ascii="Times New Roman" w:hAnsi="Times New Roman"/>
              </w:rPr>
            </w:pPr>
            <w:r>
              <w:rPr>
                <w:rFonts w:ascii="Times New Roman" w:hAnsi="Times New Roman"/>
                <w:sz w:val="16"/>
              </w:rPr>
              <w:t>Modal opens with 3 groups x 3 time slots. Cells show score, time, realistic time, cost, crowding. Best = green, worst = red. (Covers TC16.)</w:t>
            </w:r>
          </w:p>
        </w:tc>
      </w:tr>
      <w:tr w:rsidR="00B06B2F" w:rsidRPr="00B06B2F" w14:paraId="57EFE3BD" w14:textId="77777777">
        <w:trPr>
          <w:jc w:val="center"/>
        </w:trPr>
        <w:tc>
          <w:tcPr>
            <w:tcW w:w="504" w:type="dxa"/>
            <w:shd w:val="clear" w:color="auto" w:fill="F7F9FC"/>
          </w:tcPr>
          <w:p w14:paraId="613C6D1F" w14:textId="77777777" w:rsidR="00B06B2F" w:rsidRDefault="00B06B2F" w:rsidP="00B06B2F">
            <w:pPr>
              <w:rPr>
                <w:rFonts w:ascii="Times New Roman" w:hAnsi="Times New Roman"/>
              </w:rPr>
            </w:pPr>
            <w:r>
              <w:rPr>
                <w:rFonts w:ascii="Times New Roman" w:hAnsi="Times New Roman"/>
                <w:sz w:val="16"/>
              </w:rPr>
              <w:t>11</w:t>
            </w:r>
          </w:p>
        </w:tc>
        <w:tc>
          <w:tcPr>
            <w:tcW w:w="3600" w:type="dxa"/>
            <w:shd w:val="clear" w:color="auto" w:fill="F7F9FC"/>
          </w:tcPr>
          <w:p w14:paraId="663323CA" w14:textId="77777777" w:rsidR="00B06B2F" w:rsidRDefault="00B06B2F" w:rsidP="00B06B2F">
            <w:pPr>
              <w:rPr>
                <w:rFonts w:ascii="Times New Roman" w:hAnsi="Times New Roman"/>
              </w:rPr>
            </w:pPr>
            <w:r>
              <w:rPr>
                <w:rFonts w:ascii="Times New Roman" w:hAnsi="Times New Roman"/>
                <w:sz w:val="16"/>
              </w:rPr>
              <w:t>Close the comparison modal. Select a route card. Tap View on Map.</w:t>
            </w:r>
          </w:p>
        </w:tc>
        <w:tc>
          <w:tcPr>
            <w:tcW w:w="3024" w:type="dxa"/>
            <w:shd w:val="clear" w:color="auto" w:fill="F7F9FC"/>
          </w:tcPr>
          <w:p w14:paraId="52F0DAF1" w14:textId="77777777" w:rsidR="00B06B2F" w:rsidRDefault="00B06B2F" w:rsidP="00B06B2F">
            <w:pPr>
              <w:rPr>
                <w:rFonts w:ascii="Times New Roman" w:hAnsi="Times New Roman"/>
              </w:rPr>
            </w:pPr>
            <w:r w:rsidRPr="5DBC4B4C">
              <w:rPr>
                <w:rFonts w:ascii="Times New Roman" w:hAnsi="Times New Roman"/>
                <w:sz w:val="16"/>
                <w:szCs w:val="16"/>
              </w:rPr>
              <w:t>Let's inspect this route on the map.</w:t>
            </w:r>
          </w:p>
        </w:tc>
        <w:tc>
          <w:tcPr>
            <w:tcW w:w="3168" w:type="dxa"/>
            <w:shd w:val="clear" w:color="auto" w:fill="E8F5E9"/>
          </w:tcPr>
          <w:p w14:paraId="7D0C323A" w14:textId="77777777" w:rsidR="00B06B2F" w:rsidRDefault="00B06B2F" w:rsidP="00B06B2F">
            <w:pPr>
              <w:rPr>
                <w:rFonts w:ascii="Times New Roman" w:hAnsi="Times New Roman"/>
              </w:rPr>
            </w:pPr>
            <w:proofErr w:type="spellStart"/>
            <w:r>
              <w:rPr>
                <w:rFonts w:ascii="Times New Roman" w:hAnsi="Times New Roman"/>
                <w:sz w:val="16"/>
              </w:rPr>
              <w:t>MapPage</w:t>
            </w:r>
            <w:proofErr w:type="spellEnd"/>
            <w:r>
              <w:rPr>
                <w:rFonts w:ascii="Times New Roman" w:hAnsi="Times New Roman"/>
                <w:sz w:val="16"/>
              </w:rPr>
              <w:t xml:space="preserve"> shows the selected route with polyline, start/end markers. Bottom panel: time, distance, cost, risk badges. (Covers TC12.)</w:t>
            </w:r>
          </w:p>
        </w:tc>
      </w:tr>
      <w:tr w:rsidR="00B06B2F" w:rsidRPr="00B06B2F" w14:paraId="3028E53D" w14:textId="77777777">
        <w:trPr>
          <w:jc w:val="center"/>
        </w:trPr>
        <w:tc>
          <w:tcPr>
            <w:tcW w:w="504" w:type="dxa"/>
            <w:shd w:val="clear" w:color="auto" w:fill="FFFFFF"/>
          </w:tcPr>
          <w:p w14:paraId="2900AF7D" w14:textId="77777777" w:rsidR="00B06B2F" w:rsidRDefault="00B06B2F" w:rsidP="00B06B2F">
            <w:pPr>
              <w:rPr>
                <w:rFonts w:ascii="Times New Roman" w:hAnsi="Times New Roman"/>
              </w:rPr>
            </w:pPr>
            <w:r>
              <w:rPr>
                <w:rFonts w:ascii="Times New Roman" w:hAnsi="Times New Roman"/>
                <w:sz w:val="16"/>
              </w:rPr>
              <w:t>12</w:t>
            </w:r>
          </w:p>
        </w:tc>
        <w:tc>
          <w:tcPr>
            <w:tcW w:w="3600" w:type="dxa"/>
            <w:shd w:val="clear" w:color="auto" w:fill="FFFFFF"/>
          </w:tcPr>
          <w:p w14:paraId="1A59227B" w14:textId="77777777" w:rsidR="00B06B2F" w:rsidRDefault="00B06B2F" w:rsidP="00B06B2F">
            <w:pPr>
              <w:rPr>
                <w:rFonts w:ascii="Times New Roman" w:hAnsi="Times New Roman"/>
              </w:rPr>
            </w:pPr>
            <w:r>
              <w:rPr>
                <w:rFonts w:ascii="Times New Roman" w:hAnsi="Times New Roman"/>
                <w:sz w:val="16"/>
              </w:rPr>
              <w:t>Use the Prev/Next arrows to cycle through routes on the map.</w:t>
            </w:r>
          </w:p>
        </w:tc>
        <w:tc>
          <w:tcPr>
            <w:tcW w:w="3024" w:type="dxa"/>
            <w:shd w:val="clear" w:color="auto" w:fill="FFFFFF"/>
          </w:tcPr>
          <w:p w14:paraId="688C9AE1" w14:textId="77777777" w:rsidR="00B06B2F" w:rsidRDefault="00B06B2F" w:rsidP="00B06B2F">
            <w:pPr>
              <w:rPr>
                <w:rFonts w:ascii="Times New Roman" w:hAnsi="Times New Roman"/>
              </w:rPr>
            </w:pPr>
            <w:r>
              <w:rPr>
                <w:rFonts w:ascii="Times New Roman" w:hAnsi="Times New Roman"/>
                <w:sz w:val="16"/>
              </w:rPr>
              <w:t>You can browse all routes directly on the map. Prev is disabled on route 1, Next on the last.</w:t>
            </w:r>
          </w:p>
        </w:tc>
        <w:tc>
          <w:tcPr>
            <w:tcW w:w="3168" w:type="dxa"/>
            <w:shd w:val="clear" w:color="auto" w:fill="F0FAF0"/>
          </w:tcPr>
          <w:p w14:paraId="751E8D8A" w14:textId="77777777" w:rsidR="00B06B2F" w:rsidRDefault="00B06B2F" w:rsidP="00B06B2F">
            <w:pPr>
              <w:rPr>
                <w:rFonts w:ascii="Times New Roman" w:hAnsi="Times New Roman"/>
              </w:rPr>
            </w:pPr>
            <w:r>
              <w:rPr>
                <w:rFonts w:ascii="Times New Roman" w:hAnsi="Times New Roman"/>
                <w:sz w:val="16"/>
              </w:rPr>
              <w:t>Map and info panel update for each route. "Route X of Y" counter updates. (Covers TC13.)</w:t>
            </w:r>
          </w:p>
        </w:tc>
      </w:tr>
      <w:tr w:rsidR="00B06B2F" w:rsidRPr="00B06B2F" w14:paraId="2B02CD9D" w14:textId="77777777">
        <w:trPr>
          <w:jc w:val="center"/>
        </w:trPr>
        <w:tc>
          <w:tcPr>
            <w:tcW w:w="504" w:type="dxa"/>
            <w:shd w:val="clear" w:color="auto" w:fill="F7F9FC"/>
          </w:tcPr>
          <w:p w14:paraId="2BEF239D" w14:textId="77777777" w:rsidR="00B06B2F" w:rsidRDefault="00B06B2F" w:rsidP="00B06B2F">
            <w:pPr>
              <w:rPr>
                <w:rFonts w:ascii="Times New Roman" w:hAnsi="Times New Roman"/>
              </w:rPr>
            </w:pPr>
            <w:r>
              <w:rPr>
                <w:rFonts w:ascii="Times New Roman" w:hAnsi="Times New Roman"/>
                <w:sz w:val="16"/>
              </w:rPr>
              <w:t>13</w:t>
            </w:r>
          </w:p>
        </w:tc>
        <w:tc>
          <w:tcPr>
            <w:tcW w:w="3600" w:type="dxa"/>
            <w:shd w:val="clear" w:color="auto" w:fill="F7F9FC"/>
          </w:tcPr>
          <w:p w14:paraId="1035F855" w14:textId="77777777" w:rsidR="00B06B2F" w:rsidRDefault="00B06B2F" w:rsidP="00B06B2F">
            <w:pPr>
              <w:rPr>
                <w:rFonts w:ascii="Times New Roman" w:hAnsi="Times New Roman"/>
              </w:rPr>
            </w:pPr>
            <w:r>
              <w:rPr>
                <w:rFonts w:ascii="Times New Roman" w:hAnsi="Times New Roman"/>
                <w:sz w:val="16"/>
              </w:rPr>
              <w:t>Navigate to the Scoring tab. Scroll through the scoring breakdown.</w:t>
            </w:r>
          </w:p>
        </w:tc>
        <w:tc>
          <w:tcPr>
            <w:tcW w:w="3024" w:type="dxa"/>
            <w:shd w:val="clear" w:color="auto" w:fill="F7F9FC"/>
          </w:tcPr>
          <w:p w14:paraId="0184947F" w14:textId="77777777" w:rsidR="00B06B2F" w:rsidRDefault="00B06B2F" w:rsidP="00B06B2F">
            <w:pPr>
              <w:rPr>
                <w:rFonts w:ascii="Times New Roman" w:hAnsi="Times New Roman"/>
              </w:rPr>
            </w:pPr>
            <w:r>
              <w:rPr>
                <w:rFonts w:ascii="Times New Roman" w:hAnsi="Times New Roman"/>
                <w:sz w:val="16"/>
              </w:rPr>
              <w:t xml:space="preserve">The Scoring page shows how each route was ranked. We </w:t>
            </w:r>
            <w:proofErr w:type="spellStart"/>
            <w:r>
              <w:rPr>
                <w:rFonts w:ascii="Times New Roman" w:hAnsi="Times New Roman"/>
                <w:sz w:val="16"/>
              </w:rPr>
              <w:t>normalise</w:t>
            </w:r>
            <w:proofErr w:type="spellEnd"/>
            <w:r>
              <w:rPr>
                <w:rFonts w:ascii="Times New Roman" w:hAnsi="Times New Roman"/>
                <w:sz w:val="16"/>
              </w:rPr>
              <w:t xml:space="preserve"> metrics to 0–1, multiply by weights, and sum. Realistic time accounts for bus frequency delays.</w:t>
            </w:r>
          </w:p>
        </w:tc>
        <w:tc>
          <w:tcPr>
            <w:tcW w:w="3168" w:type="dxa"/>
            <w:shd w:val="clear" w:color="auto" w:fill="E8F5E9"/>
          </w:tcPr>
          <w:p w14:paraId="564187C7" w14:textId="77777777" w:rsidR="00B06B2F" w:rsidRDefault="00B06B2F" w:rsidP="00B06B2F">
            <w:pPr>
              <w:rPr>
                <w:rFonts w:ascii="Times New Roman" w:hAnsi="Times New Roman"/>
              </w:rPr>
            </w:pPr>
            <w:r>
              <w:rPr>
                <w:rFonts w:ascii="Times New Roman" w:hAnsi="Times New Roman"/>
                <w:sz w:val="16"/>
              </w:rPr>
              <w:t xml:space="preserve">Active weights displayed. Comparison table (best green, worst red). Per-route breakdown cards with </w:t>
            </w:r>
            <w:proofErr w:type="spellStart"/>
            <w:r>
              <w:rPr>
                <w:rFonts w:ascii="Times New Roman" w:hAnsi="Times New Roman"/>
                <w:sz w:val="16"/>
              </w:rPr>
              <w:t>normalised</w:t>
            </w:r>
            <w:proofErr w:type="spellEnd"/>
            <w:r>
              <w:rPr>
                <w:rFonts w:ascii="Times New Roman" w:hAnsi="Times New Roman"/>
                <w:sz w:val="16"/>
              </w:rPr>
              <w:t xml:space="preserve"> bars, weighted contributions, and formula. Realistic time &gt;= Google time, highlighted amber if different. Crowding heatmaps per MRT station (6AM–11PM, with Now marker). (Covers TC14, TC18, TC35.)</w:t>
            </w:r>
          </w:p>
        </w:tc>
      </w:tr>
      <w:tr w:rsidR="00B06B2F" w:rsidRPr="00B06B2F" w14:paraId="166F96DF" w14:textId="77777777">
        <w:trPr>
          <w:jc w:val="center"/>
        </w:trPr>
        <w:tc>
          <w:tcPr>
            <w:tcW w:w="504" w:type="dxa"/>
            <w:shd w:val="clear" w:color="auto" w:fill="FFFFFF"/>
          </w:tcPr>
          <w:p w14:paraId="2596C9B1" w14:textId="77777777" w:rsidR="00B06B2F" w:rsidRDefault="00B06B2F" w:rsidP="00B06B2F">
            <w:pPr>
              <w:rPr>
                <w:rFonts w:ascii="Times New Roman" w:hAnsi="Times New Roman"/>
              </w:rPr>
            </w:pPr>
            <w:r>
              <w:rPr>
                <w:rFonts w:ascii="Times New Roman" w:hAnsi="Times New Roman"/>
                <w:sz w:val="16"/>
              </w:rPr>
              <w:t>14</w:t>
            </w:r>
          </w:p>
        </w:tc>
        <w:tc>
          <w:tcPr>
            <w:tcW w:w="3600" w:type="dxa"/>
            <w:shd w:val="clear" w:color="auto" w:fill="FFFFFF"/>
          </w:tcPr>
          <w:p w14:paraId="24C453FC" w14:textId="77777777" w:rsidR="00B06B2F" w:rsidRDefault="00B06B2F" w:rsidP="00B06B2F">
            <w:pPr>
              <w:rPr>
                <w:rFonts w:ascii="Times New Roman" w:hAnsi="Times New Roman"/>
              </w:rPr>
            </w:pPr>
            <w:r>
              <w:rPr>
                <w:rFonts w:ascii="Times New Roman" w:hAnsi="Times New Roman"/>
                <w:sz w:val="16"/>
              </w:rPr>
              <w:t xml:space="preserve">Go back to Home. Expand Advanced Priorities. Set Time = 1.0, Cost = 0.0, Risk = 0.0, Comfort = </w:t>
            </w:r>
            <w:proofErr w:type="gramStart"/>
            <w:r>
              <w:rPr>
                <w:rFonts w:ascii="Times New Roman" w:hAnsi="Times New Roman"/>
                <w:sz w:val="16"/>
              </w:rPr>
              <w:lastRenderedPageBreak/>
              <w:t>0.0</w:t>
            </w:r>
            <w:proofErr w:type="gramEnd"/>
            <w:r>
              <w:rPr>
                <w:rFonts w:ascii="Times New Roman" w:hAnsi="Times New Roman"/>
                <w:sz w:val="16"/>
              </w:rPr>
              <w:t>. Search again.</w:t>
            </w:r>
          </w:p>
        </w:tc>
        <w:tc>
          <w:tcPr>
            <w:tcW w:w="3024" w:type="dxa"/>
            <w:shd w:val="clear" w:color="auto" w:fill="FFFFFF"/>
          </w:tcPr>
          <w:p w14:paraId="1AD6A55E" w14:textId="77777777" w:rsidR="00B06B2F" w:rsidRDefault="00B06B2F" w:rsidP="00B06B2F">
            <w:pPr>
              <w:rPr>
                <w:rFonts w:ascii="Times New Roman" w:hAnsi="Times New Roman"/>
              </w:rPr>
            </w:pPr>
            <w:r>
              <w:rPr>
                <w:rFonts w:ascii="Times New Roman" w:hAnsi="Times New Roman"/>
                <w:sz w:val="16"/>
              </w:rPr>
              <w:lastRenderedPageBreak/>
              <w:t>Watch how the ranking changes when we only care about speed.</w:t>
            </w:r>
          </w:p>
        </w:tc>
        <w:tc>
          <w:tcPr>
            <w:tcW w:w="3168" w:type="dxa"/>
            <w:shd w:val="clear" w:color="auto" w:fill="F0FAF0"/>
          </w:tcPr>
          <w:p w14:paraId="3792D12E" w14:textId="77777777" w:rsidR="00B06B2F" w:rsidRDefault="00B06B2F" w:rsidP="00B06B2F">
            <w:pPr>
              <w:rPr>
                <w:rFonts w:ascii="Times New Roman" w:hAnsi="Times New Roman"/>
              </w:rPr>
            </w:pPr>
            <w:r>
              <w:rPr>
                <w:rFonts w:ascii="Times New Roman" w:hAnsi="Times New Roman"/>
                <w:sz w:val="16"/>
              </w:rPr>
              <w:t xml:space="preserve">The fastest route is now ranked #1. Order differs from the default-weight search. </w:t>
            </w:r>
            <w:r>
              <w:rPr>
                <w:rFonts w:ascii="Times New Roman" w:hAnsi="Times New Roman"/>
                <w:sz w:val="16"/>
              </w:rPr>
              <w:lastRenderedPageBreak/>
              <w:t>(Covers TC8.)</w:t>
            </w:r>
          </w:p>
        </w:tc>
      </w:tr>
      <w:tr w:rsidR="00B06B2F" w:rsidRPr="00B06B2F" w14:paraId="7D4F306F" w14:textId="77777777">
        <w:trPr>
          <w:jc w:val="center"/>
        </w:trPr>
        <w:tc>
          <w:tcPr>
            <w:tcW w:w="504" w:type="dxa"/>
            <w:shd w:val="clear" w:color="auto" w:fill="F7F9FC"/>
          </w:tcPr>
          <w:p w14:paraId="51FBB596" w14:textId="77777777" w:rsidR="00B06B2F" w:rsidRDefault="00B06B2F" w:rsidP="00B06B2F">
            <w:pPr>
              <w:rPr>
                <w:rFonts w:ascii="Times New Roman" w:hAnsi="Times New Roman"/>
              </w:rPr>
            </w:pPr>
            <w:r>
              <w:rPr>
                <w:rFonts w:ascii="Times New Roman" w:hAnsi="Times New Roman"/>
                <w:sz w:val="16"/>
              </w:rPr>
              <w:lastRenderedPageBreak/>
              <w:t>15</w:t>
            </w:r>
          </w:p>
        </w:tc>
        <w:tc>
          <w:tcPr>
            <w:tcW w:w="3600" w:type="dxa"/>
            <w:shd w:val="clear" w:color="auto" w:fill="F7F9FC"/>
          </w:tcPr>
          <w:p w14:paraId="40722DC2" w14:textId="77777777" w:rsidR="00B06B2F" w:rsidRDefault="00B06B2F" w:rsidP="00B06B2F">
            <w:pPr>
              <w:rPr>
                <w:rFonts w:ascii="Times New Roman" w:hAnsi="Times New Roman"/>
              </w:rPr>
            </w:pPr>
            <w:r>
              <w:rPr>
                <w:rFonts w:ascii="Times New Roman" w:hAnsi="Times New Roman"/>
                <w:sz w:val="16"/>
              </w:rPr>
              <w:t>Now add constraints: Max Walk = 5 min, Max Transfers = 1, Max Budget = $2.00. Search.</w:t>
            </w:r>
          </w:p>
        </w:tc>
        <w:tc>
          <w:tcPr>
            <w:tcW w:w="3024" w:type="dxa"/>
            <w:shd w:val="clear" w:color="auto" w:fill="F7F9FC"/>
          </w:tcPr>
          <w:p w14:paraId="77524563" w14:textId="77777777" w:rsidR="00B06B2F" w:rsidRDefault="00B06B2F" w:rsidP="00B06B2F">
            <w:pPr>
              <w:rPr>
                <w:rFonts w:ascii="Times New Roman" w:hAnsi="Times New Roman"/>
              </w:rPr>
            </w:pPr>
            <w:r>
              <w:rPr>
                <w:rFonts w:ascii="Times New Roman" w:hAnsi="Times New Roman"/>
                <w:sz w:val="16"/>
              </w:rPr>
              <w:t>Constraints hard-filter: any route exceeding these limits is removed entirely.</w:t>
            </w:r>
          </w:p>
        </w:tc>
        <w:tc>
          <w:tcPr>
            <w:tcW w:w="3168" w:type="dxa"/>
            <w:shd w:val="clear" w:color="auto" w:fill="E8F5E9"/>
          </w:tcPr>
          <w:p w14:paraId="2A3CE5F8" w14:textId="77777777" w:rsidR="00B06B2F" w:rsidRDefault="00B06B2F" w:rsidP="00B06B2F">
            <w:pPr>
              <w:rPr>
                <w:rFonts w:ascii="Times New Roman" w:hAnsi="Times New Roman"/>
              </w:rPr>
            </w:pPr>
            <w:r>
              <w:rPr>
                <w:rFonts w:ascii="Times New Roman" w:hAnsi="Times New Roman"/>
                <w:sz w:val="16"/>
              </w:rPr>
              <w:t>Results only include routes satisfying ALL three constraints. Fewer routes returned. (Covers TC9, TC11, TC40.)</w:t>
            </w:r>
          </w:p>
        </w:tc>
      </w:tr>
    </w:tbl>
    <w:p w14:paraId="62020E41" w14:textId="77777777" w:rsidR="00B06B2F" w:rsidRPr="00B06B2F" w:rsidRDefault="00B06B2F" w:rsidP="00B06B2F">
      <w:pPr>
        <w:rPr>
          <w:rFonts w:ascii="Times New Roman" w:hAnsi="Times New Roman"/>
        </w:rPr>
      </w:pPr>
    </w:p>
    <w:p w14:paraId="03E9BE3D" w14:textId="77777777" w:rsidR="00B06B2F" w:rsidRPr="00B06B2F" w:rsidRDefault="00B06B2F" w:rsidP="00AC2FF0">
      <w:pPr>
        <w:pStyle w:val="Heading1"/>
        <w:numPr>
          <w:ilvl w:val="0"/>
          <w:numId w:val="34"/>
        </w:numPr>
        <w:rPr>
          <w:rFonts w:ascii="Times New Roman" w:hAnsi="Times New Roman"/>
        </w:rPr>
      </w:pPr>
      <w:r w:rsidRPr="00B06B2F">
        <w:rPr>
          <w:rFonts w:ascii="Times New Roman" w:hAnsi="Times New Roman"/>
        </w:rPr>
        <w:t>Workflow 2: Driving / Taxi Search — ERP, Parking, Weather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7776"/>
      </w:tblGrid>
      <w:tr w:rsidR="00B06B2F" w:rsidRPr="00B06B2F" w14:paraId="42A26C49" w14:textId="77777777">
        <w:trPr>
          <w:jc w:val="center"/>
        </w:trPr>
        <w:tc>
          <w:tcPr>
            <w:tcW w:w="2016" w:type="dxa"/>
            <w:shd w:val="clear" w:color="auto" w:fill="D6E4F0"/>
          </w:tcPr>
          <w:p w14:paraId="3933EFD8" w14:textId="77777777" w:rsidR="00B06B2F" w:rsidRDefault="00B06B2F" w:rsidP="00B06B2F">
            <w:pPr>
              <w:rPr>
                <w:rFonts w:ascii="Times New Roman" w:hAnsi="Times New Roman"/>
                <w:sz w:val="20"/>
              </w:rPr>
            </w:pPr>
            <w:r>
              <w:rPr>
                <w:rFonts w:ascii="Times New Roman" w:hAnsi="Times New Roman"/>
                <w:b/>
                <w:sz w:val="20"/>
              </w:rPr>
              <w:t>Estimated Time</w:t>
            </w:r>
          </w:p>
        </w:tc>
        <w:tc>
          <w:tcPr>
            <w:tcW w:w="7776" w:type="dxa"/>
          </w:tcPr>
          <w:p w14:paraId="18850877" w14:textId="77777777" w:rsidR="00B06B2F" w:rsidRDefault="00B06B2F" w:rsidP="00B06B2F">
            <w:pPr>
              <w:rPr>
                <w:rFonts w:ascii="Times New Roman" w:hAnsi="Times New Roman"/>
                <w:sz w:val="20"/>
              </w:rPr>
            </w:pPr>
            <w:r>
              <w:rPr>
                <w:rFonts w:ascii="Times New Roman" w:hAnsi="Times New Roman"/>
                <w:sz w:val="20"/>
              </w:rPr>
              <w:t>~3 min</w:t>
            </w:r>
          </w:p>
        </w:tc>
      </w:tr>
      <w:tr w:rsidR="00B06B2F" w:rsidRPr="00B06B2F" w14:paraId="29FF5B53" w14:textId="77777777">
        <w:trPr>
          <w:jc w:val="center"/>
        </w:trPr>
        <w:tc>
          <w:tcPr>
            <w:tcW w:w="2016" w:type="dxa"/>
            <w:shd w:val="clear" w:color="auto" w:fill="D6E4F0"/>
          </w:tcPr>
          <w:p w14:paraId="6C21090E" w14:textId="77777777" w:rsidR="00B06B2F" w:rsidRDefault="00B06B2F" w:rsidP="00B06B2F">
            <w:pPr>
              <w:rPr>
                <w:rFonts w:ascii="Times New Roman" w:hAnsi="Times New Roman"/>
                <w:sz w:val="20"/>
              </w:rPr>
            </w:pPr>
            <w:r>
              <w:rPr>
                <w:rFonts w:ascii="Times New Roman" w:hAnsi="Times New Roman"/>
                <w:b/>
                <w:sz w:val="20"/>
              </w:rPr>
              <w:t>Goal</w:t>
            </w:r>
          </w:p>
        </w:tc>
        <w:tc>
          <w:tcPr>
            <w:tcW w:w="7776" w:type="dxa"/>
          </w:tcPr>
          <w:p w14:paraId="4A654470" w14:textId="77777777" w:rsidR="00B06B2F" w:rsidRDefault="00B06B2F" w:rsidP="00B06B2F">
            <w:pPr>
              <w:rPr>
                <w:rFonts w:ascii="Times New Roman" w:hAnsi="Times New Roman"/>
                <w:sz w:val="20"/>
              </w:rPr>
            </w:pPr>
            <w:r>
              <w:rPr>
                <w:rFonts w:ascii="Times New Roman" w:hAnsi="Times New Roman"/>
                <w:sz w:val="20"/>
              </w:rPr>
              <w:t>Demonstrate driving and taxi mode with differentiation features: ERP toll calculation, carpark availability, and weather integration.</w:t>
            </w:r>
          </w:p>
        </w:tc>
      </w:tr>
      <w:tr w:rsidR="00B06B2F" w:rsidRPr="00B06B2F" w14:paraId="1C1C7137" w14:textId="77777777">
        <w:trPr>
          <w:jc w:val="center"/>
        </w:trPr>
        <w:tc>
          <w:tcPr>
            <w:tcW w:w="2016" w:type="dxa"/>
            <w:shd w:val="clear" w:color="auto" w:fill="D6E4F0"/>
          </w:tcPr>
          <w:p w14:paraId="445F4270" w14:textId="77777777" w:rsidR="00B06B2F" w:rsidRDefault="00B06B2F" w:rsidP="00B06B2F">
            <w:pPr>
              <w:rPr>
                <w:rFonts w:ascii="Times New Roman" w:hAnsi="Times New Roman"/>
                <w:sz w:val="20"/>
              </w:rPr>
            </w:pPr>
            <w:r>
              <w:rPr>
                <w:rFonts w:ascii="Times New Roman" w:hAnsi="Times New Roman"/>
                <w:b/>
                <w:sz w:val="20"/>
              </w:rPr>
              <w:t>Test Cases Covered</w:t>
            </w:r>
          </w:p>
        </w:tc>
        <w:tc>
          <w:tcPr>
            <w:tcW w:w="7776" w:type="dxa"/>
          </w:tcPr>
          <w:p w14:paraId="1584A0E0" w14:textId="77777777" w:rsidR="00B06B2F" w:rsidRDefault="00B06B2F" w:rsidP="00B06B2F">
            <w:pPr>
              <w:rPr>
                <w:rFonts w:ascii="Times New Roman" w:hAnsi="Times New Roman"/>
                <w:sz w:val="20"/>
              </w:rPr>
            </w:pPr>
            <w:r>
              <w:rPr>
                <w:rFonts w:ascii="Times New Roman" w:hAnsi="Times New Roman"/>
                <w:sz w:val="20"/>
              </w:rPr>
              <w:t>TC2, TC3, TC32, TC33, TC34</w:t>
            </w:r>
          </w:p>
        </w:tc>
      </w:tr>
    </w:tbl>
    <w:p w14:paraId="0A301B88" w14:textId="77777777" w:rsidR="00B06B2F" w:rsidRPr="00B06B2F" w:rsidRDefault="00B06B2F" w:rsidP="00B06B2F">
      <w:pPr>
        <w:rPr>
          <w:rFonts w:ascii="Times New Roman" w:hAnsi="Times New Roman"/>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3394"/>
        <w:gridCol w:w="2864"/>
        <w:gridCol w:w="3012"/>
      </w:tblGrid>
      <w:tr w:rsidR="00B06B2F" w:rsidRPr="00B06B2F" w14:paraId="5C7244E9" w14:textId="77777777">
        <w:trPr>
          <w:jc w:val="center"/>
        </w:trPr>
        <w:tc>
          <w:tcPr>
            <w:tcW w:w="504" w:type="dxa"/>
            <w:shd w:val="clear" w:color="auto" w:fill="1F3864"/>
          </w:tcPr>
          <w:p w14:paraId="729CEDFF" w14:textId="77777777" w:rsidR="00B06B2F" w:rsidRDefault="00B06B2F" w:rsidP="00B06B2F">
            <w:pPr>
              <w:rPr>
                <w:rFonts w:ascii="Times New Roman" w:hAnsi="Times New Roman"/>
                <w:sz w:val="20"/>
              </w:rPr>
            </w:pPr>
            <w:r>
              <w:rPr>
                <w:rFonts w:ascii="Times New Roman" w:hAnsi="Times New Roman"/>
                <w:b/>
                <w:color w:val="FFFFFF"/>
                <w:sz w:val="20"/>
              </w:rPr>
              <w:t>Step</w:t>
            </w:r>
          </w:p>
        </w:tc>
        <w:tc>
          <w:tcPr>
            <w:tcW w:w="3600" w:type="dxa"/>
            <w:shd w:val="clear" w:color="auto" w:fill="1F3864"/>
          </w:tcPr>
          <w:p w14:paraId="09633551" w14:textId="77777777" w:rsidR="00B06B2F" w:rsidRDefault="00B06B2F" w:rsidP="00B06B2F">
            <w:pPr>
              <w:rPr>
                <w:rFonts w:ascii="Times New Roman" w:hAnsi="Times New Roman"/>
                <w:sz w:val="20"/>
              </w:rPr>
            </w:pPr>
            <w:r>
              <w:rPr>
                <w:rFonts w:ascii="Times New Roman" w:hAnsi="Times New Roman"/>
                <w:b/>
                <w:color w:val="FFFFFF"/>
                <w:sz w:val="20"/>
              </w:rPr>
              <w:t>Action (What to Do)</w:t>
            </w:r>
          </w:p>
        </w:tc>
        <w:tc>
          <w:tcPr>
            <w:tcW w:w="3024" w:type="dxa"/>
            <w:shd w:val="clear" w:color="auto" w:fill="1F3864"/>
          </w:tcPr>
          <w:p w14:paraId="3E012AA2" w14:textId="77777777" w:rsidR="00B06B2F" w:rsidRDefault="00B06B2F" w:rsidP="00B06B2F">
            <w:pPr>
              <w:rPr>
                <w:rFonts w:ascii="Times New Roman" w:hAnsi="Times New Roman"/>
                <w:sz w:val="20"/>
              </w:rPr>
            </w:pPr>
            <w:r>
              <w:rPr>
                <w:rFonts w:ascii="Times New Roman" w:hAnsi="Times New Roman"/>
                <w:b/>
                <w:color w:val="FFFFFF"/>
                <w:sz w:val="20"/>
              </w:rPr>
              <w:t>Narration (What to Say)</w:t>
            </w:r>
          </w:p>
        </w:tc>
        <w:tc>
          <w:tcPr>
            <w:tcW w:w="3168" w:type="dxa"/>
            <w:shd w:val="clear" w:color="auto" w:fill="1F3864"/>
          </w:tcPr>
          <w:p w14:paraId="4DCD6A42" w14:textId="77777777" w:rsidR="00B06B2F" w:rsidRDefault="00B06B2F" w:rsidP="00B06B2F">
            <w:pPr>
              <w:rPr>
                <w:rFonts w:ascii="Times New Roman" w:hAnsi="Times New Roman"/>
                <w:sz w:val="20"/>
              </w:rPr>
            </w:pPr>
            <w:r>
              <w:rPr>
                <w:rFonts w:ascii="Times New Roman" w:hAnsi="Times New Roman"/>
                <w:b/>
                <w:color w:val="FFFFFF"/>
                <w:sz w:val="20"/>
              </w:rPr>
              <w:t>Expected Result / Verify</w:t>
            </w:r>
          </w:p>
        </w:tc>
      </w:tr>
      <w:tr w:rsidR="00B06B2F" w:rsidRPr="00B06B2F" w14:paraId="06364B22" w14:textId="77777777">
        <w:trPr>
          <w:jc w:val="center"/>
        </w:trPr>
        <w:tc>
          <w:tcPr>
            <w:tcW w:w="504" w:type="dxa"/>
            <w:shd w:val="clear" w:color="auto" w:fill="F7F9FC"/>
          </w:tcPr>
          <w:p w14:paraId="26CA7DCE" w14:textId="77777777" w:rsidR="00B06B2F" w:rsidRDefault="00B06B2F" w:rsidP="00B06B2F">
            <w:pPr>
              <w:rPr>
                <w:rFonts w:ascii="Times New Roman" w:hAnsi="Times New Roman"/>
                <w:sz w:val="20"/>
              </w:rPr>
            </w:pPr>
            <w:r>
              <w:rPr>
                <w:rFonts w:ascii="Times New Roman" w:hAnsi="Times New Roman"/>
                <w:sz w:val="20"/>
              </w:rPr>
              <w:t>1</w:t>
            </w:r>
          </w:p>
        </w:tc>
        <w:tc>
          <w:tcPr>
            <w:tcW w:w="3600" w:type="dxa"/>
            <w:shd w:val="clear" w:color="auto" w:fill="F7F9FC"/>
          </w:tcPr>
          <w:p w14:paraId="41491589" w14:textId="77777777" w:rsidR="00B06B2F" w:rsidRDefault="00B06B2F" w:rsidP="00B06B2F">
            <w:pPr>
              <w:rPr>
                <w:rFonts w:ascii="Times New Roman" w:hAnsi="Times New Roman"/>
                <w:sz w:val="20"/>
              </w:rPr>
            </w:pPr>
            <w:r>
              <w:rPr>
                <w:rFonts w:ascii="Times New Roman" w:hAnsi="Times New Roman"/>
                <w:sz w:val="20"/>
              </w:rPr>
              <w:t>On the Home screen, enter Origin = "NUS" and Destination = "Changi Airport".</w:t>
            </w:r>
          </w:p>
        </w:tc>
        <w:tc>
          <w:tcPr>
            <w:tcW w:w="3024" w:type="dxa"/>
            <w:shd w:val="clear" w:color="auto" w:fill="F7F9FC"/>
          </w:tcPr>
          <w:p w14:paraId="2BCC1079" w14:textId="77777777" w:rsidR="00B06B2F" w:rsidRDefault="00B06B2F" w:rsidP="00B06B2F">
            <w:pPr>
              <w:rPr>
                <w:rFonts w:ascii="Times New Roman" w:hAnsi="Times New Roman"/>
                <w:sz w:val="20"/>
              </w:rPr>
            </w:pPr>
            <w:r>
              <w:rPr>
                <w:rFonts w:ascii="Times New Roman" w:hAnsi="Times New Roman"/>
                <w:sz w:val="20"/>
              </w:rPr>
              <w:t>A cross-island trip — good for showing driving features.</w:t>
            </w:r>
          </w:p>
        </w:tc>
        <w:tc>
          <w:tcPr>
            <w:tcW w:w="3168" w:type="dxa"/>
            <w:shd w:val="clear" w:color="auto" w:fill="E8F5E9"/>
          </w:tcPr>
          <w:p w14:paraId="4EA0B46B" w14:textId="77777777" w:rsidR="00B06B2F" w:rsidRDefault="00B06B2F" w:rsidP="00B06B2F">
            <w:pPr>
              <w:rPr>
                <w:rFonts w:ascii="Times New Roman" w:hAnsi="Times New Roman"/>
                <w:sz w:val="20"/>
              </w:rPr>
            </w:pPr>
            <w:r>
              <w:rPr>
                <w:rFonts w:ascii="Times New Roman" w:hAnsi="Times New Roman"/>
                <w:sz w:val="20"/>
              </w:rPr>
              <w:t xml:space="preserve">Fields </w:t>
            </w:r>
            <w:proofErr w:type="gramStart"/>
            <w:r>
              <w:rPr>
                <w:rFonts w:ascii="Times New Roman" w:hAnsi="Times New Roman"/>
                <w:sz w:val="20"/>
              </w:rPr>
              <w:t>populated</w:t>
            </w:r>
            <w:proofErr w:type="gramEnd"/>
            <w:r>
              <w:rPr>
                <w:rFonts w:ascii="Times New Roman" w:hAnsi="Times New Roman"/>
                <w:sz w:val="20"/>
              </w:rPr>
              <w:t>. Search button enabled.</w:t>
            </w:r>
          </w:p>
        </w:tc>
      </w:tr>
      <w:tr w:rsidR="00B06B2F" w:rsidRPr="00B06B2F" w14:paraId="6ECE960D" w14:textId="77777777">
        <w:trPr>
          <w:jc w:val="center"/>
        </w:trPr>
        <w:tc>
          <w:tcPr>
            <w:tcW w:w="504" w:type="dxa"/>
            <w:shd w:val="clear" w:color="auto" w:fill="FFFFFF"/>
          </w:tcPr>
          <w:p w14:paraId="6BED1E28" w14:textId="77777777" w:rsidR="00B06B2F" w:rsidRDefault="00B06B2F" w:rsidP="00B06B2F">
            <w:pPr>
              <w:rPr>
                <w:rFonts w:ascii="Times New Roman" w:hAnsi="Times New Roman"/>
                <w:sz w:val="20"/>
              </w:rPr>
            </w:pPr>
            <w:r>
              <w:rPr>
                <w:rFonts w:ascii="Times New Roman" w:hAnsi="Times New Roman"/>
                <w:sz w:val="20"/>
              </w:rPr>
              <w:t>2</w:t>
            </w:r>
          </w:p>
        </w:tc>
        <w:tc>
          <w:tcPr>
            <w:tcW w:w="3600" w:type="dxa"/>
            <w:shd w:val="clear" w:color="auto" w:fill="FFFFFF"/>
          </w:tcPr>
          <w:p w14:paraId="02AAD753" w14:textId="77777777" w:rsidR="00B06B2F" w:rsidRDefault="00B06B2F" w:rsidP="00B06B2F">
            <w:pPr>
              <w:rPr>
                <w:rFonts w:ascii="Times New Roman" w:hAnsi="Times New Roman"/>
                <w:sz w:val="20"/>
              </w:rPr>
            </w:pPr>
            <w:r>
              <w:rPr>
                <w:rFonts w:ascii="Times New Roman" w:hAnsi="Times New Roman"/>
                <w:sz w:val="20"/>
              </w:rPr>
              <w:t>Toggle mode to Taxi/Drive only (deselect Public Transit).</w:t>
            </w:r>
          </w:p>
        </w:tc>
        <w:tc>
          <w:tcPr>
            <w:tcW w:w="3024" w:type="dxa"/>
            <w:shd w:val="clear" w:color="auto" w:fill="FFFFFF"/>
          </w:tcPr>
          <w:p w14:paraId="6F13491E" w14:textId="77777777" w:rsidR="00B06B2F" w:rsidRDefault="00B06B2F" w:rsidP="00B06B2F">
            <w:pPr>
              <w:rPr>
                <w:rFonts w:ascii="Times New Roman" w:hAnsi="Times New Roman"/>
                <w:sz w:val="20"/>
              </w:rPr>
            </w:pPr>
            <w:r w:rsidRPr="5DBC4B4C">
              <w:rPr>
                <w:rFonts w:ascii="Times New Roman" w:hAnsi="Times New Roman"/>
                <w:sz w:val="20"/>
              </w:rPr>
              <w:t>Now we're searching exclusively for driving and taxi routes.</w:t>
            </w:r>
          </w:p>
        </w:tc>
        <w:tc>
          <w:tcPr>
            <w:tcW w:w="3168" w:type="dxa"/>
            <w:shd w:val="clear" w:color="auto" w:fill="F0FAF0"/>
          </w:tcPr>
          <w:p w14:paraId="51E8E60E" w14:textId="77777777" w:rsidR="00B06B2F" w:rsidRDefault="00B06B2F" w:rsidP="00B06B2F">
            <w:pPr>
              <w:rPr>
                <w:rFonts w:ascii="Times New Roman" w:hAnsi="Times New Roman"/>
                <w:sz w:val="20"/>
              </w:rPr>
            </w:pPr>
            <w:r>
              <w:rPr>
                <w:rFonts w:ascii="Times New Roman" w:hAnsi="Times New Roman"/>
                <w:sz w:val="20"/>
              </w:rPr>
              <w:t>Only the Taxi/Drive toggle is active.</w:t>
            </w:r>
          </w:p>
        </w:tc>
      </w:tr>
      <w:tr w:rsidR="00B06B2F" w:rsidRPr="00B06B2F" w14:paraId="27F31008" w14:textId="77777777">
        <w:trPr>
          <w:jc w:val="center"/>
        </w:trPr>
        <w:tc>
          <w:tcPr>
            <w:tcW w:w="504" w:type="dxa"/>
            <w:shd w:val="clear" w:color="auto" w:fill="F7F9FC"/>
          </w:tcPr>
          <w:p w14:paraId="065F714E" w14:textId="77777777" w:rsidR="00B06B2F" w:rsidRDefault="00B06B2F" w:rsidP="00B06B2F">
            <w:pPr>
              <w:rPr>
                <w:rFonts w:ascii="Times New Roman" w:hAnsi="Times New Roman"/>
                <w:sz w:val="20"/>
              </w:rPr>
            </w:pPr>
            <w:r>
              <w:rPr>
                <w:rFonts w:ascii="Times New Roman" w:hAnsi="Times New Roman"/>
                <w:sz w:val="20"/>
              </w:rPr>
              <w:t>3</w:t>
            </w:r>
          </w:p>
        </w:tc>
        <w:tc>
          <w:tcPr>
            <w:tcW w:w="3600" w:type="dxa"/>
            <w:shd w:val="clear" w:color="auto" w:fill="F7F9FC"/>
          </w:tcPr>
          <w:p w14:paraId="168A6520" w14:textId="77777777" w:rsidR="00B06B2F" w:rsidRDefault="00B06B2F" w:rsidP="00B06B2F">
            <w:pPr>
              <w:rPr>
                <w:rFonts w:ascii="Times New Roman" w:hAnsi="Times New Roman"/>
                <w:sz w:val="20"/>
              </w:rPr>
            </w:pPr>
            <w:r>
              <w:rPr>
                <w:rFonts w:ascii="Times New Roman" w:hAnsi="Times New Roman"/>
                <w:sz w:val="20"/>
              </w:rPr>
              <w:t>Tap Search.</w:t>
            </w:r>
          </w:p>
        </w:tc>
        <w:tc>
          <w:tcPr>
            <w:tcW w:w="3024" w:type="dxa"/>
            <w:shd w:val="clear" w:color="auto" w:fill="F7F9FC"/>
          </w:tcPr>
          <w:p w14:paraId="56564168" w14:textId="77777777" w:rsidR="00B06B2F" w:rsidRDefault="00B06B2F" w:rsidP="00B06B2F">
            <w:pPr>
              <w:rPr>
                <w:rFonts w:ascii="Times New Roman" w:hAnsi="Times New Roman"/>
                <w:sz w:val="20"/>
              </w:rPr>
            </w:pPr>
            <w:r>
              <w:rPr>
                <w:rFonts w:ascii="Times New Roman" w:hAnsi="Times New Roman"/>
                <w:sz w:val="20"/>
              </w:rPr>
              <w:t>The backend calls Google Maps for driving directions, then enriches them with ERP gantry detection, carpark availability, and weather data.</w:t>
            </w:r>
          </w:p>
        </w:tc>
        <w:tc>
          <w:tcPr>
            <w:tcW w:w="3168" w:type="dxa"/>
            <w:shd w:val="clear" w:color="auto" w:fill="E8F5E9"/>
          </w:tcPr>
          <w:p w14:paraId="4618293E" w14:textId="77777777" w:rsidR="00B06B2F" w:rsidRDefault="00B06B2F" w:rsidP="00B06B2F">
            <w:pPr>
              <w:rPr>
                <w:rFonts w:ascii="Times New Roman" w:hAnsi="Times New Roman"/>
                <w:sz w:val="20"/>
              </w:rPr>
            </w:pPr>
            <w:r>
              <w:rPr>
                <w:rFonts w:ascii="Times New Roman" w:hAnsi="Times New Roman"/>
                <w:sz w:val="20"/>
              </w:rPr>
              <w:t xml:space="preserve">Results show route cards </w:t>
            </w:r>
            <w:proofErr w:type="spellStart"/>
            <w:r>
              <w:rPr>
                <w:rFonts w:ascii="Times New Roman" w:hAnsi="Times New Roman"/>
                <w:sz w:val="20"/>
              </w:rPr>
              <w:t>categorised</w:t>
            </w:r>
            <w:proofErr w:type="spellEnd"/>
            <w:r>
              <w:rPr>
                <w:rFonts w:ascii="Times New Roman" w:hAnsi="Times New Roman"/>
                <w:sz w:val="20"/>
              </w:rPr>
              <w:t xml:space="preserve"> as "Taxi" or "Drive". Cost reflects taxi fare estimate or fuel cost. No transfer count shown. (Covers TC2.)</w:t>
            </w:r>
          </w:p>
        </w:tc>
      </w:tr>
      <w:tr w:rsidR="00B06B2F" w:rsidRPr="00B06B2F" w14:paraId="79FF2EC6" w14:textId="77777777">
        <w:trPr>
          <w:jc w:val="center"/>
        </w:trPr>
        <w:tc>
          <w:tcPr>
            <w:tcW w:w="504" w:type="dxa"/>
            <w:shd w:val="clear" w:color="auto" w:fill="FFFFFF"/>
          </w:tcPr>
          <w:p w14:paraId="32BADAF3" w14:textId="77777777" w:rsidR="00B06B2F" w:rsidRDefault="00B06B2F" w:rsidP="00B06B2F">
            <w:pPr>
              <w:rPr>
                <w:rFonts w:ascii="Times New Roman" w:hAnsi="Times New Roman"/>
                <w:sz w:val="20"/>
              </w:rPr>
            </w:pPr>
            <w:r>
              <w:rPr>
                <w:rFonts w:ascii="Times New Roman" w:hAnsi="Times New Roman"/>
                <w:sz w:val="20"/>
              </w:rPr>
              <w:t>4</w:t>
            </w:r>
          </w:p>
        </w:tc>
        <w:tc>
          <w:tcPr>
            <w:tcW w:w="3600" w:type="dxa"/>
            <w:shd w:val="clear" w:color="auto" w:fill="FFFFFF"/>
          </w:tcPr>
          <w:p w14:paraId="456E602A" w14:textId="77777777" w:rsidR="00B06B2F" w:rsidRDefault="00B06B2F" w:rsidP="00B06B2F">
            <w:pPr>
              <w:rPr>
                <w:rFonts w:ascii="Times New Roman" w:hAnsi="Times New Roman"/>
                <w:sz w:val="20"/>
              </w:rPr>
            </w:pPr>
            <w:r>
              <w:rPr>
                <w:rFonts w:ascii="Times New Roman" w:hAnsi="Times New Roman"/>
                <w:sz w:val="20"/>
              </w:rPr>
              <w:t>Select a driving route. Check the route explanation text for ERP mentions.</w:t>
            </w:r>
          </w:p>
        </w:tc>
        <w:tc>
          <w:tcPr>
            <w:tcW w:w="3024" w:type="dxa"/>
            <w:shd w:val="clear" w:color="auto" w:fill="FFFFFF"/>
          </w:tcPr>
          <w:p w14:paraId="366BF477" w14:textId="77777777" w:rsidR="00B06B2F" w:rsidRDefault="00B06B2F" w:rsidP="00B06B2F">
            <w:pPr>
              <w:rPr>
                <w:rFonts w:ascii="Times New Roman" w:hAnsi="Times New Roman"/>
                <w:sz w:val="20"/>
              </w:rPr>
            </w:pPr>
            <w:r>
              <w:rPr>
                <w:rFonts w:ascii="Times New Roman" w:hAnsi="Times New Roman"/>
                <w:sz w:val="20"/>
              </w:rPr>
              <w:t>The app detects ERP gantries along the route polyline and adds toll charges to the cost. This uses the CTE and other expressway gantry data.</w:t>
            </w:r>
          </w:p>
        </w:tc>
        <w:tc>
          <w:tcPr>
            <w:tcW w:w="3168" w:type="dxa"/>
            <w:shd w:val="clear" w:color="auto" w:fill="F0FAF0"/>
          </w:tcPr>
          <w:p w14:paraId="668E3E76" w14:textId="77777777" w:rsidR="00B06B2F" w:rsidRDefault="00B06B2F" w:rsidP="00B06B2F">
            <w:pPr>
              <w:rPr>
                <w:rFonts w:ascii="Times New Roman" w:hAnsi="Times New Roman"/>
                <w:sz w:val="20"/>
              </w:rPr>
            </w:pPr>
            <w:r>
              <w:rPr>
                <w:rFonts w:ascii="Times New Roman" w:hAnsi="Times New Roman"/>
                <w:sz w:val="20"/>
              </w:rPr>
              <w:t>If the route passes ERP gantries during peak hours, the cost includes toll charges and the explanation mentions ERP. (Covers TC32.)</w:t>
            </w:r>
          </w:p>
        </w:tc>
      </w:tr>
      <w:tr w:rsidR="00B06B2F" w:rsidRPr="00B06B2F" w14:paraId="22DFFAEF" w14:textId="77777777">
        <w:trPr>
          <w:jc w:val="center"/>
        </w:trPr>
        <w:tc>
          <w:tcPr>
            <w:tcW w:w="504" w:type="dxa"/>
            <w:shd w:val="clear" w:color="auto" w:fill="F7F9FC"/>
          </w:tcPr>
          <w:p w14:paraId="4DB25013" w14:textId="77777777" w:rsidR="00B06B2F" w:rsidRDefault="00B06B2F" w:rsidP="00B06B2F">
            <w:pPr>
              <w:rPr>
                <w:rFonts w:ascii="Times New Roman" w:hAnsi="Times New Roman"/>
                <w:sz w:val="20"/>
              </w:rPr>
            </w:pPr>
            <w:r>
              <w:rPr>
                <w:rFonts w:ascii="Times New Roman" w:hAnsi="Times New Roman"/>
                <w:sz w:val="20"/>
              </w:rPr>
              <w:t>5</w:t>
            </w:r>
          </w:p>
        </w:tc>
        <w:tc>
          <w:tcPr>
            <w:tcW w:w="3600" w:type="dxa"/>
            <w:shd w:val="clear" w:color="auto" w:fill="F7F9FC"/>
          </w:tcPr>
          <w:p w14:paraId="4CB6C357" w14:textId="77777777" w:rsidR="00B06B2F" w:rsidRDefault="00B06B2F" w:rsidP="00B06B2F">
            <w:pPr>
              <w:rPr>
                <w:rFonts w:ascii="Times New Roman" w:hAnsi="Times New Roman"/>
                <w:sz w:val="20"/>
              </w:rPr>
            </w:pPr>
            <w:r>
              <w:rPr>
                <w:rFonts w:ascii="Times New Roman" w:hAnsi="Times New Roman"/>
                <w:sz w:val="20"/>
              </w:rPr>
              <w:t xml:space="preserve">Check the route details for </w:t>
            </w:r>
            <w:proofErr w:type="gramStart"/>
            <w:r>
              <w:rPr>
                <w:rFonts w:ascii="Times New Roman" w:hAnsi="Times New Roman"/>
                <w:sz w:val="20"/>
              </w:rPr>
              <w:t>carpark</w:t>
            </w:r>
            <w:proofErr w:type="gramEnd"/>
            <w:r>
              <w:rPr>
                <w:rFonts w:ascii="Times New Roman" w:hAnsi="Times New Roman"/>
                <w:sz w:val="20"/>
              </w:rPr>
              <w:t xml:space="preserve"> availability near the destination.</w:t>
            </w:r>
          </w:p>
        </w:tc>
        <w:tc>
          <w:tcPr>
            <w:tcW w:w="3024" w:type="dxa"/>
            <w:shd w:val="clear" w:color="auto" w:fill="F7F9FC"/>
          </w:tcPr>
          <w:p w14:paraId="1A70C3AA" w14:textId="77777777" w:rsidR="00B06B2F" w:rsidRDefault="00B06B2F" w:rsidP="00B06B2F">
            <w:pPr>
              <w:rPr>
                <w:rFonts w:ascii="Times New Roman" w:hAnsi="Times New Roman"/>
                <w:sz w:val="20"/>
              </w:rPr>
            </w:pPr>
            <w:r>
              <w:rPr>
                <w:rFonts w:ascii="Times New Roman" w:hAnsi="Times New Roman"/>
                <w:sz w:val="20"/>
              </w:rPr>
              <w:t xml:space="preserve">For driving routes, we query LTA for nearby HDB/URA </w:t>
            </w:r>
            <w:proofErr w:type="gramStart"/>
            <w:r>
              <w:rPr>
                <w:rFonts w:ascii="Times New Roman" w:hAnsi="Times New Roman"/>
                <w:sz w:val="20"/>
              </w:rPr>
              <w:t>carparks</w:t>
            </w:r>
            <w:proofErr w:type="gramEnd"/>
            <w:r>
              <w:rPr>
                <w:rFonts w:ascii="Times New Roman" w:hAnsi="Times New Roman"/>
                <w:sz w:val="20"/>
              </w:rPr>
              <w:t xml:space="preserve"> and show available lot counts.</w:t>
            </w:r>
          </w:p>
        </w:tc>
        <w:tc>
          <w:tcPr>
            <w:tcW w:w="3168" w:type="dxa"/>
            <w:shd w:val="clear" w:color="auto" w:fill="E8F5E9"/>
          </w:tcPr>
          <w:p w14:paraId="730F092D" w14:textId="77777777" w:rsidR="00B06B2F" w:rsidRDefault="00B06B2F" w:rsidP="00B06B2F">
            <w:pPr>
              <w:rPr>
                <w:rFonts w:ascii="Times New Roman" w:hAnsi="Times New Roman"/>
                <w:sz w:val="20"/>
              </w:rPr>
            </w:pPr>
            <w:r>
              <w:rPr>
                <w:rFonts w:ascii="Times New Roman" w:hAnsi="Times New Roman"/>
                <w:sz w:val="20"/>
              </w:rPr>
              <w:t>Carpark availability data appears in the route response with lot counts. (Covers TC34.)</w:t>
            </w:r>
          </w:p>
        </w:tc>
      </w:tr>
      <w:tr w:rsidR="00B06B2F" w:rsidRPr="00B06B2F" w14:paraId="5A439C2B" w14:textId="77777777">
        <w:trPr>
          <w:jc w:val="center"/>
        </w:trPr>
        <w:tc>
          <w:tcPr>
            <w:tcW w:w="504" w:type="dxa"/>
            <w:shd w:val="clear" w:color="auto" w:fill="FFFFFF"/>
          </w:tcPr>
          <w:p w14:paraId="05AA78C5" w14:textId="77777777" w:rsidR="00B06B2F" w:rsidRDefault="00B06B2F" w:rsidP="00B06B2F">
            <w:pPr>
              <w:rPr>
                <w:rFonts w:ascii="Times New Roman" w:hAnsi="Times New Roman"/>
                <w:sz w:val="20"/>
              </w:rPr>
            </w:pPr>
            <w:r>
              <w:rPr>
                <w:rFonts w:ascii="Times New Roman" w:hAnsi="Times New Roman"/>
                <w:sz w:val="20"/>
              </w:rPr>
              <w:t>6</w:t>
            </w:r>
          </w:p>
        </w:tc>
        <w:tc>
          <w:tcPr>
            <w:tcW w:w="3600" w:type="dxa"/>
            <w:shd w:val="clear" w:color="auto" w:fill="FFFFFF"/>
          </w:tcPr>
          <w:p w14:paraId="77E7DE27" w14:textId="77777777" w:rsidR="00B06B2F" w:rsidRDefault="00B06B2F" w:rsidP="00B06B2F">
            <w:pPr>
              <w:rPr>
                <w:rFonts w:ascii="Times New Roman" w:hAnsi="Times New Roman"/>
                <w:sz w:val="20"/>
              </w:rPr>
            </w:pPr>
            <w:r>
              <w:rPr>
                <w:rFonts w:ascii="Times New Roman" w:hAnsi="Times New Roman"/>
                <w:sz w:val="20"/>
              </w:rPr>
              <w:t>Check the route explanation or assessment for weather information.</w:t>
            </w:r>
          </w:p>
        </w:tc>
        <w:tc>
          <w:tcPr>
            <w:tcW w:w="3024" w:type="dxa"/>
            <w:shd w:val="clear" w:color="auto" w:fill="FFFFFF"/>
          </w:tcPr>
          <w:p w14:paraId="15426E0A" w14:textId="77777777" w:rsidR="00B06B2F" w:rsidRDefault="00B06B2F" w:rsidP="00B06B2F">
            <w:pPr>
              <w:rPr>
                <w:rFonts w:ascii="Times New Roman" w:hAnsi="Times New Roman"/>
                <w:sz w:val="20"/>
              </w:rPr>
            </w:pPr>
            <w:r>
              <w:rPr>
                <w:rFonts w:ascii="Times New Roman" w:hAnsi="Times New Roman"/>
                <w:sz w:val="20"/>
              </w:rPr>
              <w:t>We pull the NEA 2-hour weather forecast and factor adverse weather into the risk assessment.</w:t>
            </w:r>
          </w:p>
        </w:tc>
        <w:tc>
          <w:tcPr>
            <w:tcW w:w="3168" w:type="dxa"/>
            <w:shd w:val="clear" w:color="auto" w:fill="F0FAF0"/>
          </w:tcPr>
          <w:p w14:paraId="30843074" w14:textId="77777777" w:rsidR="00B06B2F" w:rsidRDefault="00B06B2F" w:rsidP="00B06B2F">
            <w:pPr>
              <w:rPr>
                <w:rFonts w:ascii="Times New Roman" w:hAnsi="Times New Roman"/>
                <w:sz w:val="20"/>
              </w:rPr>
            </w:pPr>
            <w:r>
              <w:rPr>
                <w:rFonts w:ascii="Times New Roman" w:hAnsi="Times New Roman"/>
                <w:sz w:val="20"/>
              </w:rPr>
              <w:t>If rain or thunderstorms are forecast, the route explanation or risk reflects this. (Covers TC33.)</w:t>
            </w:r>
          </w:p>
        </w:tc>
      </w:tr>
      <w:tr w:rsidR="00B06B2F" w:rsidRPr="00B06B2F" w14:paraId="702F0EC4" w14:textId="77777777">
        <w:trPr>
          <w:jc w:val="center"/>
        </w:trPr>
        <w:tc>
          <w:tcPr>
            <w:tcW w:w="504" w:type="dxa"/>
            <w:shd w:val="clear" w:color="auto" w:fill="F7F9FC"/>
          </w:tcPr>
          <w:p w14:paraId="6ECB0924" w14:textId="77777777" w:rsidR="00B06B2F" w:rsidRDefault="00B06B2F" w:rsidP="00B06B2F">
            <w:pPr>
              <w:rPr>
                <w:rFonts w:ascii="Times New Roman" w:hAnsi="Times New Roman"/>
                <w:sz w:val="20"/>
              </w:rPr>
            </w:pPr>
            <w:r>
              <w:rPr>
                <w:rFonts w:ascii="Times New Roman" w:hAnsi="Times New Roman"/>
                <w:sz w:val="20"/>
              </w:rPr>
              <w:t>7</w:t>
            </w:r>
          </w:p>
        </w:tc>
        <w:tc>
          <w:tcPr>
            <w:tcW w:w="3600" w:type="dxa"/>
            <w:shd w:val="clear" w:color="auto" w:fill="F7F9FC"/>
          </w:tcPr>
          <w:p w14:paraId="7E2A9D04" w14:textId="77777777" w:rsidR="00B06B2F" w:rsidRDefault="00B06B2F" w:rsidP="00B06B2F">
            <w:pPr>
              <w:rPr>
                <w:rFonts w:ascii="Times New Roman" w:hAnsi="Times New Roman"/>
                <w:sz w:val="20"/>
              </w:rPr>
            </w:pPr>
            <w:r>
              <w:rPr>
                <w:rFonts w:ascii="Times New Roman" w:hAnsi="Times New Roman"/>
                <w:sz w:val="20"/>
              </w:rPr>
              <w:t>Now enable BOTH modes (Public Transit + Taxi/Drive). Search again.</w:t>
            </w:r>
          </w:p>
        </w:tc>
        <w:tc>
          <w:tcPr>
            <w:tcW w:w="3024" w:type="dxa"/>
            <w:shd w:val="clear" w:color="auto" w:fill="F7F9FC"/>
          </w:tcPr>
          <w:p w14:paraId="43D694DE" w14:textId="77777777" w:rsidR="00B06B2F" w:rsidRDefault="00B06B2F" w:rsidP="00B06B2F">
            <w:pPr>
              <w:rPr>
                <w:rFonts w:ascii="Times New Roman" w:hAnsi="Times New Roman"/>
                <w:sz w:val="20"/>
              </w:rPr>
            </w:pPr>
            <w:r>
              <w:rPr>
                <w:rFonts w:ascii="Times New Roman" w:hAnsi="Times New Roman"/>
                <w:sz w:val="20"/>
              </w:rPr>
              <w:t>With both modes on, you get a mixed comparison — transit vs driving vs taxi side by side.</w:t>
            </w:r>
          </w:p>
        </w:tc>
        <w:tc>
          <w:tcPr>
            <w:tcW w:w="3168" w:type="dxa"/>
            <w:shd w:val="clear" w:color="auto" w:fill="E8F5E9"/>
          </w:tcPr>
          <w:p w14:paraId="1A19F094" w14:textId="77777777" w:rsidR="00B06B2F" w:rsidRDefault="00B06B2F" w:rsidP="00B06B2F">
            <w:pPr>
              <w:rPr>
                <w:rFonts w:ascii="Times New Roman" w:hAnsi="Times New Roman"/>
                <w:sz w:val="20"/>
              </w:rPr>
            </w:pPr>
            <w:r>
              <w:rPr>
                <w:rFonts w:ascii="Times New Roman" w:hAnsi="Times New Roman"/>
                <w:sz w:val="20"/>
              </w:rPr>
              <w:t xml:space="preserve">Results include a mix of transit, taxi, and drive routes, up to </w:t>
            </w:r>
            <w:proofErr w:type="gramStart"/>
            <w:r>
              <w:rPr>
                <w:rFonts w:ascii="Times New Roman" w:hAnsi="Times New Roman"/>
                <w:sz w:val="20"/>
              </w:rPr>
              <w:t>5 total</w:t>
            </w:r>
            <w:proofErr w:type="gramEnd"/>
            <w:r>
              <w:rPr>
                <w:rFonts w:ascii="Times New Roman" w:hAnsi="Times New Roman"/>
                <w:sz w:val="20"/>
              </w:rPr>
              <w:t xml:space="preserve">. Categories </w:t>
            </w:r>
            <w:proofErr w:type="gramStart"/>
            <w:r>
              <w:rPr>
                <w:rFonts w:ascii="Times New Roman" w:hAnsi="Times New Roman"/>
                <w:sz w:val="20"/>
              </w:rPr>
              <w:t>labelled</w:t>
            </w:r>
            <w:proofErr w:type="gramEnd"/>
            <w:r>
              <w:rPr>
                <w:rFonts w:ascii="Times New Roman" w:hAnsi="Times New Roman"/>
                <w:sz w:val="20"/>
              </w:rPr>
              <w:t xml:space="preserve"> correctly. (Covers TC3.)</w:t>
            </w:r>
          </w:p>
        </w:tc>
      </w:tr>
      <w:tr w:rsidR="00B06B2F" w:rsidRPr="00B06B2F" w14:paraId="6DDA23C4" w14:textId="77777777">
        <w:trPr>
          <w:jc w:val="center"/>
        </w:trPr>
        <w:tc>
          <w:tcPr>
            <w:tcW w:w="504" w:type="dxa"/>
            <w:shd w:val="clear" w:color="auto" w:fill="FFFFFF"/>
          </w:tcPr>
          <w:p w14:paraId="58566D76" w14:textId="77777777" w:rsidR="00B06B2F" w:rsidRDefault="00B06B2F" w:rsidP="00B06B2F">
            <w:pPr>
              <w:rPr>
                <w:rFonts w:ascii="Times New Roman" w:hAnsi="Times New Roman"/>
                <w:sz w:val="20"/>
              </w:rPr>
            </w:pPr>
            <w:r>
              <w:rPr>
                <w:rFonts w:ascii="Times New Roman" w:hAnsi="Times New Roman"/>
                <w:sz w:val="20"/>
              </w:rPr>
              <w:t>8</w:t>
            </w:r>
          </w:p>
        </w:tc>
        <w:tc>
          <w:tcPr>
            <w:tcW w:w="3600" w:type="dxa"/>
            <w:shd w:val="clear" w:color="auto" w:fill="FFFFFF"/>
          </w:tcPr>
          <w:p w14:paraId="06B2363E" w14:textId="77777777" w:rsidR="00B06B2F" w:rsidRDefault="00B06B2F" w:rsidP="00B06B2F">
            <w:pPr>
              <w:rPr>
                <w:rFonts w:ascii="Times New Roman" w:hAnsi="Times New Roman"/>
                <w:sz w:val="20"/>
              </w:rPr>
            </w:pPr>
            <w:r>
              <w:rPr>
                <w:rFonts w:ascii="Times New Roman" w:hAnsi="Times New Roman"/>
                <w:sz w:val="20"/>
              </w:rPr>
              <w:t>Navigate to the Scoring tab. Compare transit vs driving route scores.</w:t>
            </w:r>
          </w:p>
        </w:tc>
        <w:tc>
          <w:tcPr>
            <w:tcW w:w="3024" w:type="dxa"/>
            <w:shd w:val="clear" w:color="auto" w:fill="FFFFFF"/>
          </w:tcPr>
          <w:p w14:paraId="7DD78AFD" w14:textId="77777777" w:rsidR="00B06B2F" w:rsidRDefault="00B06B2F" w:rsidP="00B06B2F">
            <w:pPr>
              <w:rPr>
                <w:rFonts w:ascii="Times New Roman" w:hAnsi="Times New Roman"/>
                <w:sz w:val="20"/>
              </w:rPr>
            </w:pPr>
            <w:r>
              <w:rPr>
                <w:rFonts w:ascii="Times New Roman" w:hAnsi="Times New Roman"/>
                <w:sz w:val="20"/>
              </w:rPr>
              <w:t xml:space="preserve">The scoring system works across all modes — </w:t>
            </w:r>
            <w:proofErr w:type="spellStart"/>
            <w:r>
              <w:rPr>
                <w:rFonts w:ascii="Times New Roman" w:hAnsi="Times New Roman"/>
                <w:sz w:val="20"/>
              </w:rPr>
              <w:t>normalised</w:t>
            </w:r>
            <w:proofErr w:type="spellEnd"/>
            <w:r>
              <w:rPr>
                <w:rFonts w:ascii="Times New Roman" w:hAnsi="Times New Roman"/>
                <w:sz w:val="20"/>
              </w:rPr>
              <w:t xml:space="preserve"> metrics let you compare apples to oranges.</w:t>
            </w:r>
          </w:p>
        </w:tc>
        <w:tc>
          <w:tcPr>
            <w:tcW w:w="3168" w:type="dxa"/>
            <w:shd w:val="clear" w:color="auto" w:fill="F0FAF0"/>
          </w:tcPr>
          <w:p w14:paraId="50FBFB07" w14:textId="77777777" w:rsidR="00B06B2F" w:rsidRDefault="00B06B2F" w:rsidP="00B06B2F">
            <w:pPr>
              <w:rPr>
                <w:rFonts w:ascii="Times New Roman" w:hAnsi="Times New Roman"/>
                <w:sz w:val="20"/>
              </w:rPr>
            </w:pPr>
            <w:r>
              <w:rPr>
                <w:rFonts w:ascii="Times New Roman" w:hAnsi="Times New Roman"/>
                <w:sz w:val="20"/>
              </w:rPr>
              <w:t>Comparison table shows all route types. Scoring formula applies consistently across modes.</w:t>
            </w:r>
          </w:p>
        </w:tc>
      </w:tr>
    </w:tbl>
    <w:p w14:paraId="649B0971" w14:textId="77777777" w:rsidR="00B06B2F" w:rsidRPr="00B06B2F" w:rsidRDefault="00B06B2F" w:rsidP="00B06B2F">
      <w:pPr>
        <w:rPr>
          <w:rFonts w:ascii="Times New Roman" w:hAnsi="Times New Roman"/>
        </w:rPr>
      </w:pPr>
    </w:p>
    <w:p w14:paraId="2AC61BFA" w14:textId="77777777" w:rsidR="00B06B2F" w:rsidRPr="00B06B2F" w:rsidRDefault="00B06B2F" w:rsidP="00AC2FF0">
      <w:pPr>
        <w:pStyle w:val="Heading1"/>
        <w:numPr>
          <w:ilvl w:val="0"/>
          <w:numId w:val="34"/>
        </w:numPr>
        <w:rPr>
          <w:rFonts w:ascii="Times New Roman" w:hAnsi="Times New Roman"/>
        </w:rPr>
      </w:pPr>
      <w:r w:rsidRPr="00B06B2F">
        <w:rPr>
          <w:rFonts w:ascii="Times New Roman" w:hAnsi="Times New Roman"/>
        </w:rPr>
        <w:lastRenderedPageBreak/>
        <w:t>Workflow 3: Settings, Data Freshness, and Fallback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7776"/>
      </w:tblGrid>
      <w:tr w:rsidR="00B06B2F" w:rsidRPr="00B06B2F" w14:paraId="75DC872C" w14:textId="77777777">
        <w:trPr>
          <w:jc w:val="center"/>
        </w:trPr>
        <w:tc>
          <w:tcPr>
            <w:tcW w:w="2016" w:type="dxa"/>
            <w:shd w:val="clear" w:color="auto" w:fill="D6E4F0"/>
          </w:tcPr>
          <w:p w14:paraId="0D2C1D31" w14:textId="77777777" w:rsidR="00B06B2F" w:rsidRDefault="00B06B2F" w:rsidP="00B06B2F">
            <w:pPr>
              <w:rPr>
                <w:rFonts w:ascii="Times New Roman" w:hAnsi="Times New Roman"/>
              </w:rPr>
            </w:pPr>
            <w:r>
              <w:rPr>
                <w:rFonts w:ascii="Times New Roman" w:hAnsi="Times New Roman"/>
                <w:b/>
                <w:sz w:val="18"/>
              </w:rPr>
              <w:t>Estimated Time</w:t>
            </w:r>
          </w:p>
        </w:tc>
        <w:tc>
          <w:tcPr>
            <w:tcW w:w="7776" w:type="dxa"/>
          </w:tcPr>
          <w:p w14:paraId="70688C55" w14:textId="77777777" w:rsidR="00B06B2F" w:rsidRDefault="00B06B2F" w:rsidP="00B06B2F">
            <w:pPr>
              <w:rPr>
                <w:rFonts w:ascii="Times New Roman" w:hAnsi="Times New Roman"/>
              </w:rPr>
            </w:pPr>
            <w:r>
              <w:rPr>
                <w:rFonts w:ascii="Times New Roman" w:hAnsi="Times New Roman"/>
                <w:sz w:val="18"/>
              </w:rPr>
              <w:t>~2 min</w:t>
            </w:r>
          </w:p>
        </w:tc>
      </w:tr>
      <w:tr w:rsidR="00B06B2F" w:rsidRPr="00B06B2F" w14:paraId="0F27A06C" w14:textId="77777777">
        <w:trPr>
          <w:jc w:val="center"/>
        </w:trPr>
        <w:tc>
          <w:tcPr>
            <w:tcW w:w="2016" w:type="dxa"/>
            <w:shd w:val="clear" w:color="auto" w:fill="D6E4F0"/>
          </w:tcPr>
          <w:p w14:paraId="283A8B36" w14:textId="77777777" w:rsidR="00B06B2F" w:rsidRDefault="00B06B2F" w:rsidP="00B06B2F">
            <w:pPr>
              <w:rPr>
                <w:rFonts w:ascii="Times New Roman" w:hAnsi="Times New Roman"/>
              </w:rPr>
            </w:pPr>
            <w:r>
              <w:rPr>
                <w:rFonts w:ascii="Times New Roman" w:hAnsi="Times New Roman"/>
                <w:b/>
                <w:sz w:val="18"/>
              </w:rPr>
              <w:t>Goal</w:t>
            </w:r>
          </w:p>
        </w:tc>
        <w:tc>
          <w:tcPr>
            <w:tcW w:w="7776" w:type="dxa"/>
          </w:tcPr>
          <w:p w14:paraId="68FB6391" w14:textId="77777777" w:rsidR="00B06B2F" w:rsidRDefault="00B06B2F" w:rsidP="00B06B2F">
            <w:pPr>
              <w:rPr>
                <w:rFonts w:ascii="Times New Roman" w:hAnsi="Times New Roman"/>
              </w:rPr>
            </w:pPr>
            <w:r>
              <w:rPr>
                <w:rFonts w:ascii="Times New Roman" w:hAnsi="Times New Roman"/>
                <w:sz w:val="18"/>
              </w:rPr>
              <w:t>Demonstrate user settings management, live data source monitoring, cache refresh, and fallback resilience.</w:t>
            </w:r>
          </w:p>
        </w:tc>
      </w:tr>
      <w:tr w:rsidR="00B06B2F" w:rsidRPr="00B06B2F" w14:paraId="4CE97DC0" w14:textId="77777777">
        <w:trPr>
          <w:jc w:val="center"/>
        </w:trPr>
        <w:tc>
          <w:tcPr>
            <w:tcW w:w="2016" w:type="dxa"/>
            <w:shd w:val="clear" w:color="auto" w:fill="D6E4F0"/>
          </w:tcPr>
          <w:p w14:paraId="7E42148A" w14:textId="77777777" w:rsidR="00B06B2F" w:rsidRDefault="00B06B2F" w:rsidP="00B06B2F">
            <w:pPr>
              <w:rPr>
                <w:rFonts w:ascii="Times New Roman" w:hAnsi="Times New Roman"/>
              </w:rPr>
            </w:pPr>
            <w:r>
              <w:rPr>
                <w:rFonts w:ascii="Times New Roman" w:hAnsi="Times New Roman"/>
                <w:b/>
                <w:sz w:val="18"/>
              </w:rPr>
              <w:t>Test Cases Covered</w:t>
            </w:r>
          </w:p>
        </w:tc>
        <w:tc>
          <w:tcPr>
            <w:tcW w:w="7776" w:type="dxa"/>
          </w:tcPr>
          <w:p w14:paraId="481AF302" w14:textId="77777777" w:rsidR="00B06B2F" w:rsidRDefault="00B06B2F" w:rsidP="00B06B2F">
            <w:pPr>
              <w:rPr>
                <w:rFonts w:ascii="Times New Roman" w:hAnsi="Times New Roman"/>
              </w:rPr>
            </w:pPr>
            <w:r>
              <w:rPr>
                <w:rFonts w:ascii="Times New Roman" w:hAnsi="Times New Roman"/>
                <w:sz w:val="18"/>
              </w:rPr>
              <w:t>TC19, TC20, TC21, TC28, TC29, TC31, TC37</w:t>
            </w:r>
          </w:p>
        </w:tc>
      </w:tr>
    </w:tbl>
    <w:p w14:paraId="348A096A" w14:textId="77777777" w:rsidR="00B06B2F" w:rsidRPr="00B06B2F" w:rsidRDefault="00B06B2F" w:rsidP="00B06B2F">
      <w:pPr>
        <w:rPr>
          <w:rFonts w:ascii="Times New Roman" w:hAnsi="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3406"/>
        <w:gridCol w:w="2866"/>
        <w:gridCol w:w="2998"/>
      </w:tblGrid>
      <w:tr w:rsidR="00B06B2F" w:rsidRPr="00B06B2F" w14:paraId="297BACC6" w14:textId="77777777">
        <w:trPr>
          <w:jc w:val="center"/>
        </w:trPr>
        <w:tc>
          <w:tcPr>
            <w:tcW w:w="504" w:type="dxa"/>
            <w:shd w:val="clear" w:color="auto" w:fill="1F3864"/>
          </w:tcPr>
          <w:p w14:paraId="2E97F91B" w14:textId="77777777" w:rsidR="00B06B2F" w:rsidRDefault="00B06B2F" w:rsidP="00B06B2F">
            <w:pPr>
              <w:rPr>
                <w:rFonts w:ascii="Times New Roman" w:hAnsi="Times New Roman"/>
                <w:sz w:val="20"/>
              </w:rPr>
            </w:pPr>
            <w:r>
              <w:rPr>
                <w:rFonts w:ascii="Times New Roman" w:hAnsi="Times New Roman"/>
                <w:b/>
                <w:color w:val="FFFFFF"/>
                <w:sz w:val="20"/>
              </w:rPr>
              <w:t>Step</w:t>
            </w:r>
          </w:p>
        </w:tc>
        <w:tc>
          <w:tcPr>
            <w:tcW w:w="3600" w:type="dxa"/>
            <w:shd w:val="clear" w:color="auto" w:fill="1F3864"/>
          </w:tcPr>
          <w:p w14:paraId="173C533C" w14:textId="77777777" w:rsidR="00B06B2F" w:rsidRDefault="00B06B2F" w:rsidP="00B06B2F">
            <w:pPr>
              <w:rPr>
                <w:rFonts w:ascii="Times New Roman" w:hAnsi="Times New Roman"/>
                <w:sz w:val="20"/>
              </w:rPr>
            </w:pPr>
            <w:r>
              <w:rPr>
                <w:rFonts w:ascii="Times New Roman" w:hAnsi="Times New Roman"/>
                <w:b/>
                <w:color w:val="FFFFFF"/>
                <w:sz w:val="20"/>
              </w:rPr>
              <w:t>Action (What to Do)</w:t>
            </w:r>
          </w:p>
        </w:tc>
        <w:tc>
          <w:tcPr>
            <w:tcW w:w="3024" w:type="dxa"/>
            <w:shd w:val="clear" w:color="auto" w:fill="1F3864"/>
          </w:tcPr>
          <w:p w14:paraId="0051D0C9" w14:textId="77777777" w:rsidR="00B06B2F" w:rsidRDefault="00B06B2F" w:rsidP="00B06B2F">
            <w:pPr>
              <w:rPr>
                <w:rFonts w:ascii="Times New Roman" w:hAnsi="Times New Roman"/>
                <w:sz w:val="20"/>
              </w:rPr>
            </w:pPr>
            <w:r>
              <w:rPr>
                <w:rFonts w:ascii="Times New Roman" w:hAnsi="Times New Roman"/>
                <w:b/>
                <w:color w:val="FFFFFF"/>
                <w:sz w:val="20"/>
              </w:rPr>
              <w:t>Narration (What to Say)</w:t>
            </w:r>
          </w:p>
        </w:tc>
        <w:tc>
          <w:tcPr>
            <w:tcW w:w="3168" w:type="dxa"/>
            <w:shd w:val="clear" w:color="auto" w:fill="1F3864"/>
          </w:tcPr>
          <w:p w14:paraId="5DC35408" w14:textId="77777777" w:rsidR="00B06B2F" w:rsidRDefault="00B06B2F" w:rsidP="00B06B2F">
            <w:pPr>
              <w:rPr>
                <w:rFonts w:ascii="Times New Roman" w:hAnsi="Times New Roman"/>
                <w:sz w:val="20"/>
              </w:rPr>
            </w:pPr>
            <w:r>
              <w:rPr>
                <w:rFonts w:ascii="Times New Roman" w:hAnsi="Times New Roman"/>
                <w:b/>
                <w:color w:val="FFFFFF"/>
                <w:sz w:val="20"/>
              </w:rPr>
              <w:t>Expected Result / Verify</w:t>
            </w:r>
          </w:p>
        </w:tc>
      </w:tr>
      <w:tr w:rsidR="00B06B2F" w:rsidRPr="00B06B2F" w14:paraId="21EC3F81" w14:textId="77777777">
        <w:trPr>
          <w:jc w:val="center"/>
        </w:trPr>
        <w:tc>
          <w:tcPr>
            <w:tcW w:w="504" w:type="dxa"/>
            <w:shd w:val="clear" w:color="auto" w:fill="F7F9FC"/>
          </w:tcPr>
          <w:p w14:paraId="089FDF15" w14:textId="77777777" w:rsidR="00B06B2F" w:rsidRDefault="00B06B2F" w:rsidP="00B06B2F">
            <w:pPr>
              <w:rPr>
                <w:rFonts w:ascii="Times New Roman" w:hAnsi="Times New Roman"/>
                <w:sz w:val="20"/>
              </w:rPr>
            </w:pPr>
            <w:r>
              <w:rPr>
                <w:rFonts w:ascii="Times New Roman" w:hAnsi="Times New Roman"/>
                <w:sz w:val="20"/>
              </w:rPr>
              <w:t>1</w:t>
            </w:r>
          </w:p>
        </w:tc>
        <w:tc>
          <w:tcPr>
            <w:tcW w:w="3600" w:type="dxa"/>
            <w:shd w:val="clear" w:color="auto" w:fill="F7F9FC"/>
          </w:tcPr>
          <w:p w14:paraId="783DD01D" w14:textId="77777777" w:rsidR="00B06B2F" w:rsidRDefault="00B06B2F" w:rsidP="00B06B2F">
            <w:pPr>
              <w:rPr>
                <w:rFonts w:ascii="Times New Roman" w:hAnsi="Times New Roman"/>
                <w:sz w:val="20"/>
              </w:rPr>
            </w:pPr>
            <w:r>
              <w:rPr>
                <w:rFonts w:ascii="Times New Roman" w:hAnsi="Times New Roman"/>
                <w:sz w:val="20"/>
              </w:rPr>
              <w:t>Use the bottom navigation to switch between all 4 tabs: Home, Results, Scoring, Settings.</w:t>
            </w:r>
          </w:p>
        </w:tc>
        <w:tc>
          <w:tcPr>
            <w:tcW w:w="3024" w:type="dxa"/>
            <w:shd w:val="clear" w:color="auto" w:fill="F7F9FC"/>
          </w:tcPr>
          <w:p w14:paraId="7665DE2B" w14:textId="77777777" w:rsidR="00B06B2F" w:rsidRDefault="00B06B2F" w:rsidP="00B06B2F">
            <w:pPr>
              <w:rPr>
                <w:rFonts w:ascii="Times New Roman" w:hAnsi="Times New Roman"/>
                <w:sz w:val="20"/>
              </w:rPr>
            </w:pPr>
            <w:r>
              <w:rPr>
                <w:rFonts w:ascii="Times New Roman" w:hAnsi="Times New Roman"/>
                <w:sz w:val="20"/>
              </w:rPr>
              <w:t>The bottom nav provides quick access to all sections. State is preserved across tabs.</w:t>
            </w:r>
          </w:p>
        </w:tc>
        <w:tc>
          <w:tcPr>
            <w:tcW w:w="3168" w:type="dxa"/>
            <w:shd w:val="clear" w:color="auto" w:fill="E8F5E9"/>
          </w:tcPr>
          <w:p w14:paraId="3D091EB8" w14:textId="77777777" w:rsidR="00B06B2F" w:rsidRDefault="00B06B2F" w:rsidP="00B06B2F">
            <w:pPr>
              <w:rPr>
                <w:rFonts w:ascii="Times New Roman" w:hAnsi="Times New Roman"/>
                <w:sz w:val="20"/>
              </w:rPr>
            </w:pPr>
            <w:r>
              <w:rPr>
                <w:rFonts w:ascii="Times New Roman" w:hAnsi="Times New Roman"/>
                <w:sz w:val="20"/>
              </w:rPr>
              <w:t>Each tab loads correctly. Active tab is highlighted. (Covers TC37.)</w:t>
            </w:r>
          </w:p>
        </w:tc>
      </w:tr>
      <w:tr w:rsidR="00B06B2F" w:rsidRPr="00B06B2F" w14:paraId="7BD286DB" w14:textId="77777777">
        <w:trPr>
          <w:jc w:val="center"/>
        </w:trPr>
        <w:tc>
          <w:tcPr>
            <w:tcW w:w="504" w:type="dxa"/>
            <w:shd w:val="clear" w:color="auto" w:fill="FFFFFF"/>
          </w:tcPr>
          <w:p w14:paraId="7F4CF65A" w14:textId="77777777" w:rsidR="00B06B2F" w:rsidRDefault="00B06B2F" w:rsidP="00B06B2F">
            <w:pPr>
              <w:rPr>
                <w:rFonts w:ascii="Times New Roman" w:hAnsi="Times New Roman"/>
                <w:sz w:val="20"/>
              </w:rPr>
            </w:pPr>
            <w:r>
              <w:rPr>
                <w:rFonts w:ascii="Times New Roman" w:hAnsi="Times New Roman"/>
                <w:sz w:val="20"/>
              </w:rPr>
              <w:t>2</w:t>
            </w:r>
          </w:p>
        </w:tc>
        <w:tc>
          <w:tcPr>
            <w:tcW w:w="3600" w:type="dxa"/>
            <w:shd w:val="clear" w:color="auto" w:fill="FFFFFF"/>
          </w:tcPr>
          <w:p w14:paraId="4693C744" w14:textId="77777777" w:rsidR="00B06B2F" w:rsidRDefault="00B06B2F" w:rsidP="00B06B2F">
            <w:pPr>
              <w:rPr>
                <w:rFonts w:ascii="Times New Roman" w:hAnsi="Times New Roman"/>
                <w:sz w:val="20"/>
              </w:rPr>
            </w:pPr>
            <w:r>
              <w:rPr>
                <w:rFonts w:ascii="Times New Roman" w:hAnsi="Times New Roman"/>
                <w:sz w:val="20"/>
              </w:rPr>
              <w:t>Navigate to the Settings tab. Show the current settings: language, units, and default weights.</w:t>
            </w:r>
          </w:p>
        </w:tc>
        <w:tc>
          <w:tcPr>
            <w:tcW w:w="3024" w:type="dxa"/>
            <w:shd w:val="clear" w:color="auto" w:fill="FFFFFF"/>
          </w:tcPr>
          <w:p w14:paraId="2E505D30" w14:textId="77777777" w:rsidR="00B06B2F" w:rsidRDefault="00B06B2F" w:rsidP="00B06B2F">
            <w:pPr>
              <w:rPr>
                <w:rFonts w:ascii="Times New Roman" w:hAnsi="Times New Roman"/>
                <w:sz w:val="20"/>
              </w:rPr>
            </w:pPr>
            <w:r w:rsidRPr="5DBC4B4C">
              <w:rPr>
                <w:rFonts w:ascii="Times New Roman" w:hAnsi="Times New Roman"/>
                <w:sz w:val="20"/>
              </w:rPr>
              <w:t xml:space="preserve">User preferences </w:t>
            </w:r>
            <w:proofErr w:type="gramStart"/>
            <w:r w:rsidRPr="5DBC4B4C">
              <w:rPr>
                <w:rFonts w:ascii="Times New Roman" w:hAnsi="Times New Roman"/>
                <w:sz w:val="20"/>
              </w:rPr>
              <w:t>are persisted</w:t>
            </w:r>
            <w:proofErr w:type="gramEnd"/>
            <w:r w:rsidRPr="5DBC4B4C">
              <w:rPr>
                <w:rFonts w:ascii="Times New Roman" w:hAnsi="Times New Roman"/>
                <w:sz w:val="20"/>
              </w:rPr>
              <w:t xml:space="preserve"> on the backend as a JSON file.</w:t>
            </w:r>
          </w:p>
        </w:tc>
        <w:tc>
          <w:tcPr>
            <w:tcW w:w="3168" w:type="dxa"/>
            <w:shd w:val="clear" w:color="auto" w:fill="F0FAF0"/>
          </w:tcPr>
          <w:p w14:paraId="5C13B9FA" w14:textId="77777777" w:rsidR="00B06B2F" w:rsidRDefault="00B06B2F" w:rsidP="00B06B2F">
            <w:pPr>
              <w:rPr>
                <w:rFonts w:ascii="Times New Roman" w:hAnsi="Times New Roman"/>
                <w:sz w:val="20"/>
              </w:rPr>
            </w:pPr>
            <w:r>
              <w:rPr>
                <w:rFonts w:ascii="Times New Roman" w:hAnsi="Times New Roman"/>
                <w:sz w:val="20"/>
              </w:rPr>
              <w:t xml:space="preserve">Settings page loads with current values. Default weights </w:t>
            </w:r>
            <w:proofErr w:type="gramStart"/>
            <w:r>
              <w:rPr>
                <w:rFonts w:ascii="Times New Roman" w:hAnsi="Times New Roman"/>
                <w:sz w:val="20"/>
              </w:rPr>
              <w:t>shown</w:t>
            </w:r>
            <w:proofErr w:type="gramEnd"/>
            <w:r>
              <w:rPr>
                <w:rFonts w:ascii="Times New Roman" w:hAnsi="Times New Roman"/>
                <w:sz w:val="20"/>
              </w:rPr>
              <w:t xml:space="preserve"> as sliders. (Covers TC19.)</w:t>
            </w:r>
          </w:p>
        </w:tc>
      </w:tr>
      <w:tr w:rsidR="00B06B2F" w:rsidRPr="00B06B2F" w14:paraId="68449D5E" w14:textId="77777777">
        <w:trPr>
          <w:jc w:val="center"/>
        </w:trPr>
        <w:tc>
          <w:tcPr>
            <w:tcW w:w="504" w:type="dxa"/>
            <w:shd w:val="clear" w:color="auto" w:fill="F7F9FC"/>
          </w:tcPr>
          <w:p w14:paraId="568C73FF" w14:textId="77777777" w:rsidR="00B06B2F" w:rsidRDefault="00B06B2F" w:rsidP="00B06B2F">
            <w:pPr>
              <w:rPr>
                <w:rFonts w:ascii="Times New Roman" w:hAnsi="Times New Roman"/>
                <w:sz w:val="20"/>
              </w:rPr>
            </w:pPr>
            <w:r>
              <w:rPr>
                <w:rFonts w:ascii="Times New Roman" w:hAnsi="Times New Roman"/>
                <w:sz w:val="20"/>
              </w:rPr>
              <w:t>3</w:t>
            </w:r>
          </w:p>
        </w:tc>
        <w:tc>
          <w:tcPr>
            <w:tcW w:w="3600" w:type="dxa"/>
            <w:shd w:val="clear" w:color="auto" w:fill="F7F9FC"/>
          </w:tcPr>
          <w:p w14:paraId="654AE1F7" w14:textId="77777777" w:rsidR="00B06B2F" w:rsidRDefault="00B06B2F" w:rsidP="00B06B2F">
            <w:pPr>
              <w:rPr>
                <w:rFonts w:ascii="Times New Roman" w:hAnsi="Times New Roman"/>
                <w:sz w:val="20"/>
              </w:rPr>
            </w:pPr>
            <w:r w:rsidRPr="5DBC4B4C">
              <w:rPr>
                <w:rFonts w:ascii="Times New Roman" w:hAnsi="Times New Roman"/>
                <w:sz w:val="20"/>
              </w:rPr>
              <w:t>Change Language to "</w:t>
            </w:r>
            <w:proofErr w:type="spellStart"/>
            <w:r w:rsidRPr="5DBC4B4C">
              <w:rPr>
                <w:rFonts w:ascii="Times New Roman" w:hAnsi="Times New Roman"/>
                <w:sz w:val="20"/>
              </w:rPr>
              <w:t>zh</w:t>
            </w:r>
            <w:proofErr w:type="spellEnd"/>
            <w:r w:rsidRPr="5DBC4B4C">
              <w:rPr>
                <w:rFonts w:ascii="Times New Roman" w:hAnsi="Times New Roman"/>
                <w:sz w:val="20"/>
              </w:rPr>
              <w:t>" (Chinese). Change Units to "imperial". Adjust the default Time weight to 0.8. Tap Save.</w:t>
            </w:r>
          </w:p>
        </w:tc>
        <w:tc>
          <w:tcPr>
            <w:tcW w:w="3024" w:type="dxa"/>
            <w:shd w:val="clear" w:color="auto" w:fill="F7F9FC"/>
          </w:tcPr>
          <w:p w14:paraId="04CBA2E4" w14:textId="77777777" w:rsidR="00B06B2F" w:rsidRDefault="00B06B2F" w:rsidP="00B06B2F">
            <w:pPr>
              <w:rPr>
                <w:rFonts w:ascii="Times New Roman" w:hAnsi="Times New Roman"/>
                <w:sz w:val="20"/>
              </w:rPr>
            </w:pPr>
            <w:r>
              <w:rPr>
                <w:rFonts w:ascii="Times New Roman" w:hAnsi="Times New Roman"/>
                <w:sz w:val="20"/>
              </w:rPr>
              <w:t>Settings are saved via PUT /settings and persist across sessions.</w:t>
            </w:r>
          </w:p>
        </w:tc>
        <w:tc>
          <w:tcPr>
            <w:tcW w:w="3168" w:type="dxa"/>
            <w:shd w:val="clear" w:color="auto" w:fill="E8F5E9"/>
          </w:tcPr>
          <w:p w14:paraId="1334B65C" w14:textId="77777777" w:rsidR="00B06B2F" w:rsidRDefault="00B06B2F" w:rsidP="00B06B2F">
            <w:pPr>
              <w:rPr>
                <w:rFonts w:ascii="Times New Roman" w:hAnsi="Times New Roman"/>
                <w:sz w:val="20"/>
              </w:rPr>
            </w:pPr>
            <w:r>
              <w:rPr>
                <w:rFonts w:ascii="Times New Roman" w:hAnsi="Times New Roman"/>
                <w:sz w:val="20"/>
              </w:rPr>
              <w:t>Green success toast appears. (Covers TC20.)</w:t>
            </w:r>
          </w:p>
        </w:tc>
      </w:tr>
      <w:tr w:rsidR="00B06B2F" w:rsidRPr="00B06B2F" w14:paraId="4A22E3D9" w14:textId="77777777">
        <w:trPr>
          <w:jc w:val="center"/>
        </w:trPr>
        <w:tc>
          <w:tcPr>
            <w:tcW w:w="504" w:type="dxa"/>
            <w:shd w:val="clear" w:color="auto" w:fill="FFFFFF"/>
          </w:tcPr>
          <w:p w14:paraId="2B5616F6" w14:textId="77777777" w:rsidR="00B06B2F" w:rsidRDefault="00B06B2F" w:rsidP="00B06B2F">
            <w:pPr>
              <w:rPr>
                <w:rFonts w:ascii="Times New Roman" w:hAnsi="Times New Roman"/>
                <w:sz w:val="20"/>
              </w:rPr>
            </w:pPr>
            <w:r>
              <w:rPr>
                <w:rFonts w:ascii="Times New Roman" w:hAnsi="Times New Roman"/>
                <w:sz w:val="20"/>
              </w:rPr>
              <w:t>4</w:t>
            </w:r>
          </w:p>
        </w:tc>
        <w:tc>
          <w:tcPr>
            <w:tcW w:w="3600" w:type="dxa"/>
            <w:shd w:val="clear" w:color="auto" w:fill="FFFFFF"/>
          </w:tcPr>
          <w:p w14:paraId="20BB9FDB" w14:textId="77777777" w:rsidR="00B06B2F" w:rsidRDefault="00B06B2F" w:rsidP="00B06B2F">
            <w:pPr>
              <w:rPr>
                <w:rFonts w:ascii="Times New Roman" w:hAnsi="Times New Roman"/>
                <w:sz w:val="20"/>
              </w:rPr>
            </w:pPr>
            <w:r>
              <w:rPr>
                <w:rFonts w:ascii="Times New Roman" w:hAnsi="Times New Roman"/>
                <w:sz w:val="20"/>
              </w:rPr>
              <w:t>Navigate away to Home, then back to Settings.</w:t>
            </w:r>
          </w:p>
        </w:tc>
        <w:tc>
          <w:tcPr>
            <w:tcW w:w="3024" w:type="dxa"/>
            <w:shd w:val="clear" w:color="auto" w:fill="FFFFFF"/>
          </w:tcPr>
          <w:p w14:paraId="58F048C8" w14:textId="77777777" w:rsidR="00B06B2F" w:rsidRDefault="00B06B2F" w:rsidP="00B06B2F">
            <w:pPr>
              <w:rPr>
                <w:rFonts w:ascii="Times New Roman" w:hAnsi="Times New Roman"/>
                <w:sz w:val="20"/>
              </w:rPr>
            </w:pPr>
            <w:r w:rsidRPr="5DBC4B4C">
              <w:rPr>
                <w:rFonts w:ascii="Times New Roman" w:hAnsi="Times New Roman"/>
                <w:sz w:val="20"/>
              </w:rPr>
              <w:t>Let's verify persistence.</w:t>
            </w:r>
          </w:p>
        </w:tc>
        <w:tc>
          <w:tcPr>
            <w:tcW w:w="3168" w:type="dxa"/>
            <w:shd w:val="clear" w:color="auto" w:fill="F0FAF0"/>
          </w:tcPr>
          <w:p w14:paraId="152511A7" w14:textId="77777777" w:rsidR="00B06B2F" w:rsidRDefault="00B06B2F" w:rsidP="00B06B2F">
            <w:pPr>
              <w:rPr>
                <w:rFonts w:ascii="Times New Roman" w:hAnsi="Times New Roman"/>
                <w:sz w:val="20"/>
              </w:rPr>
            </w:pPr>
            <w:r w:rsidRPr="5DBC4B4C">
              <w:rPr>
                <w:rFonts w:ascii="Times New Roman" w:hAnsi="Times New Roman"/>
                <w:sz w:val="20"/>
              </w:rPr>
              <w:t xml:space="preserve">Settings still show </w:t>
            </w:r>
            <w:proofErr w:type="spellStart"/>
            <w:r w:rsidRPr="5DBC4B4C">
              <w:rPr>
                <w:rFonts w:ascii="Times New Roman" w:hAnsi="Times New Roman"/>
                <w:sz w:val="20"/>
              </w:rPr>
              <w:t>zh</w:t>
            </w:r>
            <w:proofErr w:type="spellEnd"/>
            <w:r w:rsidRPr="5DBC4B4C">
              <w:rPr>
                <w:rFonts w:ascii="Times New Roman" w:hAnsi="Times New Roman"/>
                <w:sz w:val="20"/>
              </w:rPr>
              <w:t>, imperial, Time = 0.8. Values persisted. (Covers TC20.)</w:t>
            </w:r>
          </w:p>
        </w:tc>
      </w:tr>
      <w:tr w:rsidR="00B06B2F" w:rsidRPr="00B06B2F" w14:paraId="2FFD9E60" w14:textId="77777777">
        <w:trPr>
          <w:jc w:val="center"/>
        </w:trPr>
        <w:tc>
          <w:tcPr>
            <w:tcW w:w="504" w:type="dxa"/>
            <w:shd w:val="clear" w:color="auto" w:fill="F7F9FC"/>
          </w:tcPr>
          <w:p w14:paraId="378BCDCE" w14:textId="77777777" w:rsidR="00B06B2F" w:rsidRDefault="00B06B2F" w:rsidP="00B06B2F">
            <w:pPr>
              <w:rPr>
                <w:rFonts w:ascii="Times New Roman" w:hAnsi="Times New Roman"/>
                <w:sz w:val="20"/>
              </w:rPr>
            </w:pPr>
            <w:r>
              <w:rPr>
                <w:rFonts w:ascii="Times New Roman" w:hAnsi="Times New Roman"/>
                <w:sz w:val="20"/>
              </w:rPr>
              <w:t>5</w:t>
            </w:r>
          </w:p>
        </w:tc>
        <w:tc>
          <w:tcPr>
            <w:tcW w:w="3600" w:type="dxa"/>
            <w:shd w:val="clear" w:color="auto" w:fill="F7F9FC"/>
          </w:tcPr>
          <w:p w14:paraId="096326BD" w14:textId="77777777" w:rsidR="00B06B2F" w:rsidRDefault="00B06B2F" w:rsidP="00B06B2F">
            <w:pPr>
              <w:rPr>
                <w:rFonts w:ascii="Times New Roman" w:hAnsi="Times New Roman"/>
                <w:sz w:val="20"/>
              </w:rPr>
            </w:pPr>
            <w:r w:rsidRPr="5DBC4B4C">
              <w:rPr>
                <w:rFonts w:ascii="Times New Roman" w:hAnsi="Times New Roman"/>
                <w:sz w:val="20"/>
              </w:rPr>
              <w:t>Reset settings back to defaults (</w:t>
            </w:r>
            <w:proofErr w:type="spellStart"/>
            <w:r w:rsidRPr="5DBC4B4C">
              <w:rPr>
                <w:rFonts w:ascii="Times New Roman" w:hAnsi="Times New Roman"/>
                <w:sz w:val="20"/>
              </w:rPr>
              <w:t>en</w:t>
            </w:r>
            <w:proofErr w:type="spellEnd"/>
            <w:r w:rsidRPr="5DBC4B4C">
              <w:rPr>
                <w:rFonts w:ascii="Times New Roman" w:hAnsi="Times New Roman"/>
                <w:sz w:val="20"/>
              </w:rPr>
              <w:t>, metric, all weights 0.25). Save.</w:t>
            </w:r>
          </w:p>
        </w:tc>
        <w:tc>
          <w:tcPr>
            <w:tcW w:w="3024" w:type="dxa"/>
            <w:shd w:val="clear" w:color="auto" w:fill="F7F9FC"/>
          </w:tcPr>
          <w:p w14:paraId="3BD1DE67" w14:textId="77777777" w:rsidR="00B06B2F" w:rsidRDefault="00B06B2F" w:rsidP="00B06B2F">
            <w:pPr>
              <w:rPr>
                <w:rFonts w:ascii="Times New Roman" w:hAnsi="Times New Roman"/>
                <w:sz w:val="20"/>
              </w:rPr>
            </w:pPr>
            <w:r>
              <w:rPr>
                <w:rFonts w:ascii="Times New Roman" w:hAnsi="Times New Roman"/>
                <w:sz w:val="20"/>
              </w:rPr>
              <w:t>Restoring defaults for the rest of the demo.</w:t>
            </w:r>
          </w:p>
        </w:tc>
        <w:tc>
          <w:tcPr>
            <w:tcW w:w="3168" w:type="dxa"/>
            <w:shd w:val="clear" w:color="auto" w:fill="E8F5E9"/>
          </w:tcPr>
          <w:p w14:paraId="7D4DE2AA" w14:textId="77777777" w:rsidR="00B06B2F" w:rsidRDefault="00B06B2F" w:rsidP="00B06B2F">
            <w:pPr>
              <w:rPr>
                <w:rFonts w:ascii="Times New Roman" w:hAnsi="Times New Roman"/>
                <w:sz w:val="20"/>
              </w:rPr>
            </w:pPr>
            <w:r>
              <w:rPr>
                <w:rFonts w:ascii="Times New Roman" w:hAnsi="Times New Roman"/>
                <w:sz w:val="20"/>
              </w:rPr>
              <w:t>Success toast. Settings reset.</w:t>
            </w:r>
          </w:p>
        </w:tc>
      </w:tr>
      <w:tr w:rsidR="00B06B2F" w:rsidRPr="00B06B2F" w14:paraId="67C29A7A" w14:textId="77777777">
        <w:trPr>
          <w:jc w:val="center"/>
        </w:trPr>
        <w:tc>
          <w:tcPr>
            <w:tcW w:w="504" w:type="dxa"/>
            <w:shd w:val="clear" w:color="auto" w:fill="FFFFFF"/>
          </w:tcPr>
          <w:p w14:paraId="2FB1A437" w14:textId="77777777" w:rsidR="00B06B2F" w:rsidRDefault="00B06B2F" w:rsidP="00B06B2F">
            <w:pPr>
              <w:rPr>
                <w:rFonts w:ascii="Times New Roman" w:hAnsi="Times New Roman"/>
                <w:sz w:val="20"/>
              </w:rPr>
            </w:pPr>
            <w:r>
              <w:rPr>
                <w:rFonts w:ascii="Times New Roman" w:hAnsi="Times New Roman"/>
                <w:sz w:val="20"/>
              </w:rPr>
              <w:t>6</w:t>
            </w:r>
          </w:p>
        </w:tc>
        <w:tc>
          <w:tcPr>
            <w:tcW w:w="3600" w:type="dxa"/>
            <w:shd w:val="clear" w:color="auto" w:fill="FFFFFF"/>
          </w:tcPr>
          <w:p w14:paraId="4CF59591" w14:textId="77777777" w:rsidR="00B06B2F" w:rsidRDefault="00B06B2F" w:rsidP="00B06B2F">
            <w:pPr>
              <w:rPr>
                <w:rFonts w:ascii="Times New Roman" w:hAnsi="Times New Roman"/>
                <w:sz w:val="20"/>
              </w:rPr>
            </w:pPr>
            <w:r>
              <w:rPr>
                <w:rFonts w:ascii="Times New Roman" w:hAnsi="Times New Roman"/>
                <w:sz w:val="20"/>
              </w:rPr>
              <w:t>Scroll down to the Data Sources section. Show the table of data sources with their Live/Fallback status.</w:t>
            </w:r>
          </w:p>
        </w:tc>
        <w:tc>
          <w:tcPr>
            <w:tcW w:w="3024" w:type="dxa"/>
            <w:shd w:val="clear" w:color="auto" w:fill="FFFFFF"/>
          </w:tcPr>
          <w:p w14:paraId="0477AF60" w14:textId="77777777" w:rsidR="00B06B2F" w:rsidRDefault="00B06B2F" w:rsidP="00B06B2F">
            <w:pPr>
              <w:rPr>
                <w:rFonts w:ascii="Times New Roman" w:hAnsi="Times New Roman"/>
                <w:sz w:val="20"/>
              </w:rPr>
            </w:pPr>
            <w:r>
              <w:rPr>
                <w:rFonts w:ascii="Times New Roman" w:hAnsi="Times New Roman"/>
                <w:sz w:val="20"/>
              </w:rPr>
              <w:t xml:space="preserve">This shows the real-time health of every external data source the app depends on — LTA bus arrivals, train crowding, traffic speed bands, </w:t>
            </w:r>
            <w:proofErr w:type="gramStart"/>
            <w:r>
              <w:rPr>
                <w:rFonts w:ascii="Times New Roman" w:hAnsi="Times New Roman"/>
                <w:sz w:val="20"/>
              </w:rPr>
              <w:t>carpark</w:t>
            </w:r>
            <w:proofErr w:type="gramEnd"/>
            <w:r>
              <w:rPr>
                <w:rFonts w:ascii="Times New Roman" w:hAnsi="Times New Roman"/>
                <w:sz w:val="20"/>
              </w:rPr>
              <w:t xml:space="preserve"> availability, and more. Each has a TTL-based cache.</w:t>
            </w:r>
          </w:p>
        </w:tc>
        <w:tc>
          <w:tcPr>
            <w:tcW w:w="3168" w:type="dxa"/>
            <w:shd w:val="clear" w:color="auto" w:fill="F0FAF0"/>
          </w:tcPr>
          <w:p w14:paraId="7E8FA53A" w14:textId="77777777" w:rsidR="00B06B2F" w:rsidRDefault="00B06B2F" w:rsidP="00B06B2F">
            <w:pPr>
              <w:rPr>
                <w:rFonts w:ascii="Times New Roman" w:hAnsi="Times New Roman"/>
                <w:sz w:val="20"/>
              </w:rPr>
            </w:pPr>
            <w:r w:rsidRPr="5DBC4B4C">
              <w:rPr>
                <w:rFonts w:ascii="Times New Roman" w:hAnsi="Times New Roman"/>
                <w:sz w:val="20"/>
              </w:rPr>
              <w:t xml:space="preserve">Table lists all data sources. Each </w:t>
            </w:r>
            <w:proofErr w:type="gramStart"/>
            <w:r w:rsidRPr="5DBC4B4C">
              <w:rPr>
                <w:rFonts w:ascii="Times New Roman" w:hAnsi="Times New Roman"/>
                <w:sz w:val="20"/>
              </w:rPr>
              <w:t>shows</w:t>
            </w:r>
            <w:proofErr w:type="gramEnd"/>
            <w:r w:rsidRPr="5DBC4B4C">
              <w:rPr>
                <w:rFonts w:ascii="Times New Roman" w:hAnsi="Times New Roman"/>
                <w:sz w:val="20"/>
              </w:rPr>
              <w:t xml:space="preserve"> "Live" (green) or "Fallback" (amber) badge with last-retrieved timestamp. (Covers TC28.)</w:t>
            </w:r>
          </w:p>
        </w:tc>
      </w:tr>
      <w:tr w:rsidR="00B06B2F" w:rsidRPr="00B06B2F" w14:paraId="0A6140E9" w14:textId="77777777">
        <w:trPr>
          <w:jc w:val="center"/>
        </w:trPr>
        <w:tc>
          <w:tcPr>
            <w:tcW w:w="504" w:type="dxa"/>
            <w:shd w:val="clear" w:color="auto" w:fill="F7F9FC"/>
          </w:tcPr>
          <w:p w14:paraId="2FAD36A1" w14:textId="77777777" w:rsidR="00B06B2F" w:rsidRDefault="00B06B2F" w:rsidP="00B06B2F">
            <w:pPr>
              <w:rPr>
                <w:rFonts w:ascii="Times New Roman" w:hAnsi="Times New Roman"/>
                <w:sz w:val="20"/>
              </w:rPr>
            </w:pPr>
            <w:r>
              <w:rPr>
                <w:rFonts w:ascii="Times New Roman" w:hAnsi="Times New Roman"/>
                <w:sz w:val="20"/>
              </w:rPr>
              <w:t>7</w:t>
            </w:r>
          </w:p>
        </w:tc>
        <w:tc>
          <w:tcPr>
            <w:tcW w:w="3600" w:type="dxa"/>
            <w:shd w:val="clear" w:color="auto" w:fill="F7F9FC"/>
          </w:tcPr>
          <w:p w14:paraId="23157F14" w14:textId="77777777" w:rsidR="00B06B2F" w:rsidRDefault="00B06B2F" w:rsidP="00B06B2F">
            <w:pPr>
              <w:rPr>
                <w:rFonts w:ascii="Times New Roman" w:hAnsi="Times New Roman"/>
                <w:sz w:val="20"/>
              </w:rPr>
            </w:pPr>
            <w:r>
              <w:rPr>
                <w:rFonts w:ascii="Times New Roman" w:hAnsi="Times New Roman"/>
                <w:sz w:val="20"/>
              </w:rPr>
              <w:t>Tap the Refresh button in the Data Sources section.</w:t>
            </w:r>
          </w:p>
        </w:tc>
        <w:tc>
          <w:tcPr>
            <w:tcW w:w="3024" w:type="dxa"/>
            <w:shd w:val="clear" w:color="auto" w:fill="F7F9FC"/>
          </w:tcPr>
          <w:p w14:paraId="0AB8EBC6" w14:textId="77777777" w:rsidR="00B06B2F" w:rsidRDefault="00B06B2F" w:rsidP="00B06B2F">
            <w:pPr>
              <w:rPr>
                <w:rFonts w:ascii="Times New Roman" w:hAnsi="Times New Roman"/>
                <w:sz w:val="20"/>
              </w:rPr>
            </w:pPr>
            <w:r>
              <w:rPr>
                <w:rFonts w:ascii="Times New Roman" w:hAnsi="Times New Roman"/>
                <w:sz w:val="20"/>
              </w:rPr>
              <w:t>This invalidates all caches and re-fetches fresh data from every external API. If an API is down, the app falls back to the last known good data.</w:t>
            </w:r>
          </w:p>
        </w:tc>
        <w:tc>
          <w:tcPr>
            <w:tcW w:w="3168" w:type="dxa"/>
            <w:shd w:val="clear" w:color="auto" w:fill="E8F5E9"/>
          </w:tcPr>
          <w:p w14:paraId="7339C5AC" w14:textId="77777777" w:rsidR="00B06B2F" w:rsidRDefault="00B06B2F" w:rsidP="00B06B2F">
            <w:pPr>
              <w:rPr>
                <w:rFonts w:ascii="Times New Roman" w:hAnsi="Times New Roman"/>
                <w:sz w:val="20"/>
              </w:rPr>
            </w:pPr>
            <w:r>
              <w:rPr>
                <w:rFonts w:ascii="Times New Roman" w:hAnsi="Times New Roman"/>
                <w:sz w:val="20"/>
              </w:rPr>
              <w:t>Sources reload. Live sources refresh timestamps. Any unavailable API shows "Fallback" badge. (Covers TC21, TC31.)</w:t>
            </w:r>
          </w:p>
        </w:tc>
      </w:tr>
    </w:tbl>
    <w:p w14:paraId="134AEA9A" w14:textId="77777777" w:rsidR="00B06B2F" w:rsidRPr="00B06B2F" w:rsidRDefault="00B06B2F" w:rsidP="00B06B2F">
      <w:pPr>
        <w:rPr>
          <w:rFonts w:ascii="Times New Roman" w:hAnsi="Times New Roman"/>
        </w:rPr>
      </w:pPr>
    </w:p>
    <w:p w14:paraId="11524D7E" w14:textId="129FF4C3" w:rsidR="00274B62" w:rsidRDefault="00274B62" w:rsidP="117A40C9">
      <w:pPr>
        <w:pStyle w:val="TOCEntry"/>
        <w:rPr>
          <w:rFonts w:ascii="Times New Roman" w:hAnsi="Times New Roman"/>
        </w:rPr>
      </w:pPr>
      <w:r w:rsidRPr="117A40C9">
        <w:rPr>
          <w:rFonts w:ascii="Times New Roman" w:hAnsi="Times New Roman"/>
        </w:rPr>
        <w:t xml:space="preserve">Appendix </w:t>
      </w:r>
      <w:r w:rsidR="009D661C">
        <w:rPr>
          <w:rFonts w:ascii="Times New Roman" w:hAnsi="Times New Roman"/>
        </w:rPr>
        <w:t>D</w:t>
      </w:r>
      <w:r w:rsidRPr="117A40C9">
        <w:rPr>
          <w:rFonts w:ascii="Times New Roman" w:hAnsi="Times New Roman"/>
        </w:rPr>
        <w:t>: To Be Determined List</w:t>
      </w:r>
      <w:bookmarkEnd w:id="81"/>
      <w:bookmarkEnd w:id="82"/>
    </w:p>
    <w:p w14:paraId="1D738BB4" w14:textId="77777777" w:rsidR="00274B62" w:rsidRDefault="00274B62" w:rsidP="117A40C9">
      <w:pPr>
        <w:pStyle w:val="template"/>
        <w:rPr>
          <w:rFonts w:ascii="Times New Roman" w:hAnsi="Times New Roman"/>
        </w:rPr>
      </w:pPr>
      <w:r w:rsidRPr="5DBC4B4C">
        <w:rPr>
          <w:rFonts w:ascii="Times New Roman" w:hAnsi="Times New Roman"/>
        </w:rPr>
        <w:t>&lt;Collect a numbered list of the TBD (to be determined) references that remain in the SRS so they can be tracked to closure.&gt;</w:t>
      </w:r>
    </w:p>
    <w:p w14:paraId="74C34351" w14:textId="77777777" w:rsidR="00274B62" w:rsidRDefault="00274B62" w:rsidP="117A40C9">
      <w:pPr>
        <w:pStyle w:val="template"/>
        <w:rPr>
          <w:rFonts w:ascii="Times New Roman" w:hAnsi="Times New Roman"/>
        </w:rPr>
      </w:pPr>
    </w:p>
    <w:p w14:paraId="01FA6CD8" w14:textId="77777777" w:rsidR="00274B62" w:rsidRDefault="00274B62" w:rsidP="117A40C9">
      <w:pPr>
        <w:ind w:left="720"/>
        <w:rPr>
          <w:rFonts w:ascii="Times New Roman" w:hAnsi="Times New Roman"/>
          <w:sz w:val="28"/>
          <w:szCs w:val="28"/>
        </w:rPr>
      </w:pPr>
      <w:r w:rsidRPr="117A40C9">
        <w:rPr>
          <w:rFonts w:ascii="Times New Roman" w:hAnsi="Times New Roman"/>
          <w:sz w:val="28"/>
          <w:szCs w:val="28"/>
        </w:rPr>
        <w:t xml:space="preserve">Source: http://www.frontiernet.net/~kwiegers/process_assets/srs_template.doc </w:t>
      </w:r>
    </w:p>
    <w:p w14:paraId="3D9E5696" w14:textId="77777777" w:rsidR="008750E9" w:rsidRDefault="008750E9" w:rsidP="117A40C9">
      <w:pPr>
        <w:rPr>
          <w:rFonts w:ascii="Times New Roman" w:hAnsi="Times New Roman"/>
          <w:sz w:val="28"/>
          <w:szCs w:val="28"/>
        </w:rPr>
      </w:pPr>
    </w:p>
    <w:p w14:paraId="663C8A0F" w14:textId="3D7FFCE7" w:rsidR="008750E9" w:rsidRDefault="008750E9" w:rsidP="117A40C9">
      <w:pPr>
        <w:rPr>
          <w:rFonts w:ascii="Times New Roman" w:hAnsi="Times New Roman"/>
          <w:sz w:val="28"/>
          <w:szCs w:val="28"/>
        </w:rPr>
      </w:pPr>
    </w:p>
    <w:p w14:paraId="7F2E5C07" w14:textId="77777777" w:rsidR="00274B62" w:rsidRDefault="00274B62" w:rsidP="117A40C9">
      <w:pPr>
        <w:pStyle w:val="template"/>
        <w:rPr>
          <w:rFonts w:ascii="Times New Roman" w:hAnsi="Times New Roman"/>
        </w:rPr>
      </w:pPr>
    </w:p>
    <w:sectPr w:rsidR="00274B62">
      <w:headerReference w:type="default" r:id="rId39"/>
      <w:footerReference w:type="default" r:id="rId4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D376" w14:textId="77777777" w:rsidR="00C3501B" w:rsidRDefault="00C3501B">
      <w:pPr>
        <w:spacing w:line="240" w:lineRule="auto"/>
      </w:pPr>
      <w:r>
        <w:separator/>
      </w:r>
    </w:p>
  </w:endnote>
  <w:endnote w:type="continuationSeparator" w:id="0">
    <w:p w14:paraId="0EDB7771" w14:textId="77777777" w:rsidR="00C3501B" w:rsidRDefault="00C35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4C8C01" w14:paraId="42E5DE4E" w14:textId="77777777" w:rsidTr="564C8C01">
      <w:trPr>
        <w:trHeight w:val="300"/>
      </w:trPr>
      <w:tc>
        <w:tcPr>
          <w:tcW w:w="3120" w:type="dxa"/>
        </w:tcPr>
        <w:p w14:paraId="04C09A9C" w14:textId="2541C949" w:rsidR="564C8C01" w:rsidRDefault="564C8C01" w:rsidP="564C8C01">
          <w:pPr>
            <w:pStyle w:val="Header"/>
            <w:ind w:left="-115"/>
          </w:pPr>
        </w:p>
      </w:tc>
      <w:tc>
        <w:tcPr>
          <w:tcW w:w="3120" w:type="dxa"/>
        </w:tcPr>
        <w:p w14:paraId="2EE387D9" w14:textId="21835F96" w:rsidR="564C8C01" w:rsidRDefault="564C8C01" w:rsidP="564C8C01">
          <w:pPr>
            <w:pStyle w:val="Header"/>
            <w:jc w:val="center"/>
          </w:pPr>
        </w:p>
      </w:tc>
      <w:tc>
        <w:tcPr>
          <w:tcW w:w="3120" w:type="dxa"/>
        </w:tcPr>
        <w:p w14:paraId="7938F355" w14:textId="5FDB5B06" w:rsidR="564C8C01" w:rsidRDefault="564C8C01" w:rsidP="564C8C01">
          <w:pPr>
            <w:pStyle w:val="Header"/>
            <w:ind w:right="-115"/>
            <w:jc w:val="right"/>
          </w:pPr>
        </w:p>
      </w:tc>
    </w:tr>
  </w:tbl>
  <w:p w14:paraId="057A2332" w14:textId="71F2D01D" w:rsidR="003160E8" w:rsidRDefault="00316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564C8C01" w14:paraId="2644337F" w14:textId="77777777" w:rsidTr="564C8C01">
      <w:trPr>
        <w:trHeight w:val="300"/>
      </w:trPr>
      <w:tc>
        <w:tcPr>
          <w:tcW w:w="3215" w:type="dxa"/>
        </w:tcPr>
        <w:p w14:paraId="05D325E1" w14:textId="75C205EA" w:rsidR="564C8C01" w:rsidRDefault="564C8C01" w:rsidP="564C8C01">
          <w:pPr>
            <w:pStyle w:val="Header"/>
            <w:ind w:left="-115"/>
          </w:pPr>
        </w:p>
      </w:tc>
      <w:tc>
        <w:tcPr>
          <w:tcW w:w="3215" w:type="dxa"/>
        </w:tcPr>
        <w:p w14:paraId="2E745A83" w14:textId="3FD9FC5E" w:rsidR="564C8C01" w:rsidRDefault="564C8C01" w:rsidP="564C8C01">
          <w:pPr>
            <w:pStyle w:val="Header"/>
            <w:jc w:val="center"/>
          </w:pPr>
        </w:p>
      </w:tc>
      <w:tc>
        <w:tcPr>
          <w:tcW w:w="3215" w:type="dxa"/>
        </w:tcPr>
        <w:p w14:paraId="5F32D4F6" w14:textId="277AA743" w:rsidR="564C8C01" w:rsidRDefault="564C8C01" w:rsidP="564C8C01">
          <w:pPr>
            <w:pStyle w:val="Header"/>
            <w:ind w:right="-115"/>
            <w:jc w:val="right"/>
          </w:pPr>
        </w:p>
      </w:tc>
    </w:tr>
  </w:tbl>
  <w:p w14:paraId="2DE475C5" w14:textId="028B1807" w:rsidR="003160E8" w:rsidRDefault="00316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5B5A" w14:textId="77777777" w:rsidR="00C3501B" w:rsidRDefault="00C3501B">
      <w:pPr>
        <w:spacing w:line="240" w:lineRule="auto"/>
      </w:pPr>
      <w:r>
        <w:separator/>
      </w:r>
    </w:p>
  </w:footnote>
  <w:footnote w:type="continuationSeparator" w:id="0">
    <w:p w14:paraId="271E1098" w14:textId="77777777" w:rsidR="00C3501B" w:rsidRDefault="00C350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E60" w14:textId="2B94AD93" w:rsidR="00274B62" w:rsidRDefault="00274B62">
    <w:pPr>
      <w:pStyle w:val="Header"/>
    </w:pPr>
    <w:r w:rsidRPr="5DBC4B4C">
      <w:t>Software</w:t>
    </w:r>
    <w:r w:rsidRPr="5DBC4B4C">
      <w:rPr>
        <w:sz w:val="24"/>
        <w:szCs w:val="24"/>
      </w:rPr>
      <w:t xml:space="preserve"> </w:t>
    </w:r>
    <w:r w:rsidRPr="5DBC4B4C">
      <w:t xml:space="preserve">Requirements Specification for </w:t>
    </w:r>
    <w:proofErr w:type="spellStart"/>
    <w:r w:rsidR="30F271FB" w:rsidRPr="5DBC4B4C">
      <w:t>SGTravelBud</w:t>
    </w:r>
    <w:proofErr w:type="spellEnd"/>
    <w:r w:rsidR="77214680">
      <w:tab/>
    </w:r>
    <w:r w:rsidR="30F271FB" w:rsidRPr="5DBC4B4C">
      <w:t xml:space="preserve">                                                                            </w:t>
    </w:r>
    <w:r w:rsidRPr="5DBC4B4C">
      <w:t xml:space="preserve">Page </w:t>
    </w:r>
    <w:r w:rsidRPr="5DBC4B4C">
      <w:fldChar w:fldCharType="begin"/>
    </w:r>
    <w:r>
      <w:instrText xml:space="preserve"> PAGE  \* MERGEFORMAT </w:instrText>
    </w:r>
    <w:r w:rsidRPr="5DBC4B4C">
      <w:fldChar w:fldCharType="separate"/>
    </w:r>
    <w:r w:rsidR="00F8024B" w:rsidRPr="5DBC4B4C">
      <w:t>i</w:t>
    </w:r>
    <w:proofErr w:type="spellStart"/>
    <w:r w:rsidR="00F8024B" w:rsidRPr="5DBC4B4C">
      <w:t>i</w:t>
    </w:r>
    <w:proofErr w:type="spellEnd"/>
    <w:r w:rsidRPr="5DBC4B4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729E" w14:textId="756C843C" w:rsidR="00274B62" w:rsidRDefault="00274B62">
    <w:pPr>
      <w:pStyle w:val="Header"/>
      <w:tabs>
        <w:tab w:val="clear" w:pos="9360"/>
        <w:tab w:val="right" w:pos="9630"/>
      </w:tabs>
    </w:pPr>
    <w:r w:rsidRPr="5DBC4B4C">
      <w:t>Software</w:t>
    </w:r>
    <w:r w:rsidRPr="5DBC4B4C">
      <w:rPr>
        <w:sz w:val="24"/>
        <w:szCs w:val="24"/>
      </w:rPr>
      <w:t xml:space="preserve"> </w:t>
    </w:r>
    <w:r w:rsidRPr="5DBC4B4C">
      <w:t xml:space="preserve">Requirements Specification for </w:t>
    </w:r>
    <w:proofErr w:type="spellStart"/>
    <w:r w:rsidR="30F271FB" w:rsidRPr="5DBC4B4C">
      <w:t>SGTravelBud</w:t>
    </w:r>
    <w:proofErr w:type="spellEnd"/>
    <w:r w:rsidR="30F271FB" w:rsidRPr="5DBC4B4C">
      <w:t xml:space="preserve">                                                                                   </w:t>
    </w:r>
    <w:r>
      <w:tab/>
    </w:r>
    <w:r w:rsidRPr="5DBC4B4C">
      <w:t xml:space="preserve">Page </w:t>
    </w:r>
    <w:r w:rsidRPr="5DBC4B4C">
      <w:fldChar w:fldCharType="begin"/>
    </w:r>
    <w:r>
      <w:instrText xml:space="preserve"> PAGE  \* MERGEFORMAT </w:instrText>
    </w:r>
    <w:r w:rsidRPr="5DBC4B4C">
      <w:fldChar w:fldCharType="separate"/>
    </w:r>
    <w:r w:rsidR="00F8024B" w:rsidRPr="5DBC4B4C">
      <w:t>6</w:t>
    </w:r>
    <w:r w:rsidRPr="5DBC4B4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5CD47CE"/>
    <w:multiLevelType w:val="hybridMultilevel"/>
    <w:tmpl w:val="B7BE77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6E76A1D"/>
    <w:multiLevelType w:val="hybridMultilevel"/>
    <w:tmpl w:val="0E1495B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794666"/>
    <w:multiLevelType w:val="multilevel"/>
    <w:tmpl w:val="EF94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520AF"/>
    <w:multiLevelType w:val="hybridMultilevel"/>
    <w:tmpl w:val="32ECD6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0A3945D"/>
    <w:multiLevelType w:val="hybridMultilevel"/>
    <w:tmpl w:val="FFFFFFFF"/>
    <w:lvl w:ilvl="0" w:tplc="3B86D572">
      <w:start w:val="1"/>
      <w:numFmt w:val="bullet"/>
      <w:lvlText w:val=""/>
      <w:lvlJc w:val="left"/>
      <w:pPr>
        <w:ind w:left="720" w:hanging="360"/>
      </w:pPr>
      <w:rPr>
        <w:rFonts w:ascii="Symbol" w:hAnsi="Symbol" w:hint="default"/>
      </w:rPr>
    </w:lvl>
    <w:lvl w:ilvl="1" w:tplc="1D20DD96">
      <w:start w:val="1"/>
      <w:numFmt w:val="bullet"/>
      <w:lvlText w:val="o"/>
      <w:lvlJc w:val="left"/>
      <w:pPr>
        <w:ind w:left="1440" w:hanging="360"/>
      </w:pPr>
      <w:rPr>
        <w:rFonts w:ascii="Courier New" w:hAnsi="Courier New" w:hint="default"/>
      </w:rPr>
    </w:lvl>
    <w:lvl w:ilvl="2" w:tplc="766EFB52">
      <w:start w:val="1"/>
      <w:numFmt w:val="bullet"/>
      <w:lvlText w:val=""/>
      <w:lvlJc w:val="left"/>
      <w:pPr>
        <w:ind w:left="2160" w:hanging="360"/>
      </w:pPr>
      <w:rPr>
        <w:rFonts w:ascii="Wingdings" w:hAnsi="Wingdings" w:hint="default"/>
      </w:rPr>
    </w:lvl>
    <w:lvl w:ilvl="3" w:tplc="2D3239E6">
      <w:start w:val="1"/>
      <w:numFmt w:val="bullet"/>
      <w:lvlText w:val=""/>
      <w:lvlJc w:val="left"/>
      <w:pPr>
        <w:ind w:left="2880" w:hanging="360"/>
      </w:pPr>
      <w:rPr>
        <w:rFonts w:ascii="Symbol" w:hAnsi="Symbol" w:hint="default"/>
      </w:rPr>
    </w:lvl>
    <w:lvl w:ilvl="4" w:tplc="B49693D2">
      <w:start w:val="1"/>
      <w:numFmt w:val="bullet"/>
      <w:lvlText w:val="o"/>
      <w:lvlJc w:val="left"/>
      <w:pPr>
        <w:ind w:left="3600" w:hanging="360"/>
      </w:pPr>
      <w:rPr>
        <w:rFonts w:ascii="Courier New" w:hAnsi="Courier New" w:hint="default"/>
      </w:rPr>
    </w:lvl>
    <w:lvl w:ilvl="5" w:tplc="7DF216F6">
      <w:start w:val="1"/>
      <w:numFmt w:val="bullet"/>
      <w:lvlText w:val=""/>
      <w:lvlJc w:val="left"/>
      <w:pPr>
        <w:ind w:left="4320" w:hanging="360"/>
      </w:pPr>
      <w:rPr>
        <w:rFonts w:ascii="Wingdings" w:hAnsi="Wingdings" w:hint="default"/>
      </w:rPr>
    </w:lvl>
    <w:lvl w:ilvl="6" w:tplc="2A5207C6">
      <w:start w:val="1"/>
      <w:numFmt w:val="bullet"/>
      <w:lvlText w:val=""/>
      <w:lvlJc w:val="left"/>
      <w:pPr>
        <w:ind w:left="5040" w:hanging="360"/>
      </w:pPr>
      <w:rPr>
        <w:rFonts w:ascii="Symbol" w:hAnsi="Symbol" w:hint="default"/>
      </w:rPr>
    </w:lvl>
    <w:lvl w:ilvl="7" w:tplc="821A9792">
      <w:start w:val="1"/>
      <w:numFmt w:val="bullet"/>
      <w:lvlText w:val="o"/>
      <w:lvlJc w:val="left"/>
      <w:pPr>
        <w:ind w:left="5760" w:hanging="360"/>
      </w:pPr>
      <w:rPr>
        <w:rFonts w:ascii="Courier New" w:hAnsi="Courier New" w:hint="default"/>
      </w:rPr>
    </w:lvl>
    <w:lvl w:ilvl="8" w:tplc="64B0423A">
      <w:start w:val="1"/>
      <w:numFmt w:val="bullet"/>
      <w:lvlText w:val=""/>
      <w:lvlJc w:val="left"/>
      <w:pPr>
        <w:ind w:left="6480" w:hanging="360"/>
      </w:pPr>
      <w:rPr>
        <w:rFonts w:ascii="Wingdings" w:hAnsi="Wingdings" w:hint="default"/>
      </w:rPr>
    </w:lvl>
  </w:abstractNum>
  <w:abstractNum w:abstractNumId="7" w15:restartNumberingAfterBreak="0">
    <w:nsid w:val="11B16CD0"/>
    <w:multiLevelType w:val="hybridMultilevel"/>
    <w:tmpl w:val="B0FE7FA0"/>
    <w:lvl w:ilvl="0" w:tplc="4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01695D"/>
    <w:multiLevelType w:val="hybridMultilevel"/>
    <w:tmpl w:val="EA543A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3514010"/>
    <w:multiLevelType w:val="hybridMultilevel"/>
    <w:tmpl w:val="F42CDE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4570131"/>
    <w:multiLevelType w:val="hybridMultilevel"/>
    <w:tmpl w:val="398E4E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5DC5036"/>
    <w:multiLevelType w:val="hybridMultilevel"/>
    <w:tmpl w:val="DB8896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65E476D"/>
    <w:multiLevelType w:val="multilevel"/>
    <w:tmpl w:val="B632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5625C"/>
    <w:multiLevelType w:val="hybridMultilevel"/>
    <w:tmpl w:val="128CF45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2D546C"/>
    <w:multiLevelType w:val="hybridMultilevel"/>
    <w:tmpl w:val="175C7B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D476FE0"/>
    <w:multiLevelType w:val="multilevel"/>
    <w:tmpl w:val="8804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E49C9"/>
    <w:multiLevelType w:val="hybridMultilevel"/>
    <w:tmpl w:val="B254D21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3F766A6"/>
    <w:multiLevelType w:val="hybridMultilevel"/>
    <w:tmpl w:val="3DD693F6"/>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6473334"/>
    <w:multiLevelType w:val="hybridMultilevel"/>
    <w:tmpl w:val="403EF3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BF8005F"/>
    <w:multiLevelType w:val="hybridMultilevel"/>
    <w:tmpl w:val="CF1023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2093FEA"/>
    <w:multiLevelType w:val="multilevel"/>
    <w:tmpl w:val="7A04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A178E"/>
    <w:multiLevelType w:val="hybridMultilevel"/>
    <w:tmpl w:val="DB34F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4253709"/>
    <w:multiLevelType w:val="multilevel"/>
    <w:tmpl w:val="2A8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D4B8F"/>
    <w:multiLevelType w:val="hybridMultilevel"/>
    <w:tmpl w:val="EA264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3B2F43E3"/>
    <w:multiLevelType w:val="multilevel"/>
    <w:tmpl w:val="3CA8636E"/>
    <w:lvl w:ilvl="0">
      <w:start w:val="4"/>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B723834"/>
    <w:multiLevelType w:val="multilevel"/>
    <w:tmpl w:val="BB94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80B9A"/>
    <w:multiLevelType w:val="multilevel"/>
    <w:tmpl w:val="7B92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402208"/>
    <w:multiLevelType w:val="multilevel"/>
    <w:tmpl w:val="8E04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6375D"/>
    <w:multiLevelType w:val="hybridMultilevel"/>
    <w:tmpl w:val="4CAA90E2"/>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78C05CB"/>
    <w:multiLevelType w:val="hybridMultilevel"/>
    <w:tmpl w:val="E8C804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4F8144E8"/>
    <w:multiLevelType w:val="hybridMultilevel"/>
    <w:tmpl w:val="872AD5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1E80686"/>
    <w:multiLevelType w:val="hybridMultilevel"/>
    <w:tmpl w:val="D3760C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378622C"/>
    <w:multiLevelType w:val="multilevel"/>
    <w:tmpl w:val="F33C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F59F7"/>
    <w:multiLevelType w:val="hybridMultilevel"/>
    <w:tmpl w:val="467EAAF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85D33DF"/>
    <w:multiLevelType w:val="multilevel"/>
    <w:tmpl w:val="72BE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AB084D"/>
    <w:multiLevelType w:val="hybridMultilevel"/>
    <w:tmpl w:val="B8842CF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5FD35C06"/>
    <w:multiLevelType w:val="hybridMultilevel"/>
    <w:tmpl w:val="B612452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F922F1"/>
    <w:multiLevelType w:val="hybridMultilevel"/>
    <w:tmpl w:val="46F484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 w15:restartNumberingAfterBreak="0">
    <w:nsid w:val="600B5A90"/>
    <w:multiLevelType w:val="multilevel"/>
    <w:tmpl w:val="016E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9A4A05"/>
    <w:multiLevelType w:val="hybridMultilevel"/>
    <w:tmpl w:val="E55EFC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1EA0BEC"/>
    <w:multiLevelType w:val="multilevel"/>
    <w:tmpl w:val="3BC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33DDD"/>
    <w:multiLevelType w:val="hybridMultilevel"/>
    <w:tmpl w:val="03DEDD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63BD03F6"/>
    <w:multiLevelType w:val="hybridMultilevel"/>
    <w:tmpl w:val="E4485D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6739357B"/>
    <w:multiLevelType w:val="hybridMultilevel"/>
    <w:tmpl w:val="E0E200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6A494BB5"/>
    <w:multiLevelType w:val="multilevel"/>
    <w:tmpl w:val="196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657332"/>
    <w:multiLevelType w:val="multilevel"/>
    <w:tmpl w:val="47A6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6B3572"/>
    <w:multiLevelType w:val="hybridMultilevel"/>
    <w:tmpl w:val="262018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722F42D5"/>
    <w:multiLevelType w:val="hybridMultilevel"/>
    <w:tmpl w:val="6D46710C"/>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40F3FD8"/>
    <w:multiLevelType w:val="hybridMultilevel"/>
    <w:tmpl w:val="95FC73D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32113026">
    <w:abstractNumId w:val="1"/>
  </w:num>
  <w:num w:numId="2" w16cid:durableId="1537086622">
    <w:abstractNumId w:val="9"/>
  </w:num>
  <w:num w:numId="3" w16cid:durableId="866214134">
    <w:abstractNumId w:val="2"/>
  </w:num>
  <w:num w:numId="4" w16cid:durableId="706566018">
    <w:abstractNumId w:val="41"/>
  </w:num>
  <w:num w:numId="5" w16cid:durableId="1516966975">
    <w:abstractNumId w:val="16"/>
  </w:num>
  <w:num w:numId="6" w16cid:durableId="982202313">
    <w:abstractNumId w:val="29"/>
  </w:num>
  <w:num w:numId="7" w16cid:durableId="1393967577">
    <w:abstractNumId w:val="31"/>
  </w:num>
  <w:num w:numId="8" w16cid:durableId="1823502592">
    <w:abstractNumId w:val="35"/>
  </w:num>
  <w:num w:numId="9" w16cid:durableId="1309556781">
    <w:abstractNumId w:val="40"/>
  </w:num>
  <w:num w:numId="10" w16cid:durableId="2107311587">
    <w:abstractNumId w:val="8"/>
  </w:num>
  <w:num w:numId="11" w16cid:durableId="1504205725">
    <w:abstractNumId w:val="30"/>
  </w:num>
  <w:num w:numId="12" w16cid:durableId="1031105682">
    <w:abstractNumId w:val="21"/>
  </w:num>
  <w:num w:numId="13" w16cid:durableId="1916433184">
    <w:abstractNumId w:val="42"/>
  </w:num>
  <w:num w:numId="14" w16cid:durableId="229463176">
    <w:abstractNumId w:val="10"/>
  </w:num>
  <w:num w:numId="15" w16cid:durableId="80807645">
    <w:abstractNumId w:val="14"/>
  </w:num>
  <w:num w:numId="16" w16cid:durableId="1191646547">
    <w:abstractNumId w:val="23"/>
  </w:num>
  <w:num w:numId="17" w16cid:durableId="339895533">
    <w:abstractNumId w:val="18"/>
  </w:num>
  <w:num w:numId="18" w16cid:durableId="1209995014">
    <w:abstractNumId w:val="11"/>
  </w:num>
  <w:num w:numId="19" w16cid:durableId="683938188">
    <w:abstractNumId w:val="43"/>
  </w:num>
  <w:num w:numId="20" w16cid:durableId="1566991665">
    <w:abstractNumId w:val="39"/>
  </w:num>
  <w:num w:numId="21" w16cid:durableId="405693401">
    <w:abstractNumId w:val="47"/>
  </w:num>
  <w:num w:numId="22" w16cid:durableId="2030830317">
    <w:abstractNumId w:val="37"/>
  </w:num>
  <w:num w:numId="23" w16cid:durableId="807666708">
    <w:abstractNumId w:val="17"/>
  </w:num>
  <w:num w:numId="24" w16cid:durableId="844786305">
    <w:abstractNumId w:val="33"/>
  </w:num>
  <w:num w:numId="25" w16cid:durableId="502666540">
    <w:abstractNumId w:val="36"/>
  </w:num>
  <w:num w:numId="26" w16cid:durableId="393090757">
    <w:abstractNumId w:val="28"/>
  </w:num>
  <w:num w:numId="27" w16cid:durableId="459611998">
    <w:abstractNumId w:val="3"/>
  </w:num>
  <w:num w:numId="28" w16cid:durableId="1086921829">
    <w:abstractNumId w:val="13"/>
  </w:num>
  <w:num w:numId="29" w16cid:durableId="590553216">
    <w:abstractNumId w:val="44"/>
  </w:num>
  <w:num w:numId="30" w16cid:durableId="1542355117">
    <w:abstractNumId w:val="0"/>
  </w:num>
  <w:num w:numId="31" w16cid:durableId="1928732760">
    <w:abstractNumId w:val="7"/>
  </w:num>
  <w:num w:numId="32" w16cid:durableId="2018771978">
    <w:abstractNumId w:val="22"/>
  </w:num>
  <w:num w:numId="33" w16cid:durableId="1574312632">
    <w:abstractNumId w:val="19"/>
  </w:num>
  <w:num w:numId="34" w16cid:durableId="1718777798">
    <w:abstractNumId w:val="24"/>
  </w:num>
  <w:num w:numId="35" w16cid:durableId="1647585904">
    <w:abstractNumId w:val="6"/>
  </w:num>
  <w:num w:numId="36" w16cid:durableId="959191577">
    <w:abstractNumId w:val="45"/>
  </w:num>
  <w:num w:numId="37" w16cid:durableId="224412668">
    <w:abstractNumId w:val="25"/>
  </w:num>
  <w:num w:numId="38" w16cid:durableId="1685746163">
    <w:abstractNumId w:val="48"/>
  </w:num>
  <w:num w:numId="39" w16cid:durableId="1645235757">
    <w:abstractNumId w:val="38"/>
  </w:num>
  <w:num w:numId="40" w16cid:durableId="2123648164">
    <w:abstractNumId w:val="46"/>
  </w:num>
  <w:num w:numId="41" w16cid:durableId="369842496">
    <w:abstractNumId w:val="12"/>
  </w:num>
  <w:num w:numId="42" w16cid:durableId="1095907869">
    <w:abstractNumId w:val="20"/>
  </w:num>
  <w:num w:numId="43" w16cid:durableId="1328360651">
    <w:abstractNumId w:val="15"/>
  </w:num>
  <w:num w:numId="44" w16cid:durableId="576675341">
    <w:abstractNumId w:val="34"/>
  </w:num>
  <w:num w:numId="45" w16cid:durableId="505707128">
    <w:abstractNumId w:val="5"/>
  </w:num>
  <w:num w:numId="46" w16cid:durableId="913395262">
    <w:abstractNumId w:val="32"/>
  </w:num>
  <w:num w:numId="47" w16cid:durableId="1233153330">
    <w:abstractNumId w:val="26"/>
  </w:num>
  <w:num w:numId="48" w16cid:durableId="1790541331">
    <w:abstractNumId w:val="4"/>
  </w:num>
  <w:num w:numId="49" w16cid:durableId="1551500290">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2077"/>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50C"/>
    <w:rsid w:val="00000C9F"/>
    <w:rsid w:val="00001403"/>
    <w:rsid w:val="000016CE"/>
    <w:rsid w:val="0000303C"/>
    <w:rsid w:val="00003809"/>
    <w:rsid w:val="00006CFE"/>
    <w:rsid w:val="00007116"/>
    <w:rsid w:val="0000782E"/>
    <w:rsid w:val="0001202A"/>
    <w:rsid w:val="000131BE"/>
    <w:rsid w:val="00013953"/>
    <w:rsid w:val="00014186"/>
    <w:rsid w:val="00015839"/>
    <w:rsid w:val="0002015F"/>
    <w:rsid w:val="00020B99"/>
    <w:rsid w:val="000266DE"/>
    <w:rsid w:val="0002722B"/>
    <w:rsid w:val="00027B22"/>
    <w:rsid w:val="00030FFE"/>
    <w:rsid w:val="00032330"/>
    <w:rsid w:val="000329EA"/>
    <w:rsid w:val="00033316"/>
    <w:rsid w:val="000338C9"/>
    <w:rsid w:val="00034642"/>
    <w:rsid w:val="00035C36"/>
    <w:rsid w:val="00035DFC"/>
    <w:rsid w:val="00035E17"/>
    <w:rsid w:val="00036688"/>
    <w:rsid w:val="00037E98"/>
    <w:rsid w:val="00040732"/>
    <w:rsid w:val="00042126"/>
    <w:rsid w:val="000422B5"/>
    <w:rsid w:val="00042DC2"/>
    <w:rsid w:val="00043586"/>
    <w:rsid w:val="000445E5"/>
    <w:rsid w:val="000448D2"/>
    <w:rsid w:val="00044A13"/>
    <w:rsid w:val="000457D9"/>
    <w:rsid w:val="000479BB"/>
    <w:rsid w:val="00050ABA"/>
    <w:rsid w:val="0005215D"/>
    <w:rsid w:val="0005377B"/>
    <w:rsid w:val="00053F3C"/>
    <w:rsid w:val="00054A7F"/>
    <w:rsid w:val="00054E05"/>
    <w:rsid w:val="000556CD"/>
    <w:rsid w:val="00060FA3"/>
    <w:rsid w:val="00062027"/>
    <w:rsid w:val="0006284B"/>
    <w:rsid w:val="00062A90"/>
    <w:rsid w:val="00063545"/>
    <w:rsid w:val="000635FA"/>
    <w:rsid w:val="00063EED"/>
    <w:rsid w:val="0006532D"/>
    <w:rsid w:val="00065579"/>
    <w:rsid w:val="0006667F"/>
    <w:rsid w:val="0007094E"/>
    <w:rsid w:val="000719C2"/>
    <w:rsid w:val="00072303"/>
    <w:rsid w:val="00072390"/>
    <w:rsid w:val="00073A54"/>
    <w:rsid w:val="00074017"/>
    <w:rsid w:val="00074F09"/>
    <w:rsid w:val="00077752"/>
    <w:rsid w:val="00077889"/>
    <w:rsid w:val="00080100"/>
    <w:rsid w:val="00080665"/>
    <w:rsid w:val="0008133A"/>
    <w:rsid w:val="0008182C"/>
    <w:rsid w:val="00082778"/>
    <w:rsid w:val="000834E5"/>
    <w:rsid w:val="000840E0"/>
    <w:rsid w:val="000868D3"/>
    <w:rsid w:val="00086B8F"/>
    <w:rsid w:val="0009000A"/>
    <w:rsid w:val="00090711"/>
    <w:rsid w:val="00090E07"/>
    <w:rsid w:val="00091468"/>
    <w:rsid w:val="00091DDC"/>
    <w:rsid w:val="000928E7"/>
    <w:rsid w:val="00093710"/>
    <w:rsid w:val="00094C92"/>
    <w:rsid w:val="00094E65"/>
    <w:rsid w:val="00094EDB"/>
    <w:rsid w:val="000964AE"/>
    <w:rsid w:val="000A0BC2"/>
    <w:rsid w:val="000A1616"/>
    <w:rsid w:val="000A7540"/>
    <w:rsid w:val="000B0AA2"/>
    <w:rsid w:val="000B0F18"/>
    <w:rsid w:val="000B162A"/>
    <w:rsid w:val="000B40F9"/>
    <w:rsid w:val="000B41DF"/>
    <w:rsid w:val="000B4419"/>
    <w:rsid w:val="000B4A21"/>
    <w:rsid w:val="000B4D38"/>
    <w:rsid w:val="000B4F4F"/>
    <w:rsid w:val="000B777F"/>
    <w:rsid w:val="000C0F03"/>
    <w:rsid w:val="000C1036"/>
    <w:rsid w:val="000C12F8"/>
    <w:rsid w:val="000C1E7D"/>
    <w:rsid w:val="000C2802"/>
    <w:rsid w:val="000C34C4"/>
    <w:rsid w:val="000C3961"/>
    <w:rsid w:val="000C3C90"/>
    <w:rsid w:val="000C4EB9"/>
    <w:rsid w:val="000C5C90"/>
    <w:rsid w:val="000C620E"/>
    <w:rsid w:val="000C6E74"/>
    <w:rsid w:val="000D0215"/>
    <w:rsid w:val="000D050B"/>
    <w:rsid w:val="000D0986"/>
    <w:rsid w:val="000D0C86"/>
    <w:rsid w:val="000D0D98"/>
    <w:rsid w:val="000D1221"/>
    <w:rsid w:val="000D1719"/>
    <w:rsid w:val="000D2EEC"/>
    <w:rsid w:val="000D31DA"/>
    <w:rsid w:val="000D3485"/>
    <w:rsid w:val="000D4223"/>
    <w:rsid w:val="000D4A43"/>
    <w:rsid w:val="000D4FB0"/>
    <w:rsid w:val="000D5F67"/>
    <w:rsid w:val="000D6075"/>
    <w:rsid w:val="000D7CF8"/>
    <w:rsid w:val="000E1984"/>
    <w:rsid w:val="000E2057"/>
    <w:rsid w:val="000E2C42"/>
    <w:rsid w:val="000E3762"/>
    <w:rsid w:val="000E6BFA"/>
    <w:rsid w:val="000E701C"/>
    <w:rsid w:val="000E7EF3"/>
    <w:rsid w:val="000F00FA"/>
    <w:rsid w:val="000F0A43"/>
    <w:rsid w:val="000F292D"/>
    <w:rsid w:val="000F4484"/>
    <w:rsid w:val="000F49C4"/>
    <w:rsid w:val="000F5439"/>
    <w:rsid w:val="000F5D22"/>
    <w:rsid w:val="000F60B4"/>
    <w:rsid w:val="000F69BE"/>
    <w:rsid w:val="000F6F3B"/>
    <w:rsid w:val="000F7D3F"/>
    <w:rsid w:val="0010014C"/>
    <w:rsid w:val="00100692"/>
    <w:rsid w:val="0010298E"/>
    <w:rsid w:val="00103D44"/>
    <w:rsid w:val="00104161"/>
    <w:rsid w:val="00105227"/>
    <w:rsid w:val="001067F2"/>
    <w:rsid w:val="00110619"/>
    <w:rsid w:val="00110CFD"/>
    <w:rsid w:val="00111057"/>
    <w:rsid w:val="0011108B"/>
    <w:rsid w:val="0011177A"/>
    <w:rsid w:val="00113DB9"/>
    <w:rsid w:val="001141A2"/>
    <w:rsid w:val="00114301"/>
    <w:rsid w:val="001147D3"/>
    <w:rsid w:val="00115BE6"/>
    <w:rsid w:val="00120345"/>
    <w:rsid w:val="001205B9"/>
    <w:rsid w:val="00121DD8"/>
    <w:rsid w:val="001234C7"/>
    <w:rsid w:val="001239C4"/>
    <w:rsid w:val="00125447"/>
    <w:rsid w:val="00125AFA"/>
    <w:rsid w:val="00126E66"/>
    <w:rsid w:val="00126F40"/>
    <w:rsid w:val="00127186"/>
    <w:rsid w:val="001273AB"/>
    <w:rsid w:val="0012799E"/>
    <w:rsid w:val="001279C4"/>
    <w:rsid w:val="00127A47"/>
    <w:rsid w:val="0013045C"/>
    <w:rsid w:val="001309D8"/>
    <w:rsid w:val="00131E63"/>
    <w:rsid w:val="001330FA"/>
    <w:rsid w:val="001336BC"/>
    <w:rsid w:val="00135018"/>
    <w:rsid w:val="0013557B"/>
    <w:rsid w:val="0013587C"/>
    <w:rsid w:val="00135C4A"/>
    <w:rsid w:val="00135C70"/>
    <w:rsid w:val="001366CE"/>
    <w:rsid w:val="00136B1E"/>
    <w:rsid w:val="00136DFC"/>
    <w:rsid w:val="0013737E"/>
    <w:rsid w:val="00137C0B"/>
    <w:rsid w:val="00140741"/>
    <w:rsid w:val="00141590"/>
    <w:rsid w:val="00141911"/>
    <w:rsid w:val="00141D60"/>
    <w:rsid w:val="001427DB"/>
    <w:rsid w:val="00144CBE"/>
    <w:rsid w:val="001456BF"/>
    <w:rsid w:val="0014595D"/>
    <w:rsid w:val="0015088B"/>
    <w:rsid w:val="00150C98"/>
    <w:rsid w:val="00150EB6"/>
    <w:rsid w:val="00151161"/>
    <w:rsid w:val="00152330"/>
    <w:rsid w:val="001534DF"/>
    <w:rsid w:val="00153913"/>
    <w:rsid w:val="00153F52"/>
    <w:rsid w:val="0015419A"/>
    <w:rsid w:val="00154D98"/>
    <w:rsid w:val="00155640"/>
    <w:rsid w:val="001556EE"/>
    <w:rsid w:val="00155B18"/>
    <w:rsid w:val="00155D62"/>
    <w:rsid w:val="0015744C"/>
    <w:rsid w:val="00157BE9"/>
    <w:rsid w:val="00157DF0"/>
    <w:rsid w:val="00160B04"/>
    <w:rsid w:val="00161CB8"/>
    <w:rsid w:val="0016212F"/>
    <w:rsid w:val="00162205"/>
    <w:rsid w:val="00162F6E"/>
    <w:rsid w:val="001631AE"/>
    <w:rsid w:val="00163316"/>
    <w:rsid w:val="001637FB"/>
    <w:rsid w:val="00163D59"/>
    <w:rsid w:val="0016453A"/>
    <w:rsid w:val="001646FC"/>
    <w:rsid w:val="00165265"/>
    <w:rsid w:val="001654CA"/>
    <w:rsid w:val="00165BEB"/>
    <w:rsid w:val="0016607B"/>
    <w:rsid w:val="001675F2"/>
    <w:rsid w:val="00170EBC"/>
    <w:rsid w:val="00172708"/>
    <w:rsid w:val="001740BF"/>
    <w:rsid w:val="001741F3"/>
    <w:rsid w:val="00175A0E"/>
    <w:rsid w:val="00176081"/>
    <w:rsid w:val="001772A2"/>
    <w:rsid w:val="00177A5A"/>
    <w:rsid w:val="00177F31"/>
    <w:rsid w:val="00180170"/>
    <w:rsid w:val="00180ABC"/>
    <w:rsid w:val="00180D3F"/>
    <w:rsid w:val="001829CE"/>
    <w:rsid w:val="00183D50"/>
    <w:rsid w:val="001851A5"/>
    <w:rsid w:val="00185FB6"/>
    <w:rsid w:val="00185FF0"/>
    <w:rsid w:val="00186423"/>
    <w:rsid w:val="00187044"/>
    <w:rsid w:val="00192255"/>
    <w:rsid w:val="0019578A"/>
    <w:rsid w:val="001974F6"/>
    <w:rsid w:val="00197842"/>
    <w:rsid w:val="001A03EA"/>
    <w:rsid w:val="001A297E"/>
    <w:rsid w:val="001A2B38"/>
    <w:rsid w:val="001A3D25"/>
    <w:rsid w:val="001A5C58"/>
    <w:rsid w:val="001A5E06"/>
    <w:rsid w:val="001A661A"/>
    <w:rsid w:val="001A6677"/>
    <w:rsid w:val="001A75B4"/>
    <w:rsid w:val="001B0871"/>
    <w:rsid w:val="001B146B"/>
    <w:rsid w:val="001B2B8C"/>
    <w:rsid w:val="001B431D"/>
    <w:rsid w:val="001C0C39"/>
    <w:rsid w:val="001C15B6"/>
    <w:rsid w:val="001C1D77"/>
    <w:rsid w:val="001C27FE"/>
    <w:rsid w:val="001C3530"/>
    <w:rsid w:val="001C3E3D"/>
    <w:rsid w:val="001C63A4"/>
    <w:rsid w:val="001C6CFD"/>
    <w:rsid w:val="001C799D"/>
    <w:rsid w:val="001C7F17"/>
    <w:rsid w:val="001D0656"/>
    <w:rsid w:val="001D0907"/>
    <w:rsid w:val="001D1392"/>
    <w:rsid w:val="001D347F"/>
    <w:rsid w:val="001D3F6E"/>
    <w:rsid w:val="001D425C"/>
    <w:rsid w:val="001D476D"/>
    <w:rsid w:val="001D590F"/>
    <w:rsid w:val="001E00A3"/>
    <w:rsid w:val="001E0754"/>
    <w:rsid w:val="001E1F02"/>
    <w:rsid w:val="001E37B6"/>
    <w:rsid w:val="001E4089"/>
    <w:rsid w:val="001E52C4"/>
    <w:rsid w:val="001E6BB3"/>
    <w:rsid w:val="001E6EDF"/>
    <w:rsid w:val="001E708E"/>
    <w:rsid w:val="001E77C7"/>
    <w:rsid w:val="001E7A6F"/>
    <w:rsid w:val="001E7F3A"/>
    <w:rsid w:val="001F1152"/>
    <w:rsid w:val="001F14D1"/>
    <w:rsid w:val="001F195C"/>
    <w:rsid w:val="001F3F96"/>
    <w:rsid w:val="001F4219"/>
    <w:rsid w:val="001F4A08"/>
    <w:rsid w:val="001F4A50"/>
    <w:rsid w:val="001F67D3"/>
    <w:rsid w:val="001F6C09"/>
    <w:rsid w:val="0020254B"/>
    <w:rsid w:val="002029CE"/>
    <w:rsid w:val="0020367F"/>
    <w:rsid w:val="00205C75"/>
    <w:rsid w:val="002061B3"/>
    <w:rsid w:val="002069B4"/>
    <w:rsid w:val="00207961"/>
    <w:rsid w:val="00207B5E"/>
    <w:rsid w:val="0021151F"/>
    <w:rsid w:val="0021186A"/>
    <w:rsid w:val="00211E05"/>
    <w:rsid w:val="00212054"/>
    <w:rsid w:val="002133A0"/>
    <w:rsid w:val="00213671"/>
    <w:rsid w:val="002137EF"/>
    <w:rsid w:val="00213C9C"/>
    <w:rsid w:val="00213DC8"/>
    <w:rsid w:val="00214670"/>
    <w:rsid w:val="00214879"/>
    <w:rsid w:val="00214BBC"/>
    <w:rsid w:val="00220989"/>
    <w:rsid w:val="00221528"/>
    <w:rsid w:val="0022170F"/>
    <w:rsid w:val="0022255D"/>
    <w:rsid w:val="00222C29"/>
    <w:rsid w:val="00222C40"/>
    <w:rsid w:val="00226DCD"/>
    <w:rsid w:val="00231A55"/>
    <w:rsid w:val="002332A7"/>
    <w:rsid w:val="0023416F"/>
    <w:rsid w:val="00234732"/>
    <w:rsid w:val="002359C6"/>
    <w:rsid w:val="00235E15"/>
    <w:rsid w:val="00235E86"/>
    <w:rsid w:val="00236F8A"/>
    <w:rsid w:val="0023738F"/>
    <w:rsid w:val="00237BA1"/>
    <w:rsid w:val="002403C6"/>
    <w:rsid w:val="0024057F"/>
    <w:rsid w:val="002421D0"/>
    <w:rsid w:val="002437FF"/>
    <w:rsid w:val="00244ABC"/>
    <w:rsid w:val="00245BB0"/>
    <w:rsid w:val="0024650B"/>
    <w:rsid w:val="00247924"/>
    <w:rsid w:val="00247FC6"/>
    <w:rsid w:val="00250424"/>
    <w:rsid w:val="002518DF"/>
    <w:rsid w:val="002527F5"/>
    <w:rsid w:val="002536B1"/>
    <w:rsid w:val="002558FB"/>
    <w:rsid w:val="002565F3"/>
    <w:rsid w:val="00256F20"/>
    <w:rsid w:val="00257902"/>
    <w:rsid w:val="002605C8"/>
    <w:rsid w:val="002619D1"/>
    <w:rsid w:val="00261CFC"/>
    <w:rsid w:val="00262880"/>
    <w:rsid w:val="00262E49"/>
    <w:rsid w:val="00264AC8"/>
    <w:rsid w:val="00264FCF"/>
    <w:rsid w:val="00267D9B"/>
    <w:rsid w:val="00267EE2"/>
    <w:rsid w:val="00270704"/>
    <w:rsid w:val="00270826"/>
    <w:rsid w:val="00270EB6"/>
    <w:rsid w:val="00274B38"/>
    <w:rsid w:val="00274B62"/>
    <w:rsid w:val="00276022"/>
    <w:rsid w:val="00276FD2"/>
    <w:rsid w:val="00277425"/>
    <w:rsid w:val="00277AD2"/>
    <w:rsid w:val="00277D2D"/>
    <w:rsid w:val="00280276"/>
    <w:rsid w:val="00280CBC"/>
    <w:rsid w:val="0028166E"/>
    <w:rsid w:val="00283A4B"/>
    <w:rsid w:val="0028514F"/>
    <w:rsid w:val="00285FA7"/>
    <w:rsid w:val="002874E3"/>
    <w:rsid w:val="002902C0"/>
    <w:rsid w:val="00290B5E"/>
    <w:rsid w:val="00291583"/>
    <w:rsid w:val="00291A75"/>
    <w:rsid w:val="00292F02"/>
    <w:rsid w:val="002956D2"/>
    <w:rsid w:val="0029684B"/>
    <w:rsid w:val="00296FC5"/>
    <w:rsid w:val="00297BE4"/>
    <w:rsid w:val="00297D80"/>
    <w:rsid w:val="002A08BD"/>
    <w:rsid w:val="002A0E7A"/>
    <w:rsid w:val="002A144B"/>
    <w:rsid w:val="002A2C8C"/>
    <w:rsid w:val="002A3773"/>
    <w:rsid w:val="002A3A5F"/>
    <w:rsid w:val="002A3AED"/>
    <w:rsid w:val="002A4AAF"/>
    <w:rsid w:val="002A51F2"/>
    <w:rsid w:val="002A5E23"/>
    <w:rsid w:val="002A6427"/>
    <w:rsid w:val="002A67E3"/>
    <w:rsid w:val="002A6DF2"/>
    <w:rsid w:val="002A7DE9"/>
    <w:rsid w:val="002B1793"/>
    <w:rsid w:val="002B19BB"/>
    <w:rsid w:val="002B231C"/>
    <w:rsid w:val="002B2898"/>
    <w:rsid w:val="002B4172"/>
    <w:rsid w:val="002B5F25"/>
    <w:rsid w:val="002B75D8"/>
    <w:rsid w:val="002C0527"/>
    <w:rsid w:val="002C1572"/>
    <w:rsid w:val="002C389F"/>
    <w:rsid w:val="002C3CDF"/>
    <w:rsid w:val="002C401F"/>
    <w:rsid w:val="002C647F"/>
    <w:rsid w:val="002D084F"/>
    <w:rsid w:val="002D2552"/>
    <w:rsid w:val="002D35D3"/>
    <w:rsid w:val="002D3676"/>
    <w:rsid w:val="002D52E5"/>
    <w:rsid w:val="002D5A2E"/>
    <w:rsid w:val="002D5AC7"/>
    <w:rsid w:val="002D6F6A"/>
    <w:rsid w:val="002D7515"/>
    <w:rsid w:val="002D79D2"/>
    <w:rsid w:val="002D7EFF"/>
    <w:rsid w:val="002E092B"/>
    <w:rsid w:val="002E1557"/>
    <w:rsid w:val="002E2DEE"/>
    <w:rsid w:val="002E35AB"/>
    <w:rsid w:val="002E3BF7"/>
    <w:rsid w:val="002E4FEB"/>
    <w:rsid w:val="002E6347"/>
    <w:rsid w:val="002E7115"/>
    <w:rsid w:val="002E733B"/>
    <w:rsid w:val="002E7644"/>
    <w:rsid w:val="002E7699"/>
    <w:rsid w:val="002F23E7"/>
    <w:rsid w:val="002F2572"/>
    <w:rsid w:val="002F2B89"/>
    <w:rsid w:val="002F3638"/>
    <w:rsid w:val="002F3FAD"/>
    <w:rsid w:val="002F4CBE"/>
    <w:rsid w:val="002F783C"/>
    <w:rsid w:val="00301037"/>
    <w:rsid w:val="00301BCD"/>
    <w:rsid w:val="00302063"/>
    <w:rsid w:val="00302602"/>
    <w:rsid w:val="003034E6"/>
    <w:rsid w:val="00303F11"/>
    <w:rsid w:val="00304108"/>
    <w:rsid w:val="0030417A"/>
    <w:rsid w:val="00304AE6"/>
    <w:rsid w:val="00305579"/>
    <w:rsid w:val="003070CA"/>
    <w:rsid w:val="003104F7"/>
    <w:rsid w:val="00310A5D"/>
    <w:rsid w:val="0031214D"/>
    <w:rsid w:val="003130AA"/>
    <w:rsid w:val="00313289"/>
    <w:rsid w:val="00313C7B"/>
    <w:rsid w:val="00314919"/>
    <w:rsid w:val="00314B16"/>
    <w:rsid w:val="003151D2"/>
    <w:rsid w:val="0031606B"/>
    <w:rsid w:val="003160E8"/>
    <w:rsid w:val="00316A1F"/>
    <w:rsid w:val="00316AB5"/>
    <w:rsid w:val="00316AD2"/>
    <w:rsid w:val="003201B8"/>
    <w:rsid w:val="003205EA"/>
    <w:rsid w:val="003209C1"/>
    <w:rsid w:val="00322121"/>
    <w:rsid w:val="00322C53"/>
    <w:rsid w:val="00323849"/>
    <w:rsid w:val="00323F3F"/>
    <w:rsid w:val="003263B8"/>
    <w:rsid w:val="003311EC"/>
    <w:rsid w:val="00331452"/>
    <w:rsid w:val="00332D86"/>
    <w:rsid w:val="003347DE"/>
    <w:rsid w:val="00335AC7"/>
    <w:rsid w:val="00336ED3"/>
    <w:rsid w:val="003376C3"/>
    <w:rsid w:val="003420FB"/>
    <w:rsid w:val="003464E0"/>
    <w:rsid w:val="00347007"/>
    <w:rsid w:val="00351547"/>
    <w:rsid w:val="0035158B"/>
    <w:rsid w:val="00352D3B"/>
    <w:rsid w:val="003543BF"/>
    <w:rsid w:val="00354DEB"/>
    <w:rsid w:val="00355112"/>
    <w:rsid w:val="003556ED"/>
    <w:rsid w:val="00361054"/>
    <w:rsid w:val="003615BE"/>
    <w:rsid w:val="00363BBC"/>
    <w:rsid w:val="00363C1B"/>
    <w:rsid w:val="00363C37"/>
    <w:rsid w:val="0036443D"/>
    <w:rsid w:val="003656CF"/>
    <w:rsid w:val="00365926"/>
    <w:rsid w:val="00365D3D"/>
    <w:rsid w:val="00365EC2"/>
    <w:rsid w:val="00366786"/>
    <w:rsid w:val="0036743D"/>
    <w:rsid w:val="003674A0"/>
    <w:rsid w:val="00367EC6"/>
    <w:rsid w:val="00372A9A"/>
    <w:rsid w:val="003730AF"/>
    <w:rsid w:val="0037590D"/>
    <w:rsid w:val="00377330"/>
    <w:rsid w:val="00377934"/>
    <w:rsid w:val="00377D63"/>
    <w:rsid w:val="00380210"/>
    <w:rsid w:val="00380CF5"/>
    <w:rsid w:val="00381F83"/>
    <w:rsid w:val="00382563"/>
    <w:rsid w:val="0038421E"/>
    <w:rsid w:val="003851B1"/>
    <w:rsid w:val="00385459"/>
    <w:rsid w:val="00385BF7"/>
    <w:rsid w:val="00386095"/>
    <w:rsid w:val="00387AE2"/>
    <w:rsid w:val="00390C7C"/>
    <w:rsid w:val="00391057"/>
    <w:rsid w:val="00391C01"/>
    <w:rsid w:val="0039612B"/>
    <w:rsid w:val="00397384"/>
    <w:rsid w:val="00397FD7"/>
    <w:rsid w:val="003A0108"/>
    <w:rsid w:val="003A1E7E"/>
    <w:rsid w:val="003A2187"/>
    <w:rsid w:val="003A2595"/>
    <w:rsid w:val="003A3938"/>
    <w:rsid w:val="003A397F"/>
    <w:rsid w:val="003A6D09"/>
    <w:rsid w:val="003A6E18"/>
    <w:rsid w:val="003A6E78"/>
    <w:rsid w:val="003A7AC5"/>
    <w:rsid w:val="003B1A59"/>
    <w:rsid w:val="003B1EAE"/>
    <w:rsid w:val="003B3490"/>
    <w:rsid w:val="003B3B4E"/>
    <w:rsid w:val="003B4023"/>
    <w:rsid w:val="003B4950"/>
    <w:rsid w:val="003B7E5C"/>
    <w:rsid w:val="003C001E"/>
    <w:rsid w:val="003C0A9D"/>
    <w:rsid w:val="003C0E61"/>
    <w:rsid w:val="003C2EC2"/>
    <w:rsid w:val="003C4191"/>
    <w:rsid w:val="003C6545"/>
    <w:rsid w:val="003C78AD"/>
    <w:rsid w:val="003D01C5"/>
    <w:rsid w:val="003D0520"/>
    <w:rsid w:val="003D0A92"/>
    <w:rsid w:val="003D0C7D"/>
    <w:rsid w:val="003D0EE9"/>
    <w:rsid w:val="003D1726"/>
    <w:rsid w:val="003D24FA"/>
    <w:rsid w:val="003D479A"/>
    <w:rsid w:val="003D586A"/>
    <w:rsid w:val="003D6024"/>
    <w:rsid w:val="003D605D"/>
    <w:rsid w:val="003D7260"/>
    <w:rsid w:val="003E0AF5"/>
    <w:rsid w:val="003E18D8"/>
    <w:rsid w:val="003E2DDA"/>
    <w:rsid w:val="003E3431"/>
    <w:rsid w:val="003E3D0F"/>
    <w:rsid w:val="003E5034"/>
    <w:rsid w:val="003E6058"/>
    <w:rsid w:val="003E65D7"/>
    <w:rsid w:val="003E6773"/>
    <w:rsid w:val="003E6B9D"/>
    <w:rsid w:val="003F0599"/>
    <w:rsid w:val="003F0A1C"/>
    <w:rsid w:val="003F1111"/>
    <w:rsid w:val="003F233C"/>
    <w:rsid w:val="003F31E1"/>
    <w:rsid w:val="003F3856"/>
    <w:rsid w:val="003F4968"/>
    <w:rsid w:val="003F4C1C"/>
    <w:rsid w:val="003F7EDA"/>
    <w:rsid w:val="0040001F"/>
    <w:rsid w:val="0040099B"/>
    <w:rsid w:val="00400CEA"/>
    <w:rsid w:val="00400F57"/>
    <w:rsid w:val="004015E1"/>
    <w:rsid w:val="00401D81"/>
    <w:rsid w:val="0040261F"/>
    <w:rsid w:val="00403D46"/>
    <w:rsid w:val="004049BD"/>
    <w:rsid w:val="00404DE4"/>
    <w:rsid w:val="00405655"/>
    <w:rsid w:val="00405BDA"/>
    <w:rsid w:val="004105CD"/>
    <w:rsid w:val="004112E1"/>
    <w:rsid w:val="00411D44"/>
    <w:rsid w:val="004135CD"/>
    <w:rsid w:val="00413E39"/>
    <w:rsid w:val="0041619F"/>
    <w:rsid w:val="0041623F"/>
    <w:rsid w:val="00417314"/>
    <w:rsid w:val="00420128"/>
    <w:rsid w:val="00420586"/>
    <w:rsid w:val="00420688"/>
    <w:rsid w:val="004229B6"/>
    <w:rsid w:val="00422AB0"/>
    <w:rsid w:val="004241B8"/>
    <w:rsid w:val="0042474D"/>
    <w:rsid w:val="004248F8"/>
    <w:rsid w:val="00424FA8"/>
    <w:rsid w:val="00425F53"/>
    <w:rsid w:val="0042653B"/>
    <w:rsid w:val="00426C2F"/>
    <w:rsid w:val="00427A00"/>
    <w:rsid w:val="00431B38"/>
    <w:rsid w:val="00431FC5"/>
    <w:rsid w:val="0043266A"/>
    <w:rsid w:val="00432950"/>
    <w:rsid w:val="00433938"/>
    <w:rsid w:val="00433B34"/>
    <w:rsid w:val="00433CAF"/>
    <w:rsid w:val="00433D03"/>
    <w:rsid w:val="00433F3F"/>
    <w:rsid w:val="00435DFB"/>
    <w:rsid w:val="004364E8"/>
    <w:rsid w:val="00437693"/>
    <w:rsid w:val="00437FBF"/>
    <w:rsid w:val="00440B8B"/>
    <w:rsid w:val="00442500"/>
    <w:rsid w:val="00442F3B"/>
    <w:rsid w:val="00443894"/>
    <w:rsid w:val="00443F45"/>
    <w:rsid w:val="00445234"/>
    <w:rsid w:val="00450012"/>
    <w:rsid w:val="00450ECB"/>
    <w:rsid w:val="00452A38"/>
    <w:rsid w:val="00452EA2"/>
    <w:rsid w:val="00453EB4"/>
    <w:rsid w:val="00454F4D"/>
    <w:rsid w:val="00455432"/>
    <w:rsid w:val="0045605F"/>
    <w:rsid w:val="004564B8"/>
    <w:rsid w:val="0045660A"/>
    <w:rsid w:val="004568E2"/>
    <w:rsid w:val="00457D23"/>
    <w:rsid w:val="0046098A"/>
    <w:rsid w:val="00461C4E"/>
    <w:rsid w:val="00461CC5"/>
    <w:rsid w:val="0046386F"/>
    <w:rsid w:val="0046394E"/>
    <w:rsid w:val="004639B8"/>
    <w:rsid w:val="0046642B"/>
    <w:rsid w:val="00466E94"/>
    <w:rsid w:val="004670E6"/>
    <w:rsid w:val="00470548"/>
    <w:rsid w:val="00472C0A"/>
    <w:rsid w:val="00472D18"/>
    <w:rsid w:val="0047330D"/>
    <w:rsid w:val="0047333E"/>
    <w:rsid w:val="00474009"/>
    <w:rsid w:val="004741EF"/>
    <w:rsid w:val="00474213"/>
    <w:rsid w:val="004751E9"/>
    <w:rsid w:val="00475B0D"/>
    <w:rsid w:val="004767DC"/>
    <w:rsid w:val="00476B64"/>
    <w:rsid w:val="00476D5D"/>
    <w:rsid w:val="00477AB4"/>
    <w:rsid w:val="00480259"/>
    <w:rsid w:val="004810F8"/>
    <w:rsid w:val="004819E8"/>
    <w:rsid w:val="00482034"/>
    <w:rsid w:val="004828EA"/>
    <w:rsid w:val="004834A3"/>
    <w:rsid w:val="004850A5"/>
    <w:rsid w:val="0048583B"/>
    <w:rsid w:val="00486CD4"/>
    <w:rsid w:val="00486DE2"/>
    <w:rsid w:val="00486EFE"/>
    <w:rsid w:val="00490619"/>
    <w:rsid w:val="004906B6"/>
    <w:rsid w:val="004970C8"/>
    <w:rsid w:val="004A0BD5"/>
    <w:rsid w:val="004A180E"/>
    <w:rsid w:val="004A3107"/>
    <w:rsid w:val="004A31A9"/>
    <w:rsid w:val="004A49E8"/>
    <w:rsid w:val="004A4C65"/>
    <w:rsid w:val="004A4FF6"/>
    <w:rsid w:val="004A5345"/>
    <w:rsid w:val="004A67A4"/>
    <w:rsid w:val="004A69E6"/>
    <w:rsid w:val="004A6CE6"/>
    <w:rsid w:val="004A717D"/>
    <w:rsid w:val="004A7BFB"/>
    <w:rsid w:val="004A7C9B"/>
    <w:rsid w:val="004B1F90"/>
    <w:rsid w:val="004B2194"/>
    <w:rsid w:val="004B29D4"/>
    <w:rsid w:val="004B2EFE"/>
    <w:rsid w:val="004B4C6C"/>
    <w:rsid w:val="004B7981"/>
    <w:rsid w:val="004B7B12"/>
    <w:rsid w:val="004B7F6B"/>
    <w:rsid w:val="004C0F98"/>
    <w:rsid w:val="004C5388"/>
    <w:rsid w:val="004C6E60"/>
    <w:rsid w:val="004C72AF"/>
    <w:rsid w:val="004D038F"/>
    <w:rsid w:val="004D0886"/>
    <w:rsid w:val="004D3DEF"/>
    <w:rsid w:val="004D4CD5"/>
    <w:rsid w:val="004D4EB6"/>
    <w:rsid w:val="004D57D7"/>
    <w:rsid w:val="004D5EBE"/>
    <w:rsid w:val="004D64C2"/>
    <w:rsid w:val="004E0F34"/>
    <w:rsid w:val="004E249C"/>
    <w:rsid w:val="004E371E"/>
    <w:rsid w:val="004F003E"/>
    <w:rsid w:val="004F1BE3"/>
    <w:rsid w:val="004F1FE7"/>
    <w:rsid w:val="004F4933"/>
    <w:rsid w:val="004F4E56"/>
    <w:rsid w:val="004F6275"/>
    <w:rsid w:val="004F6623"/>
    <w:rsid w:val="004F6DDB"/>
    <w:rsid w:val="004F6DF7"/>
    <w:rsid w:val="0050100B"/>
    <w:rsid w:val="0050164D"/>
    <w:rsid w:val="00501D61"/>
    <w:rsid w:val="00501E8A"/>
    <w:rsid w:val="00501EDF"/>
    <w:rsid w:val="00501F42"/>
    <w:rsid w:val="0050301A"/>
    <w:rsid w:val="00505AE7"/>
    <w:rsid w:val="0050692E"/>
    <w:rsid w:val="00510341"/>
    <w:rsid w:val="00510A4B"/>
    <w:rsid w:val="00511157"/>
    <w:rsid w:val="00513048"/>
    <w:rsid w:val="005131B2"/>
    <w:rsid w:val="0051327D"/>
    <w:rsid w:val="00514A75"/>
    <w:rsid w:val="00515229"/>
    <w:rsid w:val="00515996"/>
    <w:rsid w:val="005162A4"/>
    <w:rsid w:val="00516725"/>
    <w:rsid w:val="00520BCF"/>
    <w:rsid w:val="00520F85"/>
    <w:rsid w:val="00521735"/>
    <w:rsid w:val="005219AE"/>
    <w:rsid w:val="00522B32"/>
    <w:rsid w:val="00524D94"/>
    <w:rsid w:val="005266BB"/>
    <w:rsid w:val="005319AC"/>
    <w:rsid w:val="00533B43"/>
    <w:rsid w:val="00533DD4"/>
    <w:rsid w:val="005367E5"/>
    <w:rsid w:val="00536E05"/>
    <w:rsid w:val="0053781F"/>
    <w:rsid w:val="00540A9B"/>
    <w:rsid w:val="00540DA2"/>
    <w:rsid w:val="00540E8A"/>
    <w:rsid w:val="0054225F"/>
    <w:rsid w:val="00542990"/>
    <w:rsid w:val="005446E2"/>
    <w:rsid w:val="00544BC8"/>
    <w:rsid w:val="0054666C"/>
    <w:rsid w:val="00546AB0"/>
    <w:rsid w:val="00547857"/>
    <w:rsid w:val="005504EE"/>
    <w:rsid w:val="00551E64"/>
    <w:rsid w:val="00552F52"/>
    <w:rsid w:val="0055352F"/>
    <w:rsid w:val="00553726"/>
    <w:rsid w:val="00554251"/>
    <w:rsid w:val="00554AC7"/>
    <w:rsid w:val="005554C6"/>
    <w:rsid w:val="00562006"/>
    <w:rsid w:val="0056291A"/>
    <w:rsid w:val="005633E2"/>
    <w:rsid w:val="005648AB"/>
    <w:rsid w:val="0056516C"/>
    <w:rsid w:val="005655D5"/>
    <w:rsid w:val="005656A1"/>
    <w:rsid w:val="005662CA"/>
    <w:rsid w:val="00566E0D"/>
    <w:rsid w:val="00567E5F"/>
    <w:rsid w:val="00570E72"/>
    <w:rsid w:val="00570F49"/>
    <w:rsid w:val="00574091"/>
    <w:rsid w:val="00576A7A"/>
    <w:rsid w:val="00580004"/>
    <w:rsid w:val="00580031"/>
    <w:rsid w:val="00580EF2"/>
    <w:rsid w:val="00580FAE"/>
    <w:rsid w:val="00581E00"/>
    <w:rsid w:val="00585497"/>
    <w:rsid w:val="005858C5"/>
    <w:rsid w:val="00585BC7"/>
    <w:rsid w:val="00586349"/>
    <w:rsid w:val="00587C2F"/>
    <w:rsid w:val="0059093C"/>
    <w:rsid w:val="005918B1"/>
    <w:rsid w:val="00591A6D"/>
    <w:rsid w:val="00594758"/>
    <w:rsid w:val="00596624"/>
    <w:rsid w:val="005A292D"/>
    <w:rsid w:val="005A358F"/>
    <w:rsid w:val="005A5712"/>
    <w:rsid w:val="005A6285"/>
    <w:rsid w:val="005A66E4"/>
    <w:rsid w:val="005A6857"/>
    <w:rsid w:val="005B03EA"/>
    <w:rsid w:val="005B16DD"/>
    <w:rsid w:val="005B1DC5"/>
    <w:rsid w:val="005B2423"/>
    <w:rsid w:val="005B4348"/>
    <w:rsid w:val="005B5F46"/>
    <w:rsid w:val="005B711D"/>
    <w:rsid w:val="005C316D"/>
    <w:rsid w:val="005C351B"/>
    <w:rsid w:val="005C4DCE"/>
    <w:rsid w:val="005C527D"/>
    <w:rsid w:val="005C622B"/>
    <w:rsid w:val="005C77B7"/>
    <w:rsid w:val="005C7C68"/>
    <w:rsid w:val="005D0319"/>
    <w:rsid w:val="005D0AF7"/>
    <w:rsid w:val="005D2E32"/>
    <w:rsid w:val="005D34D5"/>
    <w:rsid w:val="005D51DD"/>
    <w:rsid w:val="005D576F"/>
    <w:rsid w:val="005D7337"/>
    <w:rsid w:val="005E152E"/>
    <w:rsid w:val="005E18D9"/>
    <w:rsid w:val="005E1909"/>
    <w:rsid w:val="005E3126"/>
    <w:rsid w:val="005E3193"/>
    <w:rsid w:val="005E355E"/>
    <w:rsid w:val="005E38CE"/>
    <w:rsid w:val="005E4752"/>
    <w:rsid w:val="005E4F19"/>
    <w:rsid w:val="005E530D"/>
    <w:rsid w:val="005E6A4C"/>
    <w:rsid w:val="005E6EF8"/>
    <w:rsid w:val="005E7729"/>
    <w:rsid w:val="005F0F6F"/>
    <w:rsid w:val="005F1928"/>
    <w:rsid w:val="005F1A27"/>
    <w:rsid w:val="005F2458"/>
    <w:rsid w:val="005F2DA7"/>
    <w:rsid w:val="005F41DA"/>
    <w:rsid w:val="005F4501"/>
    <w:rsid w:val="005F723A"/>
    <w:rsid w:val="005F7417"/>
    <w:rsid w:val="0060002A"/>
    <w:rsid w:val="0060024C"/>
    <w:rsid w:val="00600358"/>
    <w:rsid w:val="00600DB8"/>
    <w:rsid w:val="0060288D"/>
    <w:rsid w:val="00603D56"/>
    <w:rsid w:val="0060693A"/>
    <w:rsid w:val="00607A5E"/>
    <w:rsid w:val="006111B9"/>
    <w:rsid w:val="006118C1"/>
    <w:rsid w:val="00611E40"/>
    <w:rsid w:val="006130B5"/>
    <w:rsid w:val="006140DF"/>
    <w:rsid w:val="00614B4D"/>
    <w:rsid w:val="00614E0B"/>
    <w:rsid w:val="00616800"/>
    <w:rsid w:val="00616B6E"/>
    <w:rsid w:val="00616C6F"/>
    <w:rsid w:val="006176CA"/>
    <w:rsid w:val="00617963"/>
    <w:rsid w:val="00620E8A"/>
    <w:rsid w:val="00621D6F"/>
    <w:rsid w:val="006220E1"/>
    <w:rsid w:val="00622490"/>
    <w:rsid w:val="00622E02"/>
    <w:rsid w:val="006231B5"/>
    <w:rsid w:val="0062406C"/>
    <w:rsid w:val="00624CDE"/>
    <w:rsid w:val="00624F43"/>
    <w:rsid w:val="00627C36"/>
    <w:rsid w:val="006305D6"/>
    <w:rsid w:val="00630CEF"/>
    <w:rsid w:val="0063124B"/>
    <w:rsid w:val="006313AC"/>
    <w:rsid w:val="00631692"/>
    <w:rsid w:val="00632B61"/>
    <w:rsid w:val="00632E64"/>
    <w:rsid w:val="006338F8"/>
    <w:rsid w:val="00633D0A"/>
    <w:rsid w:val="00633DAA"/>
    <w:rsid w:val="006344BA"/>
    <w:rsid w:val="006353BC"/>
    <w:rsid w:val="00635444"/>
    <w:rsid w:val="0063585E"/>
    <w:rsid w:val="00637193"/>
    <w:rsid w:val="00640273"/>
    <w:rsid w:val="00640476"/>
    <w:rsid w:val="006408D6"/>
    <w:rsid w:val="006416FB"/>
    <w:rsid w:val="006430D2"/>
    <w:rsid w:val="006430D9"/>
    <w:rsid w:val="006431EF"/>
    <w:rsid w:val="0064411D"/>
    <w:rsid w:val="0064419A"/>
    <w:rsid w:val="00644617"/>
    <w:rsid w:val="0064482A"/>
    <w:rsid w:val="006457F5"/>
    <w:rsid w:val="00647BE9"/>
    <w:rsid w:val="00650513"/>
    <w:rsid w:val="00651CBE"/>
    <w:rsid w:val="006541AC"/>
    <w:rsid w:val="0065571A"/>
    <w:rsid w:val="00655964"/>
    <w:rsid w:val="0065749A"/>
    <w:rsid w:val="006600BC"/>
    <w:rsid w:val="006603DF"/>
    <w:rsid w:val="00660BDF"/>
    <w:rsid w:val="0066149F"/>
    <w:rsid w:val="00661E58"/>
    <w:rsid w:val="00662090"/>
    <w:rsid w:val="00663C5A"/>
    <w:rsid w:val="00663CC8"/>
    <w:rsid w:val="00665BD1"/>
    <w:rsid w:val="00666DFF"/>
    <w:rsid w:val="006671C6"/>
    <w:rsid w:val="0066787D"/>
    <w:rsid w:val="006701AD"/>
    <w:rsid w:val="006709A0"/>
    <w:rsid w:val="0067263F"/>
    <w:rsid w:val="0067292C"/>
    <w:rsid w:val="00672A31"/>
    <w:rsid w:val="00674266"/>
    <w:rsid w:val="00674289"/>
    <w:rsid w:val="00675C15"/>
    <w:rsid w:val="00676F53"/>
    <w:rsid w:val="00677C35"/>
    <w:rsid w:val="00680D61"/>
    <w:rsid w:val="00680F84"/>
    <w:rsid w:val="00681FB4"/>
    <w:rsid w:val="006822E5"/>
    <w:rsid w:val="00682E49"/>
    <w:rsid w:val="0068435B"/>
    <w:rsid w:val="00684849"/>
    <w:rsid w:val="00684EB4"/>
    <w:rsid w:val="00686F12"/>
    <w:rsid w:val="00687E4C"/>
    <w:rsid w:val="00690BEB"/>
    <w:rsid w:val="006917B8"/>
    <w:rsid w:val="006971B0"/>
    <w:rsid w:val="0069723E"/>
    <w:rsid w:val="006A11EC"/>
    <w:rsid w:val="006A1446"/>
    <w:rsid w:val="006A20A5"/>
    <w:rsid w:val="006A2124"/>
    <w:rsid w:val="006A273D"/>
    <w:rsid w:val="006A33CE"/>
    <w:rsid w:val="006A461A"/>
    <w:rsid w:val="006A65C2"/>
    <w:rsid w:val="006A6D14"/>
    <w:rsid w:val="006B0925"/>
    <w:rsid w:val="006B1369"/>
    <w:rsid w:val="006B1C78"/>
    <w:rsid w:val="006B2BD7"/>
    <w:rsid w:val="006B2F45"/>
    <w:rsid w:val="006B32B5"/>
    <w:rsid w:val="006B4DF5"/>
    <w:rsid w:val="006B5755"/>
    <w:rsid w:val="006B6AE7"/>
    <w:rsid w:val="006B7347"/>
    <w:rsid w:val="006C1FCC"/>
    <w:rsid w:val="006C2865"/>
    <w:rsid w:val="006C3F9A"/>
    <w:rsid w:val="006C4EFA"/>
    <w:rsid w:val="006C551C"/>
    <w:rsid w:val="006D0514"/>
    <w:rsid w:val="006D1CDB"/>
    <w:rsid w:val="006D2013"/>
    <w:rsid w:val="006D2A28"/>
    <w:rsid w:val="006D2A2E"/>
    <w:rsid w:val="006D2D3A"/>
    <w:rsid w:val="006D3EAF"/>
    <w:rsid w:val="006D4BF6"/>
    <w:rsid w:val="006D50B3"/>
    <w:rsid w:val="006D6042"/>
    <w:rsid w:val="006D6BAF"/>
    <w:rsid w:val="006D75C7"/>
    <w:rsid w:val="006E0C1D"/>
    <w:rsid w:val="006E0E29"/>
    <w:rsid w:val="006E1021"/>
    <w:rsid w:val="006E1AC1"/>
    <w:rsid w:val="006E1B26"/>
    <w:rsid w:val="006E2012"/>
    <w:rsid w:val="006E2F34"/>
    <w:rsid w:val="006E38BA"/>
    <w:rsid w:val="006E5A55"/>
    <w:rsid w:val="006E5B9B"/>
    <w:rsid w:val="006F1F37"/>
    <w:rsid w:val="006F1F65"/>
    <w:rsid w:val="006F2216"/>
    <w:rsid w:val="006F227B"/>
    <w:rsid w:val="006F2D2D"/>
    <w:rsid w:val="006F3053"/>
    <w:rsid w:val="006F4F60"/>
    <w:rsid w:val="006F54DC"/>
    <w:rsid w:val="006F581D"/>
    <w:rsid w:val="006F622D"/>
    <w:rsid w:val="006F753F"/>
    <w:rsid w:val="00701A4A"/>
    <w:rsid w:val="00702681"/>
    <w:rsid w:val="00703449"/>
    <w:rsid w:val="007036D2"/>
    <w:rsid w:val="00703BB7"/>
    <w:rsid w:val="007040A7"/>
    <w:rsid w:val="00705B38"/>
    <w:rsid w:val="00706A83"/>
    <w:rsid w:val="00706BFB"/>
    <w:rsid w:val="00707A11"/>
    <w:rsid w:val="007105EC"/>
    <w:rsid w:val="00711B0C"/>
    <w:rsid w:val="0071250F"/>
    <w:rsid w:val="00713F4B"/>
    <w:rsid w:val="007163F0"/>
    <w:rsid w:val="00717783"/>
    <w:rsid w:val="0072097A"/>
    <w:rsid w:val="00721DC4"/>
    <w:rsid w:val="007236E0"/>
    <w:rsid w:val="007237B3"/>
    <w:rsid w:val="007252BC"/>
    <w:rsid w:val="00726327"/>
    <w:rsid w:val="007272F8"/>
    <w:rsid w:val="0073018B"/>
    <w:rsid w:val="007314CB"/>
    <w:rsid w:val="007315D3"/>
    <w:rsid w:val="007323D5"/>
    <w:rsid w:val="007329B3"/>
    <w:rsid w:val="00733523"/>
    <w:rsid w:val="007338CD"/>
    <w:rsid w:val="007356C9"/>
    <w:rsid w:val="007400F4"/>
    <w:rsid w:val="00740712"/>
    <w:rsid w:val="0074081D"/>
    <w:rsid w:val="00741351"/>
    <w:rsid w:val="00741B97"/>
    <w:rsid w:val="00742071"/>
    <w:rsid w:val="00742E3F"/>
    <w:rsid w:val="0074336E"/>
    <w:rsid w:val="007439AE"/>
    <w:rsid w:val="00745E25"/>
    <w:rsid w:val="0074687E"/>
    <w:rsid w:val="00746ED0"/>
    <w:rsid w:val="0074704D"/>
    <w:rsid w:val="00747810"/>
    <w:rsid w:val="00747D1C"/>
    <w:rsid w:val="0075148D"/>
    <w:rsid w:val="00753C44"/>
    <w:rsid w:val="00755422"/>
    <w:rsid w:val="0075567E"/>
    <w:rsid w:val="00755CD1"/>
    <w:rsid w:val="0075731A"/>
    <w:rsid w:val="0075741A"/>
    <w:rsid w:val="00760AAD"/>
    <w:rsid w:val="007610D7"/>
    <w:rsid w:val="00761337"/>
    <w:rsid w:val="0076230A"/>
    <w:rsid w:val="007626CA"/>
    <w:rsid w:val="00762D4F"/>
    <w:rsid w:val="00762D96"/>
    <w:rsid w:val="00762F5E"/>
    <w:rsid w:val="0076304C"/>
    <w:rsid w:val="007633C1"/>
    <w:rsid w:val="007634B5"/>
    <w:rsid w:val="007641E0"/>
    <w:rsid w:val="007641F6"/>
    <w:rsid w:val="0076451C"/>
    <w:rsid w:val="00765523"/>
    <w:rsid w:val="0076567B"/>
    <w:rsid w:val="007662CD"/>
    <w:rsid w:val="00766E88"/>
    <w:rsid w:val="00767E43"/>
    <w:rsid w:val="00770625"/>
    <w:rsid w:val="00770722"/>
    <w:rsid w:val="00770A6C"/>
    <w:rsid w:val="00770D0D"/>
    <w:rsid w:val="00770F92"/>
    <w:rsid w:val="007712F5"/>
    <w:rsid w:val="00772062"/>
    <w:rsid w:val="00772D9C"/>
    <w:rsid w:val="00772F80"/>
    <w:rsid w:val="007749FF"/>
    <w:rsid w:val="00775062"/>
    <w:rsid w:val="007805D8"/>
    <w:rsid w:val="007805E2"/>
    <w:rsid w:val="00780EC4"/>
    <w:rsid w:val="00780F73"/>
    <w:rsid w:val="00781247"/>
    <w:rsid w:val="00781687"/>
    <w:rsid w:val="00781886"/>
    <w:rsid w:val="00782520"/>
    <w:rsid w:val="00782677"/>
    <w:rsid w:val="00782FA9"/>
    <w:rsid w:val="0078355B"/>
    <w:rsid w:val="007837B0"/>
    <w:rsid w:val="00784AEE"/>
    <w:rsid w:val="007858F5"/>
    <w:rsid w:val="0078746B"/>
    <w:rsid w:val="0079007F"/>
    <w:rsid w:val="0079062D"/>
    <w:rsid w:val="00790A27"/>
    <w:rsid w:val="0079250C"/>
    <w:rsid w:val="00793236"/>
    <w:rsid w:val="00793299"/>
    <w:rsid w:val="0079381A"/>
    <w:rsid w:val="0079453C"/>
    <w:rsid w:val="007949D0"/>
    <w:rsid w:val="0079504C"/>
    <w:rsid w:val="00796AC8"/>
    <w:rsid w:val="0079785F"/>
    <w:rsid w:val="00797FD2"/>
    <w:rsid w:val="007A2610"/>
    <w:rsid w:val="007A2B8A"/>
    <w:rsid w:val="007A3D62"/>
    <w:rsid w:val="007A4B2A"/>
    <w:rsid w:val="007A5962"/>
    <w:rsid w:val="007A5D5F"/>
    <w:rsid w:val="007A7917"/>
    <w:rsid w:val="007B1B7B"/>
    <w:rsid w:val="007B37A5"/>
    <w:rsid w:val="007B3C4A"/>
    <w:rsid w:val="007B437F"/>
    <w:rsid w:val="007B53C6"/>
    <w:rsid w:val="007B5598"/>
    <w:rsid w:val="007B5928"/>
    <w:rsid w:val="007B60F2"/>
    <w:rsid w:val="007B6844"/>
    <w:rsid w:val="007B6E4E"/>
    <w:rsid w:val="007B75A6"/>
    <w:rsid w:val="007C0724"/>
    <w:rsid w:val="007C18F5"/>
    <w:rsid w:val="007C1CAC"/>
    <w:rsid w:val="007C20FF"/>
    <w:rsid w:val="007C29C7"/>
    <w:rsid w:val="007C5AB2"/>
    <w:rsid w:val="007C6263"/>
    <w:rsid w:val="007D00EA"/>
    <w:rsid w:val="007D0E7E"/>
    <w:rsid w:val="007D1F26"/>
    <w:rsid w:val="007D2CC3"/>
    <w:rsid w:val="007D34C3"/>
    <w:rsid w:val="007D386D"/>
    <w:rsid w:val="007D5008"/>
    <w:rsid w:val="007D67D0"/>
    <w:rsid w:val="007E029A"/>
    <w:rsid w:val="007E090C"/>
    <w:rsid w:val="007E0E2C"/>
    <w:rsid w:val="007E3623"/>
    <w:rsid w:val="007E4CB6"/>
    <w:rsid w:val="007E5521"/>
    <w:rsid w:val="007E55B5"/>
    <w:rsid w:val="007E62D6"/>
    <w:rsid w:val="007E6450"/>
    <w:rsid w:val="007E7183"/>
    <w:rsid w:val="007F134C"/>
    <w:rsid w:val="007F2919"/>
    <w:rsid w:val="007F31C3"/>
    <w:rsid w:val="007F3981"/>
    <w:rsid w:val="007F553F"/>
    <w:rsid w:val="007F6E95"/>
    <w:rsid w:val="007F73AA"/>
    <w:rsid w:val="00800E07"/>
    <w:rsid w:val="00802587"/>
    <w:rsid w:val="0080341E"/>
    <w:rsid w:val="00804DD6"/>
    <w:rsid w:val="0080645B"/>
    <w:rsid w:val="008069BD"/>
    <w:rsid w:val="00806B1D"/>
    <w:rsid w:val="00806CF1"/>
    <w:rsid w:val="00807182"/>
    <w:rsid w:val="00807B46"/>
    <w:rsid w:val="00810649"/>
    <w:rsid w:val="00810CF0"/>
    <w:rsid w:val="00813455"/>
    <w:rsid w:val="0081443F"/>
    <w:rsid w:val="00816C52"/>
    <w:rsid w:val="0081719F"/>
    <w:rsid w:val="00817E3E"/>
    <w:rsid w:val="00820CBF"/>
    <w:rsid w:val="0082121B"/>
    <w:rsid w:val="0082139D"/>
    <w:rsid w:val="00822E86"/>
    <w:rsid w:val="008248B6"/>
    <w:rsid w:val="00825364"/>
    <w:rsid w:val="00827185"/>
    <w:rsid w:val="00830021"/>
    <w:rsid w:val="00830E9B"/>
    <w:rsid w:val="00831056"/>
    <w:rsid w:val="00831C46"/>
    <w:rsid w:val="00831F65"/>
    <w:rsid w:val="00835042"/>
    <w:rsid w:val="00835F1A"/>
    <w:rsid w:val="00836584"/>
    <w:rsid w:val="008366E4"/>
    <w:rsid w:val="00836A35"/>
    <w:rsid w:val="00836DDA"/>
    <w:rsid w:val="00837121"/>
    <w:rsid w:val="00840334"/>
    <w:rsid w:val="008407C4"/>
    <w:rsid w:val="008409DC"/>
    <w:rsid w:val="00840CFA"/>
    <w:rsid w:val="008410F6"/>
    <w:rsid w:val="008431B4"/>
    <w:rsid w:val="00843266"/>
    <w:rsid w:val="008449EB"/>
    <w:rsid w:val="0084518E"/>
    <w:rsid w:val="00845791"/>
    <w:rsid w:val="00845817"/>
    <w:rsid w:val="00850A80"/>
    <w:rsid w:val="008531E8"/>
    <w:rsid w:val="008549F3"/>
    <w:rsid w:val="00854DCC"/>
    <w:rsid w:val="00855A4C"/>
    <w:rsid w:val="008565A4"/>
    <w:rsid w:val="00856B6B"/>
    <w:rsid w:val="00856D08"/>
    <w:rsid w:val="00857A09"/>
    <w:rsid w:val="00860039"/>
    <w:rsid w:val="00860CED"/>
    <w:rsid w:val="00867732"/>
    <w:rsid w:val="00870655"/>
    <w:rsid w:val="0087099D"/>
    <w:rsid w:val="00873165"/>
    <w:rsid w:val="008750E9"/>
    <w:rsid w:val="00875E8F"/>
    <w:rsid w:val="00876548"/>
    <w:rsid w:val="00876A48"/>
    <w:rsid w:val="008771BC"/>
    <w:rsid w:val="008774CA"/>
    <w:rsid w:val="00880129"/>
    <w:rsid w:val="0088044A"/>
    <w:rsid w:val="0088114D"/>
    <w:rsid w:val="00882862"/>
    <w:rsid w:val="00882BBB"/>
    <w:rsid w:val="00882F3D"/>
    <w:rsid w:val="00883C1C"/>
    <w:rsid w:val="00885CFB"/>
    <w:rsid w:val="008869F0"/>
    <w:rsid w:val="00886A9A"/>
    <w:rsid w:val="00887A7D"/>
    <w:rsid w:val="00890B48"/>
    <w:rsid w:val="00890CCC"/>
    <w:rsid w:val="00894547"/>
    <w:rsid w:val="008945A4"/>
    <w:rsid w:val="008965FE"/>
    <w:rsid w:val="008971F4"/>
    <w:rsid w:val="00897430"/>
    <w:rsid w:val="008A0409"/>
    <w:rsid w:val="008A2D29"/>
    <w:rsid w:val="008A330C"/>
    <w:rsid w:val="008A3E9E"/>
    <w:rsid w:val="008A4ACF"/>
    <w:rsid w:val="008A5694"/>
    <w:rsid w:val="008A5DAD"/>
    <w:rsid w:val="008B11F7"/>
    <w:rsid w:val="008B1D02"/>
    <w:rsid w:val="008B213C"/>
    <w:rsid w:val="008B2A95"/>
    <w:rsid w:val="008B2BB0"/>
    <w:rsid w:val="008B30D6"/>
    <w:rsid w:val="008B3567"/>
    <w:rsid w:val="008B39D5"/>
    <w:rsid w:val="008B40CA"/>
    <w:rsid w:val="008B4140"/>
    <w:rsid w:val="008B76B8"/>
    <w:rsid w:val="008C0583"/>
    <w:rsid w:val="008C1360"/>
    <w:rsid w:val="008C2B99"/>
    <w:rsid w:val="008C5D9D"/>
    <w:rsid w:val="008C5DCC"/>
    <w:rsid w:val="008C5E84"/>
    <w:rsid w:val="008D0326"/>
    <w:rsid w:val="008D03A7"/>
    <w:rsid w:val="008D051A"/>
    <w:rsid w:val="008D26E4"/>
    <w:rsid w:val="008D2BB4"/>
    <w:rsid w:val="008D2F51"/>
    <w:rsid w:val="008D37C4"/>
    <w:rsid w:val="008D466B"/>
    <w:rsid w:val="008D4C74"/>
    <w:rsid w:val="008D6050"/>
    <w:rsid w:val="008D6E60"/>
    <w:rsid w:val="008D7ED4"/>
    <w:rsid w:val="008D7F9E"/>
    <w:rsid w:val="008E0CFB"/>
    <w:rsid w:val="008E23BC"/>
    <w:rsid w:val="008E2684"/>
    <w:rsid w:val="008E281E"/>
    <w:rsid w:val="008E3442"/>
    <w:rsid w:val="008E4248"/>
    <w:rsid w:val="008E650F"/>
    <w:rsid w:val="008E7BAA"/>
    <w:rsid w:val="008F1F0C"/>
    <w:rsid w:val="008F2CA7"/>
    <w:rsid w:val="008F41F6"/>
    <w:rsid w:val="008F42A0"/>
    <w:rsid w:val="008F4469"/>
    <w:rsid w:val="008F4737"/>
    <w:rsid w:val="008F47AF"/>
    <w:rsid w:val="008F53BB"/>
    <w:rsid w:val="008F5D65"/>
    <w:rsid w:val="008F6E13"/>
    <w:rsid w:val="00900782"/>
    <w:rsid w:val="00900DBC"/>
    <w:rsid w:val="00901404"/>
    <w:rsid w:val="00901A8F"/>
    <w:rsid w:val="0090256F"/>
    <w:rsid w:val="00903618"/>
    <w:rsid w:val="00904E76"/>
    <w:rsid w:val="009068AE"/>
    <w:rsid w:val="00910EC5"/>
    <w:rsid w:val="0091260E"/>
    <w:rsid w:val="00912D2F"/>
    <w:rsid w:val="009130DC"/>
    <w:rsid w:val="0091348A"/>
    <w:rsid w:val="0091406B"/>
    <w:rsid w:val="0091546C"/>
    <w:rsid w:val="00916766"/>
    <w:rsid w:val="00916E9E"/>
    <w:rsid w:val="009200A0"/>
    <w:rsid w:val="0092014A"/>
    <w:rsid w:val="00922085"/>
    <w:rsid w:val="00922E43"/>
    <w:rsid w:val="00923C51"/>
    <w:rsid w:val="00923F4A"/>
    <w:rsid w:val="00924799"/>
    <w:rsid w:val="00925BB5"/>
    <w:rsid w:val="00925BFD"/>
    <w:rsid w:val="00926156"/>
    <w:rsid w:val="00927EBE"/>
    <w:rsid w:val="009310DE"/>
    <w:rsid w:val="0093151B"/>
    <w:rsid w:val="009315DD"/>
    <w:rsid w:val="00931F3B"/>
    <w:rsid w:val="00932C2F"/>
    <w:rsid w:val="00932F51"/>
    <w:rsid w:val="00933C4E"/>
    <w:rsid w:val="00934DDD"/>
    <w:rsid w:val="0093531E"/>
    <w:rsid w:val="00935836"/>
    <w:rsid w:val="00936CDB"/>
    <w:rsid w:val="00936E6D"/>
    <w:rsid w:val="009378D1"/>
    <w:rsid w:val="00937BBD"/>
    <w:rsid w:val="0094044E"/>
    <w:rsid w:val="00940944"/>
    <w:rsid w:val="009436AE"/>
    <w:rsid w:val="00943B68"/>
    <w:rsid w:val="00946248"/>
    <w:rsid w:val="0094747B"/>
    <w:rsid w:val="00947909"/>
    <w:rsid w:val="00950570"/>
    <w:rsid w:val="00953069"/>
    <w:rsid w:val="009541B8"/>
    <w:rsid w:val="00955CC5"/>
    <w:rsid w:val="00955D69"/>
    <w:rsid w:val="0095642E"/>
    <w:rsid w:val="00956A92"/>
    <w:rsid w:val="00957500"/>
    <w:rsid w:val="00960BE5"/>
    <w:rsid w:val="00960C9E"/>
    <w:rsid w:val="009616CD"/>
    <w:rsid w:val="00961C05"/>
    <w:rsid w:val="00962454"/>
    <w:rsid w:val="0096251C"/>
    <w:rsid w:val="009629E7"/>
    <w:rsid w:val="00962E02"/>
    <w:rsid w:val="00963607"/>
    <w:rsid w:val="00964BC8"/>
    <w:rsid w:val="0096583C"/>
    <w:rsid w:val="0096675F"/>
    <w:rsid w:val="0097091E"/>
    <w:rsid w:val="0097144E"/>
    <w:rsid w:val="00971F72"/>
    <w:rsid w:val="009721C6"/>
    <w:rsid w:val="00972DCE"/>
    <w:rsid w:val="00972F16"/>
    <w:rsid w:val="0097313D"/>
    <w:rsid w:val="009734F0"/>
    <w:rsid w:val="0097401F"/>
    <w:rsid w:val="00975086"/>
    <w:rsid w:val="009751B4"/>
    <w:rsid w:val="009751F8"/>
    <w:rsid w:val="00976496"/>
    <w:rsid w:val="00976617"/>
    <w:rsid w:val="0098151E"/>
    <w:rsid w:val="00981577"/>
    <w:rsid w:val="0098189E"/>
    <w:rsid w:val="0098284E"/>
    <w:rsid w:val="009847BC"/>
    <w:rsid w:val="0099291A"/>
    <w:rsid w:val="00996CFE"/>
    <w:rsid w:val="00997EA3"/>
    <w:rsid w:val="009A063F"/>
    <w:rsid w:val="009A0874"/>
    <w:rsid w:val="009A09E3"/>
    <w:rsid w:val="009A161C"/>
    <w:rsid w:val="009A2E79"/>
    <w:rsid w:val="009A3B46"/>
    <w:rsid w:val="009A56DF"/>
    <w:rsid w:val="009A66ED"/>
    <w:rsid w:val="009B0826"/>
    <w:rsid w:val="009B1CCF"/>
    <w:rsid w:val="009B252C"/>
    <w:rsid w:val="009B2C70"/>
    <w:rsid w:val="009B3F32"/>
    <w:rsid w:val="009B4253"/>
    <w:rsid w:val="009B55BC"/>
    <w:rsid w:val="009B5FEF"/>
    <w:rsid w:val="009B71C3"/>
    <w:rsid w:val="009C03E3"/>
    <w:rsid w:val="009C201E"/>
    <w:rsid w:val="009C3035"/>
    <w:rsid w:val="009C3E18"/>
    <w:rsid w:val="009C3E1A"/>
    <w:rsid w:val="009C4BFA"/>
    <w:rsid w:val="009C5240"/>
    <w:rsid w:val="009C5613"/>
    <w:rsid w:val="009C5687"/>
    <w:rsid w:val="009C5F6A"/>
    <w:rsid w:val="009C6A0E"/>
    <w:rsid w:val="009C6D7C"/>
    <w:rsid w:val="009C7F86"/>
    <w:rsid w:val="009D015D"/>
    <w:rsid w:val="009D18DE"/>
    <w:rsid w:val="009D2D30"/>
    <w:rsid w:val="009D38FE"/>
    <w:rsid w:val="009D4F52"/>
    <w:rsid w:val="009D5295"/>
    <w:rsid w:val="009D59BB"/>
    <w:rsid w:val="009D661C"/>
    <w:rsid w:val="009D6ADB"/>
    <w:rsid w:val="009E05DD"/>
    <w:rsid w:val="009E3D77"/>
    <w:rsid w:val="009E562E"/>
    <w:rsid w:val="009E5A36"/>
    <w:rsid w:val="009E5EBF"/>
    <w:rsid w:val="009E6C6A"/>
    <w:rsid w:val="009E7201"/>
    <w:rsid w:val="009F0782"/>
    <w:rsid w:val="009F1130"/>
    <w:rsid w:val="009F164E"/>
    <w:rsid w:val="009F19B6"/>
    <w:rsid w:val="009F1CCC"/>
    <w:rsid w:val="009F1FEE"/>
    <w:rsid w:val="009F3AAD"/>
    <w:rsid w:val="009F3BAB"/>
    <w:rsid w:val="009F4CBD"/>
    <w:rsid w:val="009F620F"/>
    <w:rsid w:val="009F66D7"/>
    <w:rsid w:val="009F6D54"/>
    <w:rsid w:val="00A00001"/>
    <w:rsid w:val="00A00A12"/>
    <w:rsid w:val="00A01004"/>
    <w:rsid w:val="00A01462"/>
    <w:rsid w:val="00A02447"/>
    <w:rsid w:val="00A02D84"/>
    <w:rsid w:val="00A05EB6"/>
    <w:rsid w:val="00A07275"/>
    <w:rsid w:val="00A11CC5"/>
    <w:rsid w:val="00A11CE7"/>
    <w:rsid w:val="00A12D01"/>
    <w:rsid w:val="00A1386D"/>
    <w:rsid w:val="00A14316"/>
    <w:rsid w:val="00A15171"/>
    <w:rsid w:val="00A1552C"/>
    <w:rsid w:val="00A171DC"/>
    <w:rsid w:val="00A1749D"/>
    <w:rsid w:val="00A177AC"/>
    <w:rsid w:val="00A21316"/>
    <w:rsid w:val="00A21B7F"/>
    <w:rsid w:val="00A21CCF"/>
    <w:rsid w:val="00A22FDC"/>
    <w:rsid w:val="00A2320B"/>
    <w:rsid w:val="00A23364"/>
    <w:rsid w:val="00A243CF"/>
    <w:rsid w:val="00A24D05"/>
    <w:rsid w:val="00A24ED1"/>
    <w:rsid w:val="00A270C0"/>
    <w:rsid w:val="00A300C2"/>
    <w:rsid w:val="00A30220"/>
    <w:rsid w:val="00A306F2"/>
    <w:rsid w:val="00A30861"/>
    <w:rsid w:val="00A30DA3"/>
    <w:rsid w:val="00A30FB0"/>
    <w:rsid w:val="00A31A69"/>
    <w:rsid w:val="00A32680"/>
    <w:rsid w:val="00A327FB"/>
    <w:rsid w:val="00A32CA8"/>
    <w:rsid w:val="00A33CF5"/>
    <w:rsid w:val="00A35028"/>
    <w:rsid w:val="00A3502F"/>
    <w:rsid w:val="00A359BF"/>
    <w:rsid w:val="00A359E6"/>
    <w:rsid w:val="00A360AC"/>
    <w:rsid w:val="00A378C7"/>
    <w:rsid w:val="00A3C68F"/>
    <w:rsid w:val="00A40BBE"/>
    <w:rsid w:val="00A42280"/>
    <w:rsid w:val="00A42C97"/>
    <w:rsid w:val="00A43968"/>
    <w:rsid w:val="00A44661"/>
    <w:rsid w:val="00A44934"/>
    <w:rsid w:val="00A45BC5"/>
    <w:rsid w:val="00A470F8"/>
    <w:rsid w:val="00A472AE"/>
    <w:rsid w:val="00A47CC6"/>
    <w:rsid w:val="00A50034"/>
    <w:rsid w:val="00A510ED"/>
    <w:rsid w:val="00A51EC0"/>
    <w:rsid w:val="00A52614"/>
    <w:rsid w:val="00A52AE9"/>
    <w:rsid w:val="00A5345F"/>
    <w:rsid w:val="00A5525C"/>
    <w:rsid w:val="00A554FB"/>
    <w:rsid w:val="00A56169"/>
    <w:rsid w:val="00A57902"/>
    <w:rsid w:val="00A57ED0"/>
    <w:rsid w:val="00A60A50"/>
    <w:rsid w:val="00A60CFE"/>
    <w:rsid w:val="00A60EFC"/>
    <w:rsid w:val="00A61792"/>
    <w:rsid w:val="00A620CB"/>
    <w:rsid w:val="00A62156"/>
    <w:rsid w:val="00A629EB"/>
    <w:rsid w:val="00A62B12"/>
    <w:rsid w:val="00A631CC"/>
    <w:rsid w:val="00A651D5"/>
    <w:rsid w:val="00A654CB"/>
    <w:rsid w:val="00A65F35"/>
    <w:rsid w:val="00A66B61"/>
    <w:rsid w:val="00A752F6"/>
    <w:rsid w:val="00A75461"/>
    <w:rsid w:val="00A75ADA"/>
    <w:rsid w:val="00A75E59"/>
    <w:rsid w:val="00A76255"/>
    <w:rsid w:val="00A762F2"/>
    <w:rsid w:val="00A76483"/>
    <w:rsid w:val="00A764F2"/>
    <w:rsid w:val="00A77815"/>
    <w:rsid w:val="00A80714"/>
    <w:rsid w:val="00A826EE"/>
    <w:rsid w:val="00A838A0"/>
    <w:rsid w:val="00A8406D"/>
    <w:rsid w:val="00A84626"/>
    <w:rsid w:val="00A85CCA"/>
    <w:rsid w:val="00A872F8"/>
    <w:rsid w:val="00A91E80"/>
    <w:rsid w:val="00A9396D"/>
    <w:rsid w:val="00A93DA3"/>
    <w:rsid w:val="00A942E7"/>
    <w:rsid w:val="00A950B0"/>
    <w:rsid w:val="00A95B3D"/>
    <w:rsid w:val="00A95CDB"/>
    <w:rsid w:val="00A96178"/>
    <w:rsid w:val="00AA0333"/>
    <w:rsid w:val="00AA2314"/>
    <w:rsid w:val="00AA266F"/>
    <w:rsid w:val="00AA2872"/>
    <w:rsid w:val="00AA2A6A"/>
    <w:rsid w:val="00AA3273"/>
    <w:rsid w:val="00AA37A1"/>
    <w:rsid w:val="00AA3F03"/>
    <w:rsid w:val="00AA5179"/>
    <w:rsid w:val="00AB1111"/>
    <w:rsid w:val="00AB2AA1"/>
    <w:rsid w:val="00AB3C57"/>
    <w:rsid w:val="00AB3DD0"/>
    <w:rsid w:val="00AB3E88"/>
    <w:rsid w:val="00AB45A4"/>
    <w:rsid w:val="00AB6A03"/>
    <w:rsid w:val="00AB7F38"/>
    <w:rsid w:val="00AC0474"/>
    <w:rsid w:val="00AC1C0B"/>
    <w:rsid w:val="00AC1C13"/>
    <w:rsid w:val="00AC23C5"/>
    <w:rsid w:val="00AC290B"/>
    <w:rsid w:val="00AC2FF0"/>
    <w:rsid w:val="00AC36BF"/>
    <w:rsid w:val="00AC5054"/>
    <w:rsid w:val="00AC5B53"/>
    <w:rsid w:val="00AD17C6"/>
    <w:rsid w:val="00AD2B4B"/>
    <w:rsid w:val="00AD6B68"/>
    <w:rsid w:val="00AD7B65"/>
    <w:rsid w:val="00AE0288"/>
    <w:rsid w:val="00AE10D1"/>
    <w:rsid w:val="00AE2FB1"/>
    <w:rsid w:val="00AE3240"/>
    <w:rsid w:val="00AE33ED"/>
    <w:rsid w:val="00AE42CB"/>
    <w:rsid w:val="00AE6411"/>
    <w:rsid w:val="00AE6B7F"/>
    <w:rsid w:val="00AE6CA6"/>
    <w:rsid w:val="00AE79B6"/>
    <w:rsid w:val="00AF0A69"/>
    <w:rsid w:val="00AF1663"/>
    <w:rsid w:val="00AF1796"/>
    <w:rsid w:val="00AF50D1"/>
    <w:rsid w:val="00AF70CF"/>
    <w:rsid w:val="00AF7B56"/>
    <w:rsid w:val="00B00417"/>
    <w:rsid w:val="00B005BB"/>
    <w:rsid w:val="00B01A62"/>
    <w:rsid w:val="00B02C51"/>
    <w:rsid w:val="00B02EE7"/>
    <w:rsid w:val="00B04FD5"/>
    <w:rsid w:val="00B05CC6"/>
    <w:rsid w:val="00B060CF"/>
    <w:rsid w:val="00B06B2F"/>
    <w:rsid w:val="00B078EE"/>
    <w:rsid w:val="00B079FC"/>
    <w:rsid w:val="00B07F00"/>
    <w:rsid w:val="00B1136D"/>
    <w:rsid w:val="00B12062"/>
    <w:rsid w:val="00B14159"/>
    <w:rsid w:val="00B14F62"/>
    <w:rsid w:val="00B154B8"/>
    <w:rsid w:val="00B15C3C"/>
    <w:rsid w:val="00B176C3"/>
    <w:rsid w:val="00B17C8F"/>
    <w:rsid w:val="00B2228C"/>
    <w:rsid w:val="00B222BD"/>
    <w:rsid w:val="00B23734"/>
    <w:rsid w:val="00B23827"/>
    <w:rsid w:val="00B246EA"/>
    <w:rsid w:val="00B27396"/>
    <w:rsid w:val="00B317EF"/>
    <w:rsid w:val="00B322C9"/>
    <w:rsid w:val="00B32E35"/>
    <w:rsid w:val="00B332F1"/>
    <w:rsid w:val="00B342BE"/>
    <w:rsid w:val="00B34669"/>
    <w:rsid w:val="00B3698E"/>
    <w:rsid w:val="00B3793D"/>
    <w:rsid w:val="00B37D2A"/>
    <w:rsid w:val="00B37D74"/>
    <w:rsid w:val="00B41926"/>
    <w:rsid w:val="00B4474A"/>
    <w:rsid w:val="00B44A71"/>
    <w:rsid w:val="00B45B72"/>
    <w:rsid w:val="00B47652"/>
    <w:rsid w:val="00B47900"/>
    <w:rsid w:val="00B504F8"/>
    <w:rsid w:val="00B509D2"/>
    <w:rsid w:val="00B518CA"/>
    <w:rsid w:val="00B525BE"/>
    <w:rsid w:val="00B53417"/>
    <w:rsid w:val="00B53E64"/>
    <w:rsid w:val="00B542DD"/>
    <w:rsid w:val="00B5497D"/>
    <w:rsid w:val="00B55DB3"/>
    <w:rsid w:val="00B5603F"/>
    <w:rsid w:val="00B57804"/>
    <w:rsid w:val="00B606D8"/>
    <w:rsid w:val="00B61146"/>
    <w:rsid w:val="00B624B3"/>
    <w:rsid w:val="00B64556"/>
    <w:rsid w:val="00B64B4B"/>
    <w:rsid w:val="00B64C55"/>
    <w:rsid w:val="00B66B2E"/>
    <w:rsid w:val="00B70725"/>
    <w:rsid w:val="00B70843"/>
    <w:rsid w:val="00B71BAD"/>
    <w:rsid w:val="00B7225E"/>
    <w:rsid w:val="00B72288"/>
    <w:rsid w:val="00B72329"/>
    <w:rsid w:val="00B731B9"/>
    <w:rsid w:val="00B753EA"/>
    <w:rsid w:val="00B76E03"/>
    <w:rsid w:val="00B804E2"/>
    <w:rsid w:val="00B80897"/>
    <w:rsid w:val="00B84257"/>
    <w:rsid w:val="00B84366"/>
    <w:rsid w:val="00B8491A"/>
    <w:rsid w:val="00B84A35"/>
    <w:rsid w:val="00B85B1B"/>
    <w:rsid w:val="00B86AEF"/>
    <w:rsid w:val="00B87D5D"/>
    <w:rsid w:val="00B910B2"/>
    <w:rsid w:val="00B917A5"/>
    <w:rsid w:val="00B9388C"/>
    <w:rsid w:val="00B9392B"/>
    <w:rsid w:val="00B93F36"/>
    <w:rsid w:val="00B941DC"/>
    <w:rsid w:val="00B94432"/>
    <w:rsid w:val="00B94B57"/>
    <w:rsid w:val="00B95985"/>
    <w:rsid w:val="00B95B79"/>
    <w:rsid w:val="00B95F58"/>
    <w:rsid w:val="00B96C7C"/>
    <w:rsid w:val="00B973C6"/>
    <w:rsid w:val="00B97797"/>
    <w:rsid w:val="00B97B85"/>
    <w:rsid w:val="00BA0E03"/>
    <w:rsid w:val="00BA5656"/>
    <w:rsid w:val="00BB2E32"/>
    <w:rsid w:val="00BB3622"/>
    <w:rsid w:val="00BB43FF"/>
    <w:rsid w:val="00BB5095"/>
    <w:rsid w:val="00BB650E"/>
    <w:rsid w:val="00BB7101"/>
    <w:rsid w:val="00BB724E"/>
    <w:rsid w:val="00BB7E82"/>
    <w:rsid w:val="00BC001B"/>
    <w:rsid w:val="00BC1548"/>
    <w:rsid w:val="00BC178A"/>
    <w:rsid w:val="00BC23AE"/>
    <w:rsid w:val="00BC283B"/>
    <w:rsid w:val="00BC2870"/>
    <w:rsid w:val="00BC3F57"/>
    <w:rsid w:val="00BC55CB"/>
    <w:rsid w:val="00BC5B48"/>
    <w:rsid w:val="00BC7065"/>
    <w:rsid w:val="00BC70C6"/>
    <w:rsid w:val="00BD085B"/>
    <w:rsid w:val="00BD18D5"/>
    <w:rsid w:val="00BD28CB"/>
    <w:rsid w:val="00BD3FCD"/>
    <w:rsid w:val="00BD459B"/>
    <w:rsid w:val="00BD49DE"/>
    <w:rsid w:val="00BD577A"/>
    <w:rsid w:val="00BD5B40"/>
    <w:rsid w:val="00BD5C73"/>
    <w:rsid w:val="00BD640A"/>
    <w:rsid w:val="00BD7317"/>
    <w:rsid w:val="00BE079A"/>
    <w:rsid w:val="00BE21B2"/>
    <w:rsid w:val="00BE2B75"/>
    <w:rsid w:val="00BE2E5F"/>
    <w:rsid w:val="00BE4FAD"/>
    <w:rsid w:val="00BE565A"/>
    <w:rsid w:val="00BE5DF5"/>
    <w:rsid w:val="00BE5EF7"/>
    <w:rsid w:val="00BE6158"/>
    <w:rsid w:val="00BE6C3A"/>
    <w:rsid w:val="00BE7951"/>
    <w:rsid w:val="00BF080A"/>
    <w:rsid w:val="00BF157A"/>
    <w:rsid w:val="00BF1837"/>
    <w:rsid w:val="00BF282E"/>
    <w:rsid w:val="00BF2DE9"/>
    <w:rsid w:val="00BF3028"/>
    <w:rsid w:val="00BF3CB9"/>
    <w:rsid w:val="00BF3E4F"/>
    <w:rsid w:val="00BF42BD"/>
    <w:rsid w:val="00BF548A"/>
    <w:rsid w:val="00BF5F33"/>
    <w:rsid w:val="00BF6258"/>
    <w:rsid w:val="00BF6635"/>
    <w:rsid w:val="00BF7DC2"/>
    <w:rsid w:val="00C00D7D"/>
    <w:rsid w:val="00C012F7"/>
    <w:rsid w:val="00C0203F"/>
    <w:rsid w:val="00C0221F"/>
    <w:rsid w:val="00C039D2"/>
    <w:rsid w:val="00C04278"/>
    <w:rsid w:val="00C044F8"/>
    <w:rsid w:val="00C045D4"/>
    <w:rsid w:val="00C07039"/>
    <w:rsid w:val="00C0736A"/>
    <w:rsid w:val="00C073E8"/>
    <w:rsid w:val="00C07548"/>
    <w:rsid w:val="00C1120D"/>
    <w:rsid w:val="00C12FEC"/>
    <w:rsid w:val="00C13680"/>
    <w:rsid w:val="00C13E32"/>
    <w:rsid w:val="00C14779"/>
    <w:rsid w:val="00C14E83"/>
    <w:rsid w:val="00C161B3"/>
    <w:rsid w:val="00C17754"/>
    <w:rsid w:val="00C17FE0"/>
    <w:rsid w:val="00C20107"/>
    <w:rsid w:val="00C217B9"/>
    <w:rsid w:val="00C22432"/>
    <w:rsid w:val="00C22DCC"/>
    <w:rsid w:val="00C24198"/>
    <w:rsid w:val="00C24CC2"/>
    <w:rsid w:val="00C26950"/>
    <w:rsid w:val="00C27ED6"/>
    <w:rsid w:val="00C31122"/>
    <w:rsid w:val="00C31F68"/>
    <w:rsid w:val="00C32275"/>
    <w:rsid w:val="00C326F5"/>
    <w:rsid w:val="00C33FB7"/>
    <w:rsid w:val="00C3501B"/>
    <w:rsid w:val="00C35359"/>
    <w:rsid w:val="00C358A5"/>
    <w:rsid w:val="00C36205"/>
    <w:rsid w:val="00C3688F"/>
    <w:rsid w:val="00C37A38"/>
    <w:rsid w:val="00C37C62"/>
    <w:rsid w:val="00C40689"/>
    <w:rsid w:val="00C41E8C"/>
    <w:rsid w:val="00C43319"/>
    <w:rsid w:val="00C433BC"/>
    <w:rsid w:val="00C43B8F"/>
    <w:rsid w:val="00C43C09"/>
    <w:rsid w:val="00C44F81"/>
    <w:rsid w:val="00C45380"/>
    <w:rsid w:val="00C45DE1"/>
    <w:rsid w:val="00C45E79"/>
    <w:rsid w:val="00C50438"/>
    <w:rsid w:val="00C50CF7"/>
    <w:rsid w:val="00C52CB9"/>
    <w:rsid w:val="00C52D0F"/>
    <w:rsid w:val="00C54DA6"/>
    <w:rsid w:val="00C5775F"/>
    <w:rsid w:val="00C611D1"/>
    <w:rsid w:val="00C61C84"/>
    <w:rsid w:val="00C6205C"/>
    <w:rsid w:val="00C620E2"/>
    <w:rsid w:val="00C63798"/>
    <w:rsid w:val="00C6399A"/>
    <w:rsid w:val="00C63E54"/>
    <w:rsid w:val="00C64A62"/>
    <w:rsid w:val="00C657EE"/>
    <w:rsid w:val="00C65E56"/>
    <w:rsid w:val="00C66215"/>
    <w:rsid w:val="00C66AE9"/>
    <w:rsid w:val="00C67214"/>
    <w:rsid w:val="00C676D7"/>
    <w:rsid w:val="00C70088"/>
    <w:rsid w:val="00C70534"/>
    <w:rsid w:val="00C70AC1"/>
    <w:rsid w:val="00C71A05"/>
    <w:rsid w:val="00C72F9A"/>
    <w:rsid w:val="00C74506"/>
    <w:rsid w:val="00C7692F"/>
    <w:rsid w:val="00C76964"/>
    <w:rsid w:val="00C76AC6"/>
    <w:rsid w:val="00C80F43"/>
    <w:rsid w:val="00C8121D"/>
    <w:rsid w:val="00C81415"/>
    <w:rsid w:val="00C84773"/>
    <w:rsid w:val="00C85488"/>
    <w:rsid w:val="00C909E3"/>
    <w:rsid w:val="00C9103E"/>
    <w:rsid w:val="00C92565"/>
    <w:rsid w:val="00C9300E"/>
    <w:rsid w:val="00C93C4A"/>
    <w:rsid w:val="00C9564F"/>
    <w:rsid w:val="00C970C7"/>
    <w:rsid w:val="00C978AA"/>
    <w:rsid w:val="00CA18AB"/>
    <w:rsid w:val="00CA1B70"/>
    <w:rsid w:val="00CA24B0"/>
    <w:rsid w:val="00CA2AF6"/>
    <w:rsid w:val="00CA3565"/>
    <w:rsid w:val="00CA50A7"/>
    <w:rsid w:val="00CA595F"/>
    <w:rsid w:val="00CB099E"/>
    <w:rsid w:val="00CB183D"/>
    <w:rsid w:val="00CB3BAE"/>
    <w:rsid w:val="00CB61ED"/>
    <w:rsid w:val="00CB625F"/>
    <w:rsid w:val="00CB70D4"/>
    <w:rsid w:val="00CB718A"/>
    <w:rsid w:val="00CB7E53"/>
    <w:rsid w:val="00CB7FDE"/>
    <w:rsid w:val="00CC1459"/>
    <w:rsid w:val="00CC2C3F"/>
    <w:rsid w:val="00CC37B4"/>
    <w:rsid w:val="00CC44A0"/>
    <w:rsid w:val="00CC4E56"/>
    <w:rsid w:val="00CC5431"/>
    <w:rsid w:val="00CC5565"/>
    <w:rsid w:val="00CC6DBC"/>
    <w:rsid w:val="00CC7BD2"/>
    <w:rsid w:val="00CD0F16"/>
    <w:rsid w:val="00CD11D5"/>
    <w:rsid w:val="00CD15DA"/>
    <w:rsid w:val="00CD4D86"/>
    <w:rsid w:val="00CD4DF8"/>
    <w:rsid w:val="00CD5544"/>
    <w:rsid w:val="00CD5D6A"/>
    <w:rsid w:val="00CD5E57"/>
    <w:rsid w:val="00CD5ECE"/>
    <w:rsid w:val="00CD6573"/>
    <w:rsid w:val="00CD6CEC"/>
    <w:rsid w:val="00CE105C"/>
    <w:rsid w:val="00CE1656"/>
    <w:rsid w:val="00CE1B53"/>
    <w:rsid w:val="00CE1D84"/>
    <w:rsid w:val="00CE3A62"/>
    <w:rsid w:val="00CE5EAE"/>
    <w:rsid w:val="00CE6A3C"/>
    <w:rsid w:val="00CE7127"/>
    <w:rsid w:val="00CF05DF"/>
    <w:rsid w:val="00CF1436"/>
    <w:rsid w:val="00CF145B"/>
    <w:rsid w:val="00CF26EC"/>
    <w:rsid w:val="00D008EA"/>
    <w:rsid w:val="00D01361"/>
    <w:rsid w:val="00D019BB"/>
    <w:rsid w:val="00D02764"/>
    <w:rsid w:val="00D02C3A"/>
    <w:rsid w:val="00D03687"/>
    <w:rsid w:val="00D03F0C"/>
    <w:rsid w:val="00D055E9"/>
    <w:rsid w:val="00D06501"/>
    <w:rsid w:val="00D103ED"/>
    <w:rsid w:val="00D10DD5"/>
    <w:rsid w:val="00D11328"/>
    <w:rsid w:val="00D12814"/>
    <w:rsid w:val="00D128E4"/>
    <w:rsid w:val="00D133EA"/>
    <w:rsid w:val="00D16A12"/>
    <w:rsid w:val="00D16A91"/>
    <w:rsid w:val="00D17B58"/>
    <w:rsid w:val="00D17C98"/>
    <w:rsid w:val="00D17E43"/>
    <w:rsid w:val="00D207EA"/>
    <w:rsid w:val="00D215A2"/>
    <w:rsid w:val="00D228FD"/>
    <w:rsid w:val="00D230E9"/>
    <w:rsid w:val="00D232C2"/>
    <w:rsid w:val="00D246EF"/>
    <w:rsid w:val="00D26711"/>
    <w:rsid w:val="00D30E2B"/>
    <w:rsid w:val="00D31A2C"/>
    <w:rsid w:val="00D34C95"/>
    <w:rsid w:val="00D352B7"/>
    <w:rsid w:val="00D35A20"/>
    <w:rsid w:val="00D3648D"/>
    <w:rsid w:val="00D3723E"/>
    <w:rsid w:val="00D4091C"/>
    <w:rsid w:val="00D41831"/>
    <w:rsid w:val="00D42C57"/>
    <w:rsid w:val="00D43F18"/>
    <w:rsid w:val="00D4603D"/>
    <w:rsid w:val="00D46193"/>
    <w:rsid w:val="00D5050C"/>
    <w:rsid w:val="00D50DC0"/>
    <w:rsid w:val="00D51211"/>
    <w:rsid w:val="00D53211"/>
    <w:rsid w:val="00D538AB"/>
    <w:rsid w:val="00D55819"/>
    <w:rsid w:val="00D57BD8"/>
    <w:rsid w:val="00D57EE9"/>
    <w:rsid w:val="00D60DFC"/>
    <w:rsid w:val="00D61049"/>
    <w:rsid w:val="00D63E71"/>
    <w:rsid w:val="00D6408B"/>
    <w:rsid w:val="00D64576"/>
    <w:rsid w:val="00D648D0"/>
    <w:rsid w:val="00D64D00"/>
    <w:rsid w:val="00D651EA"/>
    <w:rsid w:val="00D65252"/>
    <w:rsid w:val="00D655CD"/>
    <w:rsid w:val="00D67166"/>
    <w:rsid w:val="00D67F5A"/>
    <w:rsid w:val="00D70A6B"/>
    <w:rsid w:val="00D71343"/>
    <w:rsid w:val="00D71D1E"/>
    <w:rsid w:val="00D72CF8"/>
    <w:rsid w:val="00D7403A"/>
    <w:rsid w:val="00D74CB1"/>
    <w:rsid w:val="00D74CD6"/>
    <w:rsid w:val="00D76456"/>
    <w:rsid w:val="00D76D1F"/>
    <w:rsid w:val="00D77614"/>
    <w:rsid w:val="00D77814"/>
    <w:rsid w:val="00D77A59"/>
    <w:rsid w:val="00D815C5"/>
    <w:rsid w:val="00D817E1"/>
    <w:rsid w:val="00D8236B"/>
    <w:rsid w:val="00D82823"/>
    <w:rsid w:val="00D831A0"/>
    <w:rsid w:val="00D83860"/>
    <w:rsid w:val="00D83B10"/>
    <w:rsid w:val="00D863D6"/>
    <w:rsid w:val="00D86524"/>
    <w:rsid w:val="00D86BBA"/>
    <w:rsid w:val="00D86EA7"/>
    <w:rsid w:val="00D87E89"/>
    <w:rsid w:val="00D92CBF"/>
    <w:rsid w:val="00D9487F"/>
    <w:rsid w:val="00D95B3C"/>
    <w:rsid w:val="00D97019"/>
    <w:rsid w:val="00DA0874"/>
    <w:rsid w:val="00DA15F1"/>
    <w:rsid w:val="00DA4AFA"/>
    <w:rsid w:val="00DA6244"/>
    <w:rsid w:val="00DA6C27"/>
    <w:rsid w:val="00DA6E6A"/>
    <w:rsid w:val="00DA76C7"/>
    <w:rsid w:val="00DB259D"/>
    <w:rsid w:val="00DB3E3C"/>
    <w:rsid w:val="00DB4C3F"/>
    <w:rsid w:val="00DB4FF7"/>
    <w:rsid w:val="00DB5321"/>
    <w:rsid w:val="00DB569B"/>
    <w:rsid w:val="00DB62D2"/>
    <w:rsid w:val="00DB75FC"/>
    <w:rsid w:val="00DC0775"/>
    <w:rsid w:val="00DC1497"/>
    <w:rsid w:val="00DC1B92"/>
    <w:rsid w:val="00DC200F"/>
    <w:rsid w:val="00DC204C"/>
    <w:rsid w:val="00DC2E8A"/>
    <w:rsid w:val="00DC37CA"/>
    <w:rsid w:val="00DC39A8"/>
    <w:rsid w:val="00DC3B87"/>
    <w:rsid w:val="00DC463E"/>
    <w:rsid w:val="00DC50F9"/>
    <w:rsid w:val="00DC6885"/>
    <w:rsid w:val="00DD1252"/>
    <w:rsid w:val="00DD1444"/>
    <w:rsid w:val="00DD1705"/>
    <w:rsid w:val="00DD32B5"/>
    <w:rsid w:val="00DD3811"/>
    <w:rsid w:val="00DD52D4"/>
    <w:rsid w:val="00DD585E"/>
    <w:rsid w:val="00DD6939"/>
    <w:rsid w:val="00DD6D9C"/>
    <w:rsid w:val="00DD6DFD"/>
    <w:rsid w:val="00DD6E39"/>
    <w:rsid w:val="00DD76F4"/>
    <w:rsid w:val="00DD7964"/>
    <w:rsid w:val="00DE108D"/>
    <w:rsid w:val="00DE1A8F"/>
    <w:rsid w:val="00DE21A8"/>
    <w:rsid w:val="00DE2BE4"/>
    <w:rsid w:val="00DE2BE5"/>
    <w:rsid w:val="00DE3348"/>
    <w:rsid w:val="00DE3B7E"/>
    <w:rsid w:val="00DE439D"/>
    <w:rsid w:val="00DE49A1"/>
    <w:rsid w:val="00DE4A72"/>
    <w:rsid w:val="00DE5297"/>
    <w:rsid w:val="00DE68FC"/>
    <w:rsid w:val="00DF3D34"/>
    <w:rsid w:val="00DF5AA9"/>
    <w:rsid w:val="00DF6283"/>
    <w:rsid w:val="00DF6FA2"/>
    <w:rsid w:val="00DF7154"/>
    <w:rsid w:val="00DF74DF"/>
    <w:rsid w:val="00E00253"/>
    <w:rsid w:val="00E00DAF"/>
    <w:rsid w:val="00E02B0C"/>
    <w:rsid w:val="00E02F9B"/>
    <w:rsid w:val="00E1062C"/>
    <w:rsid w:val="00E13B6B"/>
    <w:rsid w:val="00E14A0B"/>
    <w:rsid w:val="00E14B24"/>
    <w:rsid w:val="00E16521"/>
    <w:rsid w:val="00E20803"/>
    <w:rsid w:val="00E21DFE"/>
    <w:rsid w:val="00E21F51"/>
    <w:rsid w:val="00E225F7"/>
    <w:rsid w:val="00E23341"/>
    <w:rsid w:val="00E23899"/>
    <w:rsid w:val="00E24554"/>
    <w:rsid w:val="00E250AB"/>
    <w:rsid w:val="00E2557A"/>
    <w:rsid w:val="00E25B60"/>
    <w:rsid w:val="00E3199F"/>
    <w:rsid w:val="00E32359"/>
    <w:rsid w:val="00E3420C"/>
    <w:rsid w:val="00E34676"/>
    <w:rsid w:val="00E35230"/>
    <w:rsid w:val="00E35299"/>
    <w:rsid w:val="00E35BE7"/>
    <w:rsid w:val="00E366E3"/>
    <w:rsid w:val="00E36C52"/>
    <w:rsid w:val="00E37494"/>
    <w:rsid w:val="00E4067B"/>
    <w:rsid w:val="00E43E3B"/>
    <w:rsid w:val="00E44381"/>
    <w:rsid w:val="00E47364"/>
    <w:rsid w:val="00E473DB"/>
    <w:rsid w:val="00E47A4B"/>
    <w:rsid w:val="00E50C85"/>
    <w:rsid w:val="00E51CD1"/>
    <w:rsid w:val="00E53194"/>
    <w:rsid w:val="00E53B3D"/>
    <w:rsid w:val="00E54A00"/>
    <w:rsid w:val="00E559B5"/>
    <w:rsid w:val="00E55F61"/>
    <w:rsid w:val="00E5629D"/>
    <w:rsid w:val="00E56685"/>
    <w:rsid w:val="00E571B5"/>
    <w:rsid w:val="00E57DD1"/>
    <w:rsid w:val="00E60EBD"/>
    <w:rsid w:val="00E60F45"/>
    <w:rsid w:val="00E6154E"/>
    <w:rsid w:val="00E62554"/>
    <w:rsid w:val="00E62F18"/>
    <w:rsid w:val="00E642F2"/>
    <w:rsid w:val="00E6448E"/>
    <w:rsid w:val="00E64897"/>
    <w:rsid w:val="00E655FE"/>
    <w:rsid w:val="00E658FA"/>
    <w:rsid w:val="00E665B4"/>
    <w:rsid w:val="00E66A4E"/>
    <w:rsid w:val="00E700EB"/>
    <w:rsid w:val="00E71CCE"/>
    <w:rsid w:val="00E75463"/>
    <w:rsid w:val="00E75931"/>
    <w:rsid w:val="00E75D24"/>
    <w:rsid w:val="00E76D2D"/>
    <w:rsid w:val="00E77C8B"/>
    <w:rsid w:val="00E80F6B"/>
    <w:rsid w:val="00E81C91"/>
    <w:rsid w:val="00E81FD5"/>
    <w:rsid w:val="00E83941"/>
    <w:rsid w:val="00E861FC"/>
    <w:rsid w:val="00E873B2"/>
    <w:rsid w:val="00E90400"/>
    <w:rsid w:val="00E9124C"/>
    <w:rsid w:val="00E91B90"/>
    <w:rsid w:val="00E9222F"/>
    <w:rsid w:val="00E92DF4"/>
    <w:rsid w:val="00E94352"/>
    <w:rsid w:val="00E95152"/>
    <w:rsid w:val="00E951F1"/>
    <w:rsid w:val="00E96B5A"/>
    <w:rsid w:val="00E96B61"/>
    <w:rsid w:val="00E96EEB"/>
    <w:rsid w:val="00E9754B"/>
    <w:rsid w:val="00E979A9"/>
    <w:rsid w:val="00E97B71"/>
    <w:rsid w:val="00EA0A0E"/>
    <w:rsid w:val="00EA11CA"/>
    <w:rsid w:val="00EA16A7"/>
    <w:rsid w:val="00EA2E36"/>
    <w:rsid w:val="00EA3186"/>
    <w:rsid w:val="00EA32C6"/>
    <w:rsid w:val="00EA3A14"/>
    <w:rsid w:val="00EA7E7F"/>
    <w:rsid w:val="00EB1443"/>
    <w:rsid w:val="00EB1B07"/>
    <w:rsid w:val="00EB1CCA"/>
    <w:rsid w:val="00EB2F80"/>
    <w:rsid w:val="00EB4478"/>
    <w:rsid w:val="00EB4C4D"/>
    <w:rsid w:val="00EB53F5"/>
    <w:rsid w:val="00EB5819"/>
    <w:rsid w:val="00EB7283"/>
    <w:rsid w:val="00EB73CD"/>
    <w:rsid w:val="00EC0A24"/>
    <w:rsid w:val="00EC2968"/>
    <w:rsid w:val="00EC30DA"/>
    <w:rsid w:val="00EC3BEB"/>
    <w:rsid w:val="00EC4024"/>
    <w:rsid w:val="00EC415A"/>
    <w:rsid w:val="00EC4B70"/>
    <w:rsid w:val="00EC5AAD"/>
    <w:rsid w:val="00EC6461"/>
    <w:rsid w:val="00EC79BE"/>
    <w:rsid w:val="00EC7A9D"/>
    <w:rsid w:val="00EC7D2E"/>
    <w:rsid w:val="00EC7DDB"/>
    <w:rsid w:val="00ED0B1F"/>
    <w:rsid w:val="00ED15D7"/>
    <w:rsid w:val="00ED1C5B"/>
    <w:rsid w:val="00ED2787"/>
    <w:rsid w:val="00ED3B2B"/>
    <w:rsid w:val="00ED4CD4"/>
    <w:rsid w:val="00ED6461"/>
    <w:rsid w:val="00ED67A7"/>
    <w:rsid w:val="00ED786A"/>
    <w:rsid w:val="00EE133D"/>
    <w:rsid w:val="00EE1FEE"/>
    <w:rsid w:val="00EE34FC"/>
    <w:rsid w:val="00EE3585"/>
    <w:rsid w:val="00EE3CB7"/>
    <w:rsid w:val="00EE40A4"/>
    <w:rsid w:val="00EE4200"/>
    <w:rsid w:val="00EE5A15"/>
    <w:rsid w:val="00EE7CC5"/>
    <w:rsid w:val="00EF0809"/>
    <w:rsid w:val="00EF090C"/>
    <w:rsid w:val="00EF1910"/>
    <w:rsid w:val="00EF1D40"/>
    <w:rsid w:val="00EF1F24"/>
    <w:rsid w:val="00EF5C09"/>
    <w:rsid w:val="00EF60E4"/>
    <w:rsid w:val="00F006E1"/>
    <w:rsid w:val="00F007B6"/>
    <w:rsid w:val="00F00D41"/>
    <w:rsid w:val="00F011AD"/>
    <w:rsid w:val="00F02033"/>
    <w:rsid w:val="00F0244F"/>
    <w:rsid w:val="00F02AB7"/>
    <w:rsid w:val="00F0363B"/>
    <w:rsid w:val="00F04280"/>
    <w:rsid w:val="00F0514D"/>
    <w:rsid w:val="00F05A35"/>
    <w:rsid w:val="00F074DC"/>
    <w:rsid w:val="00F10570"/>
    <w:rsid w:val="00F11EFC"/>
    <w:rsid w:val="00F12925"/>
    <w:rsid w:val="00F13638"/>
    <w:rsid w:val="00F13C8D"/>
    <w:rsid w:val="00F14115"/>
    <w:rsid w:val="00F15319"/>
    <w:rsid w:val="00F177D8"/>
    <w:rsid w:val="00F21FED"/>
    <w:rsid w:val="00F234A2"/>
    <w:rsid w:val="00F24079"/>
    <w:rsid w:val="00F25C59"/>
    <w:rsid w:val="00F263D9"/>
    <w:rsid w:val="00F26A90"/>
    <w:rsid w:val="00F31FBE"/>
    <w:rsid w:val="00F3220F"/>
    <w:rsid w:val="00F33161"/>
    <w:rsid w:val="00F33ED0"/>
    <w:rsid w:val="00F36839"/>
    <w:rsid w:val="00F405B2"/>
    <w:rsid w:val="00F406F9"/>
    <w:rsid w:val="00F41921"/>
    <w:rsid w:val="00F429D8"/>
    <w:rsid w:val="00F435E6"/>
    <w:rsid w:val="00F442A0"/>
    <w:rsid w:val="00F452E8"/>
    <w:rsid w:val="00F457CA"/>
    <w:rsid w:val="00F466E2"/>
    <w:rsid w:val="00F46E23"/>
    <w:rsid w:val="00F47247"/>
    <w:rsid w:val="00F476A4"/>
    <w:rsid w:val="00F5174A"/>
    <w:rsid w:val="00F519DD"/>
    <w:rsid w:val="00F5246B"/>
    <w:rsid w:val="00F52799"/>
    <w:rsid w:val="00F5337B"/>
    <w:rsid w:val="00F546DF"/>
    <w:rsid w:val="00F56BA0"/>
    <w:rsid w:val="00F571E5"/>
    <w:rsid w:val="00F5720B"/>
    <w:rsid w:val="00F5755D"/>
    <w:rsid w:val="00F60FB8"/>
    <w:rsid w:val="00F61DD2"/>
    <w:rsid w:val="00F628BC"/>
    <w:rsid w:val="00F643EF"/>
    <w:rsid w:val="00F661B3"/>
    <w:rsid w:val="00F66B16"/>
    <w:rsid w:val="00F67418"/>
    <w:rsid w:val="00F67E83"/>
    <w:rsid w:val="00F71BCA"/>
    <w:rsid w:val="00F72FA0"/>
    <w:rsid w:val="00F7391C"/>
    <w:rsid w:val="00F740B7"/>
    <w:rsid w:val="00F74B72"/>
    <w:rsid w:val="00F74DA4"/>
    <w:rsid w:val="00F74EAF"/>
    <w:rsid w:val="00F76B63"/>
    <w:rsid w:val="00F76E4C"/>
    <w:rsid w:val="00F772A8"/>
    <w:rsid w:val="00F77655"/>
    <w:rsid w:val="00F77BAB"/>
    <w:rsid w:val="00F8024B"/>
    <w:rsid w:val="00F80F33"/>
    <w:rsid w:val="00F816AB"/>
    <w:rsid w:val="00F82418"/>
    <w:rsid w:val="00F82D15"/>
    <w:rsid w:val="00F8316E"/>
    <w:rsid w:val="00F848C1"/>
    <w:rsid w:val="00F85DAA"/>
    <w:rsid w:val="00F86543"/>
    <w:rsid w:val="00F86BF7"/>
    <w:rsid w:val="00F87574"/>
    <w:rsid w:val="00F87D4C"/>
    <w:rsid w:val="00F90370"/>
    <w:rsid w:val="00F9143D"/>
    <w:rsid w:val="00F91B86"/>
    <w:rsid w:val="00F91C92"/>
    <w:rsid w:val="00F91DDB"/>
    <w:rsid w:val="00F91FCB"/>
    <w:rsid w:val="00F93DFD"/>
    <w:rsid w:val="00F94721"/>
    <w:rsid w:val="00F94894"/>
    <w:rsid w:val="00F95236"/>
    <w:rsid w:val="00F9523C"/>
    <w:rsid w:val="00F96402"/>
    <w:rsid w:val="00F96E47"/>
    <w:rsid w:val="00F9776E"/>
    <w:rsid w:val="00FA084B"/>
    <w:rsid w:val="00FA14CB"/>
    <w:rsid w:val="00FA1A22"/>
    <w:rsid w:val="00FA2047"/>
    <w:rsid w:val="00FA2FD0"/>
    <w:rsid w:val="00FA3213"/>
    <w:rsid w:val="00FA3D00"/>
    <w:rsid w:val="00FA3FDF"/>
    <w:rsid w:val="00FA48CD"/>
    <w:rsid w:val="00FA677A"/>
    <w:rsid w:val="00FA6C6F"/>
    <w:rsid w:val="00FA6F06"/>
    <w:rsid w:val="00FA7BE2"/>
    <w:rsid w:val="00FB3088"/>
    <w:rsid w:val="00FB4B2A"/>
    <w:rsid w:val="00FB4CBE"/>
    <w:rsid w:val="00FB50F2"/>
    <w:rsid w:val="00FB563C"/>
    <w:rsid w:val="00FB56BB"/>
    <w:rsid w:val="00FB7E92"/>
    <w:rsid w:val="00FC0AAC"/>
    <w:rsid w:val="00FC1098"/>
    <w:rsid w:val="00FC2EC0"/>
    <w:rsid w:val="00FC4959"/>
    <w:rsid w:val="00FC4B6F"/>
    <w:rsid w:val="00FC4E10"/>
    <w:rsid w:val="00FC568B"/>
    <w:rsid w:val="00FC692D"/>
    <w:rsid w:val="00FC7791"/>
    <w:rsid w:val="00FC7DE3"/>
    <w:rsid w:val="00FD3BD7"/>
    <w:rsid w:val="00FD47C6"/>
    <w:rsid w:val="00FD5CCA"/>
    <w:rsid w:val="00FD5E35"/>
    <w:rsid w:val="00FD6FD2"/>
    <w:rsid w:val="00FD7ED6"/>
    <w:rsid w:val="00FE05D4"/>
    <w:rsid w:val="00FE16CF"/>
    <w:rsid w:val="00FE18BC"/>
    <w:rsid w:val="00FE4515"/>
    <w:rsid w:val="00FE6F84"/>
    <w:rsid w:val="00FF19A5"/>
    <w:rsid w:val="00FF201B"/>
    <w:rsid w:val="00FF2125"/>
    <w:rsid w:val="00FF3A58"/>
    <w:rsid w:val="00FF3E08"/>
    <w:rsid w:val="00FF4467"/>
    <w:rsid w:val="00FF49D5"/>
    <w:rsid w:val="00FF4E94"/>
    <w:rsid w:val="00FF6C77"/>
    <w:rsid w:val="00FF7A3E"/>
    <w:rsid w:val="02152E3A"/>
    <w:rsid w:val="02D38DB4"/>
    <w:rsid w:val="03CF4D32"/>
    <w:rsid w:val="041A608A"/>
    <w:rsid w:val="0695D7A5"/>
    <w:rsid w:val="0A81D840"/>
    <w:rsid w:val="0AA63205"/>
    <w:rsid w:val="0B2AB68B"/>
    <w:rsid w:val="0B3C3EF7"/>
    <w:rsid w:val="0D9A3DAA"/>
    <w:rsid w:val="0E4C1537"/>
    <w:rsid w:val="10CA495D"/>
    <w:rsid w:val="117A40C9"/>
    <w:rsid w:val="13ADB37E"/>
    <w:rsid w:val="1462927B"/>
    <w:rsid w:val="146F6BB5"/>
    <w:rsid w:val="1623B724"/>
    <w:rsid w:val="17070016"/>
    <w:rsid w:val="17336165"/>
    <w:rsid w:val="1774E5A5"/>
    <w:rsid w:val="19AA1B79"/>
    <w:rsid w:val="1B54F8D5"/>
    <w:rsid w:val="1C3CF974"/>
    <w:rsid w:val="1D2BCB50"/>
    <w:rsid w:val="1E564ECB"/>
    <w:rsid w:val="20BFC47F"/>
    <w:rsid w:val="21EC704E"/>
    <w:rsid w:val="22888AFD"/>
    <w:rsid w:val="23262674"/>
    <w:rsid w:val="2383AC8E"/>
    <w:rsid w:val="24E245A9"/>
    <w:rsid w:val="28B82D76"/>
    <w:rsid w:val="29D4ED36"/>
    <w:rsid w:val="29EB1034"/>
    <w:rsid w:val="2AA3F0C6"/>
    <w:rsid w:val="2B25AA1D"/>
    <w:rsid w:val="2ED6F337"/>
    <w:rsid w:val="2F0483B3"/>
    <w:rsid w:val="30468D7F"/>
    <w:rsid w:val="30F271FB"/>
    <w:rsid w:val="317F62B9"/>
    <w:rsid w:val="34511E18"/>
    <w:rsid w:val="35A2A329"/>
    <w:rsid w:val="35BF7103"/>
    <w:rsid w:val="36DBAE04"/>
    <w:rsid w:val="38902996"/>
    <w:rsid w:val="3909853A"/>
    <w:rsid w:val="3A276866"/>
    <w:rsid w:val="3B2C0891"/>
    <w:rsid w:val="3D574FCD"/>
    <w:rsid w:val="3E03C56D"/>
    <w:rsid w:val="432C43CD"/>
    <w:rsid w:val="441721B9"/>
    <w:rsid w:val="4616A72B"/>
    <w:rsid w:val="464827CA"/>
    <w:rsid w:val="4C796279"/>
    <w:rsid w:val="50A781D1"/>
    <w:rsid w:val="510814F0"/>
    <w:rsid w:val="51CE005C"/>
    <w:rsid w:val="53E7F915"/>
    <w:rsid w:val="5450A6B8"/>
    <w:rsid w:val="551FBB15"/>
    <w:rsid w:val="564C8C01"/>
    <w:rsid w:val="5666CAB7"/>
    <w:rsid w:val="56856047"/>
    <w:rsid w:val="56AEC511"/>
    <w:rsid w:val="5715419C"/>
    <w:rsid w:val="579C6C33"/>
    <w:rsid w:val="58823734"/>
    <w:rsid w:val="589F87BC"/>
    <w:rsid w:val="58CA0EBC"/>
    <w:rsid w:val="5B01F15D"/>
    <w:rsid w:val="5B3692B1"/>
    <w:rsid w:val="5B64447E"/>
    <w:rsid w:val="5BB8904F"/>
    <w:rsid w:val="5C2DB12B"/>
    <w:rsid w:val="5DBC4B4C"/>
    <w:rsid w:val="5E25A14F"/>
    <w:rsid w:val="5F18BC64"/>
    <w:rsid w:val="5F44DF79"/>
    <w:rsid w:val="5F9BB342"/>
    <w:rsid w:val="5FDE83D5"/>
    <w:rsid w:val="61529066"/>
    <w:rsid w:val="617789E3"/>
    <w:rsid w:val="62578FB3"/>
    <w:rsid w:val="6406DB5A"/>
    <w:rsid w:val="658DF0FE"/>
    <w:rsid w:val="6836DB64"/>
    <w:rsid w:val="6AFE9560"/>
    <w:rsid w:val="6BFD9F4F"/>
    <w:rsid w:val="6CED8211"/>
    <w:rsid w:val="6FEEB272"/>
    <w:rsid w:val="71127430"/>
    <w:rsid w:val="71970276"/>
    <w:rsid w:val="71DA83FB"/>
    <w:rsid w:val="7471ADEF"/>
    <w:rsid w:val="769DB9DE"/>
    <w:rsid w:val="77214680"/>
    <w:rsid w:val="783C3488"/>
    <w:rsid w:val="78981427"/>
    <w:rsid w:val="7C36DB2F"/>
    <w:rsid w:val="7CD01572"/>
    <w:rsid w:val="7CF317CE"/>
    <w:rsid w:val="7F92F93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4:docId w14:val="17BD756D"/>
  <w15:chartTrackingRefBased/>
  <w15:docId w15:val="{B190CF49-4416-664B-9D99-A97B2A9D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SG"/>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486EFE"/>
    <w:pPr>
      <w:ind w:left="720"/>
    </w:pPr>
  </w:style>
  <w:style w:type="paragraph" w:styleId="NormalWeb">
    <w:name w:val="Normal (Web)"/>
    <w:basedOn w:val="Normal"/>
    <w:uiPriority w:val="99"/>
    <w:unhideWhenUsed/>
    <w:rsid w:val="00DB4C3F"/>
    <w:pPr>
      <w:spacing w:before="100" w:beforeAutospacing="1" w:after="100" w:afterAutospacing="1" w:line="240" w:lineRule="auto"/>
    </w:pPr>
    <w:rPr>
      <w:rFonts w:ascii="Times New Roman" w:hAnsi="Times New Roman"/>
      <w:szCs w:val="24"/>
      <w:lang w:eastAsia="zh-CN"/>
    </w:rPr>
  </w:style>
  <w:style w:type="character" w:customStyle="1" w:styleId="Heading1Char">
    <w:name w:val="Heading 1 Char"/>
    <w:link w:val="Heading1"/>
    <w:rsid w:val="00C217B9"/>
    <w:rPr>
      <w:rFonts w:ascii="Times" w:hAnsi="Times"/>
      <w:b/>
      <w:kern w:val="28"/>
      <w:sz w:val="36"/>
      <w:lang w:eastAsia="en-SG"/>
    </w:rPr>
  </w:style>
  <w:style w:type="character" w:customStyle="1" w:styleId="Heading2Char">
    <w:name w:val="Heading 2 Char"/>
    <w:link w:val="Heading2"/>
    <w:rsid w:val="00C217B9"/>
    <w:rPr>
      <w:rFonts w:ascii="Times" w:hAnsi="Times"/>
      <w:b/>
      <w:sz w:val="28"/>
      <w:lang w:eastAsia="en-SG"/>
    </w:rPr>
  </w:style>
  <w:style w:type="character" w:customStyle="1" w:styleId="Heading3Char">
    <w:name w:val="Heading 3 Char"/>
    <w:link w:val="Heading3"/>
    <w:rsid w:val="00C217B9"/>
    <w:rPr>
      <w:rFonts w:ascii="Times" w:hAnsi="Times"/>
      <w:b/>
      <w:sz w:val="24"/>
      <w:lang w:eastAsia="en-SG"/>
    </w:rPr>
  </w:style>
  <w:style w:type="character" w:customStyle="1" w:styleId="Heading4Char">
    <w:name w:val="Heading 4 Char"/>
    <w:link w:val="Heading4"/>
    <w:rsid w:val="00C217B9"/>
    <w:rPr>
      <w:b/>
      <w:i/>
      <w:sz w:val="22"/>
      <w:lang w:eastAsia="en-SG"/>
    </w:rPr>
  </w:style>
  <w:style w:type="character" w:customStyle="1" w:styleId="Heading5Char">
    <w:name w:val="Heading 5 Char"/>
    <w:link w:val="Heading5"/>
    <w:rsid w:val="00C217B9"/>
    <w:rPr>
      <w:rFonts w:ascii="Arial" w:hAnsi="Arial"/>
      <w:sz w:val="22"/>
      <w:lang w:eastAsia="en-SG"/>
    </w:rPr>
  </w:style>
  <w:style w:type="character" w:customStyle="1" w:styleId="Heading6Char">
    <w:name w:val="Heading 6 Char"/>
    <w:link w:val="Heading6"/>
    <w:rsid w:val="00C217B9"/>
    <w:rPr>
      <w:rFonts w:ascii="Arial" w:hAnsi="Arial"/>
      <w:i/>
      <w:sz w:val="22"/>
      <w:lang w:eastAsia="en-SG"/>
    </w:rPr>
  </w:style>
  <w:style w:type="character" w:styleId="Hyperlink">
    <w:name w:val="Hyperlink"/>
    <w:uiPriority w:val="99"/>
    <w:semiHidden/>
    <w:unhideWhenUsed/>
    <w:rsid w:val="00C217B9"/>
    <w:rPr>
      <w:color w:val="0563C1"/>
      <w:u w:val="single"/>
    </w:rPr>
  </w:style>
  <w:style w:type="character" w:styleId="FollowedHyperlink">
    <w:name w:val="FollowedHyperlink"/>
    <w:uiPriority w:val="99"/>
    <w:semiHidden/>
    <w:unhideWhenUsed/>
    <w:rsid w:val="00C217B9"/>
    <w:rPr>
      <w:color w:val="96607D"/>
      <w:u w:val="single"/>
    </w:rPr>
  </w:style>
  <w:style w:type="paragraph" w:customStyle="1" w:styleId="msonormal0">
    <w:name w:val="msonormal"/>
    <w:basedOn w:val="Normal"/>
    <w:rsid w:val="00C217B9"/>
    <w:pPr>
      <w:spacing w:before="100" w:beforeAutospacing="1" w:after="100" w:afterAutospacing="1" w:line="240" w:lineRule="auto"/>
    </w:pPr>
    <w:rPr>
      <w:rFonts w:ascii="Times New Roman" w:hAnsi="Times New Roman"/>
      <w:szCs w:val="24"/>
      <w:lang w:eastAsia="zh-CN"/>
    </w:rPr>
  </w:style>
  <w:style w:type="paragraph" w:styleId="FootnoteText">
    <w:name w:val="footnote text"/>
    <w:link w:val="FootnoteTextChar"/>
    <w:uiPriority w:val="99"/>
    <w:semiHidden/>
    <w:unhideWhenUsed/>
    <w:rsid w:val="00C217B9"/>
    <w:rPr>
      <w:rFonts w:ascii="Arial" w:eastAsia="Arial" w:hAnsi="Arial" w:cs="Arial"/>
    </w:rPr>
  </w:style>
  <w:style w:type="character" w:customStyle="1" w:styleId="FootnoteTextChar">
    <w:name w:val="Footnote Text Char"/>
    <w:link w:val="FootnoteText"/>
    <w:uiPriority w:val="99"/>
    <w:semiHidden/>
    <w:rsid w:val="00C217B9"/>
    <w:rPr>
      <w:rFonts w:ascii="Arial" w:eastAsia="Arial" w:hAnsi="Arial" w:cs="Arial"/>
    </w:rPr>
  </w:style>
  <w:style w:type="character" w:customStyle="1" w:styleId="TitleChar">
    <w:name w:val="Title Char"/>
    <w:link w:val="Title"/>
    <w:uiPriority w:val="10"/>
    <w:rsid w:val="00C217B9"/>
    <w:rPr>
      <w:rFonts w:ascii="Arial" w:hAnsi="Arial"/>
      <w:b/>
      <w:kern w:val="28"/>
      <w:sz w:val="64"/>
      <w:lang w:val="en-US" w:eastAsia="en-SG"/>
    </w:rPr>
  </w:style>
  <w:style w:type="paragraph" w:customStyle="1" w:styleId="Strong1">
    <w:name w:val="Strong1"/>
    <w:qFormat/>
    <w:rsid w:val="00C217B9"/>
    <w:rPr>
      <w:rFonts w:ascii="Arial" w:eastAsia="Arial" w:hAnsi="Arial" w:cs="Arial"/>
      <w:b/>
      <w:bCs/>
    </w:rPr>
  </w:style>
  <w:style w:type="character" w:styleId="FootnoteReference">
    <w:name w:val="footnote reference"/>
    <w:uiPriority w:val="99"/>
    <w:semiHidden/>
    <w:unhideWhenUsed/>
    <w:rsid w:val="00C217B9"/>
    <w:rPr>
      <w:vertAlign w:val="superscript"/>
    </w:rPr>
  </w:style>
  <w:style w:type="table" w:styleId="TableGrid">
    <w:name w:val="Table Grid"/>
    <w:basedOn w:val="TableNormal"/>
    <w:uiPriority w:val="59"/>
    <w:rsid w:val="001E1F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
    <w:name w:val="List Bullet"/>
    <w:basedOn w:val="Normal"/>
    <w:uiPriority w:val="99"/>
    <w:unhideWhenUsed/>
    <w:rsid w:val="00B06B2F"/>
    <w:pPr>
      <w:numPr>
        <w:numId w:val="30"/>
      </w:numPr>
      <w:spacing w:after="80" w:line="276" w:lineRule="auto"/>
      <w:ind w:left="0" w:firstLine="0"/>
      <w:contextualSpacing/>
    </w:pPr>
    <w:rPr>
      <w:rFonts w:ascii="Calibri" w:eastAsia="MS Mincho" w:hAnsi="Calibri"/>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EEE6574C8651479B8877FA7D004A3C" ma:contentTypeVersion="9" ma:contentTypeDescription="Create a new document." ma:contentTypeScope="" ma:versionID="905b06613fc1b07f4eb5fe62c5bb0da7">
  <xsd:schema xmlns:xsd="http://www.w3.org/2001/XMLSchema" xmlns:xs="http://www.w3.org/2001/XMLSchema" xmlns:p="http://schemas.microsoft.com/office/2006/metadata/properties" xmlns:ns3="5738ae17-de72-4416-840b-63de1c22344a" targetNamespace="http://schemas.microsoft.com/office/2006/metadata/properties" ma:root="true" ma:fieldsID="0e5c395f9da66d49d6027d60fec08b6c" ns3:_="">
    <xsd:import namespace="5738ae17-de72-4416-840b-63de1c2234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8ae17-de72-4416-840b-63de1c2234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0CE13E-3F37-4708-BFC8-40D2542E4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8ae17-de72-4416-840b-63de1c223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45FDDD-3E38-4102-8815-9480A6BC0E85}">
  <ds:schemaRefs>
    <ds:schemaRef ds:uri="http://schemas.openxmlformats.org/officeDocument/2006/bibliography"/>
  </ds:schemaRefs>
</ds:datastoreItem>
</file>

<file path=customXml/itemProps3.xml><?xml version="1.0" encoding="utf-8"?>
<ds:datastoreItem xmlns:ds="http://schemas.openxmlformats.org/officeDocument/2006/customXml" ds:itemID="{DB5CB4A2-EEA1-4B73-8BEA-B095011440F6}">
  <ds:schemaRefs>
    <ds:schemaRef ds:uri="http://schemas.microsoft.com/sharepoint/v3/contenttype/forms"/>
  </ds:schemaRefs>
</ds:datastoreItem>
</file>

<file path=customXml/itemProps4.xml><?xml version="1.0" encoding="utf-8"?>
<ds:datastoreItem xmlns:ds="http://schemas.openxmlformats.org/officeDocument/2006/customXml" ds:itemID="{CF72E584-C414-4908-824E-C9731D2EE797}">
  <ds:schemaRefs>
    <ds:schemaRef ds:uri="http://www.w3.org/XML/1998/namespace"/>
    <ds:schemaRef ds:uri="http://purl.org/dc/dcmitype/"/>
    <ds:schemaRef ds:uri="http://schemas.microsoft.com/office/infopath/2007/PartnerControls"/>
    <ds:schemaRef ds:uri="http://schemas.microsoft.com/office/2006/documentManagement/types"/>
    <ds:schemaRef ds:uri="5738ae17-de72-4416-840b-63de1c22344a"/>
    <ds:schemaRef ds:uri="http://schemas.openxmlformats.org/package/2006/metadata/core-properties"/>
    <ds:schemaRef ds:uri="http://purl.org/dc/terms/"/>
    <ds:schemaRef ds:uri="http://purl.org/dc/elements/1.1/"/>
    <ds:schemaRef ds:uri="http://schemas.microsoft.com/office/2006/metadata/propertie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93</Pages>
  <Words>18105</Words>
  <Characters>103204</Characters>
  <Application>Microsoft Office Word</Application>
  <DocSecurity>0</DocSecurity>
  <Lines>860</Lines>
  <Paragraphs>242</Paragraphs>
  <ScaleCrop>false</ScaleCrop>
  <Company/>
  <LinksUpToDate>false</LinksUpToDate>
  <CharactersWithSpaces>121067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#WAN CHENPENG#</cp:lastModifiedBy>
  <cp:revision>2</cp:revision>
  <cp:lastPrinted>2026-04-13T09:57:00Z</cp:lastPrinted>
  <dcterms:created xsi:type="dcterms:W3CDTF">2026-04-13T15:05:00Z</dcterms:created>
  <dcterms:modified xsi:type="dcterms:W3CDTF">2026-04-13T15:05:00Z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e2249a3f-8030-4fde-a35a-8e7c7b5a77a8</vt:lpwstr>
  </property>
  <property fmtid="{D5CDD505-2E9C-101B-9397-08002B2CF9AE}" pid="3" name="ContentTypeId">
    <vt:lpwstr>0x010100B4EEE6574C8651479B8877FA7D004A3C</vt:lpwstr>
  </property>
</Properties>
</file>